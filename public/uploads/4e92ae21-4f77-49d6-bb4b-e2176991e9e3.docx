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9370" w14:textId="77777777" w:rsidR="00A81020" w:rsidRPr="00031A77" w:rsidRDefault="00000000">
      <w:pPr>
        <w:pStyle w:val="CERESTitle1"/>
        <w:spacing w:before="360" w:after="120"/>
        <w:rPr>
          <w:lang w:val="fr-FR"/>
        </w:rPr>
      </w:pPr>
      <w:r w:rsidRPr="00031A77">
        <w:rPr>
          <w:lang w:val="fr-FR"/>
        </w:rPr>
        <w:t>COMPILATION DES PROCEDURES DU PROGRAMME CERES</w:t>
      </w:r>
    </w:p>
    <w:p w14:paraId="5AB6FF30" w14:textId="77777777" w:rsidR="00A81020" w:rsidRPr="00031A77" w:rsidRDefault="00000000" w:rsidP="004B77DA">
      <w:pPr>
        <w:pStyle w:val="CERESBody"/>
        <w:spacing w:after="80"/>
        <w:jc w:val="both"/>
        <w:rPr>
          <w:lang w:val="fr-FR"/>
        </w:rPr>
      </w:pPr>
      <w:r w:rsidRPr="00031A77">
        <w:rPr>
          <w:lang w:val="fr-FR"/>
        </w:rPr>
        <w:t xml:space="preserve">Cette compilation des procédures utiles au bon fonctionnement du programme CERES regroupe les services supports et les services opérationnels. Ce document sert de </w:t>
      </w:r>
      <w:proofErr w:type="spellStart"/>
      <w:r w:rsidRPr="00031A77">
        <w:rPr>
          <w:lang w:val="fr-FR"/>
        </w:rPr>
        <w:t>réference</w:t>
      </w:r>
      <w:proofErr w:type="spellEnd"/>
      <w:r w:rsidRPr="00031A77">
        <w:rPr>
          <w:lang w:val="fr-FR"/>
        </w:rPr>
        <w:t xml:space="preserve"> pour mener à bien la mission de l’association PROMES dans le cadre du programme.</w:t>
      </w:r>
    </w:p>
    <w:p w14:paraId="39FBF670" w14:textId="77777777" w:rsidR="00A81020" w:rsidRPr="00031A77" w:rsidRDefault="00A81020">
      <w:pPr>
        <w:pStyle w:val="CERESBody"/>
        <w:rPr>
          <w:lang w:val="fr-FR"/>
        </w:rPr>
      </w:pPr>
    </w:p>
    <w:p w14:paraId="7EEA8909" w14:textId="33541286" w:rsidR="00670A57" w:rsidRDefault="00670A57">
      <w:pPr>
        <w:pStyle w:val="CERESBody"/>
      </w:pPr>
      <w:r>
        <w:t>Table des matières</w:t>
      </w:r>
    </w:p>
    <w:p w14:paraId="23C8EE3C" w14:textId="77777777" w:rsidR="00670A57" w:rsidRDefault="00670A57">
      <w:pPr>
        <w:pStyle w:val="CERESBody"/>
      </w:pPr>
    </w:p>
    <w:p w14:paraId="06F2C25D" w14:textId="3760AF53" w:rsidR="00A009F1" w:rsidRDefault="00670A57">
      <w:pPr>
        <w:pStyle w:val="TM1"/>
        <w:tabs>
          <w:tab w:val="left" w:pos="440"/>
          <w:tab w:val="right" w:leader="dot" w:pos="9638"/>
        </w:tabs>
        <w:rPr>
          <w:noProof/>
          <w:kern w:val="2"/>
          <w:sz w:val="24"/>
          <w:szCs w:val="24"/>
          <w:lang w:val="fr-FR" w:eastAsia="fr-FR"/>
          <w14:ligatures w14:val="standardContextual"/>
        </w:rPr>
      </w:pPr>
      <w:r>
        <w:fldChar w:fldCharType="begin"/>
      </w:r>
      <w:r>
        <w:instrText xml:space="preserve"> TOC \o "1-4" \h \z \u </w:instrText>
      </w:r>
      <w:r>
        <w:fldChar w:fldCharType="separate"/>
      </w:r>
      <w:hyperlink w:anchor="_Toc223448034" w:history="1">
        <w:r w:rsidR="00A009F1" w:rsidRPr="00902BFF">
          <w:rPr>
            <w:rStyle w:val="Lienhypertexte"/>
            <w:noProof/>
          </w:rPr>
          <w:t>1</w:t>
        </w:r>
        <w:r w:rsidR="00A009F1">
          <w:rPr>
            <w:noProof/>
            <w:kern w:val="2"/>
            <w:sz w:val="24"/>
            <w:szCs w:val="24"/>
            <w:lang w:val="fr-FR" w:eastAsia="fr-FR"/>
            <w14:ligatures w14:val="standardContextual"/>
          </w:rPr>
          <w:tab/>
        </w:r>
        <w:r w:rsidR="00A009F1" w:rsidRPr="00902BFF">
          <w:rPr>
            <w:rStyle w:val="Lienhypertexte"/>
            <w:noProof/>
          </w:rPr>
          <w:t>PROCEDURE DU PARCOURS REUSSITE</w:t>
        </w:r>
        <w:r w:rsidR="00A009F1">
          <w:rPr>
            <w:noProof/>
            <w:webHidden/>
          </w:rPr>
          <w:tab/>
        </w:r>
        <w:r w:rsidR="00A009F1">
          <w:rPr>
            <w:noProof/>
            <w:webHidden/>
          </w:rPr>
          <w:fldChar w:fldCharType="begin"/>
        </w:r>
        <w:r w:rsidR="00A009F1">
          <w:rPr>
            <w:noProof/>
            <w:webHidden/>
          </w:rPr>
          <w:instrText xml:space="preserve"> PAGEREF _Toc223448034 \h </w:instrText>
        </w:r>
        <w:r w:rsidR="00A009F1">
          <w:rPr>
            <w:noProof/>
            <w:webHidden/>
          </w:rPr>
        </w:r>
        <w:r w:rsidR="00A009F1">
          <w:rPr>
            <w:noProof/>
            <w:webHidden/>
          </w:rPr>
          <w:fldChar w:fldCharType="separate"/>
        </w:r>
        <w:r w:rsidR="00A009F1">
          <w:rPr>
            <w:noProof/>
            <w:webHidden/>
          </w:rPr>
          <w:t>1</w:t>
        </w:r>
        <w:r w:rsidR="00A009F1">
          <w:rPr>
            <w:noProof/>
            <w:webHidden/>
          </w:rPr>
          <w:fldChar w:fldCharType="end"/>
        </w:r>
      </w:hyperlink>
    </w:p>
    <w:p w14:paraId="2A1726A1" w14:textId="2040DA5D"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035" w:history="1">
        <w:r w:rsidRPr="00902BFF">
          <w:rPr>
            <w:rStyle w:val="Lienhypertexte"/>
            <w:noProof/>
          </w:rPr>
          <w:t>1.1</w:t>
        </w:r>
        <w:r>
          <w:rPr>
            <w:noProof/>
            <w:kern w:val="2"/>
            <w:sz w:val="24"/>
            <w:szCs w:val="24"/>
            <w:lang w:val="fr-FR" w:eastAsia="fr-FR"/>
            <w14:ligatures w14:val="standardContextual"/>
          </w:rPr>
          <w:tab/>
        </w:r>
        <w:r w:rsidRPr="00902BFF">
          <w:rPr>
            <w:rStyle w:val="Lienhypertexte"/>
            <w:noProof/>
          </w:rPr>
          <w:t>Accueillir les élèves dans de bonnes Conditions de vie et d’études</w:t>
        </w:r>
        <w:r>
          <w:rPr>
            <w:noProof/>
            <w:webHidden/>
          </w:rPr>
          <w:tab/>
        </w:r>
        <w:r>
          <w:rPr>
            <w:noProof/>
            <w:webHidden/>
          </w:rPr>
          <w:fldChar w:fldCharType="begin"/>
        </w:r>
        <w:r>
          <w:rPr>
            <w:noProof/>
            <w:webHidden/>
          </w:rPr>
          <w:instrText xml:space="preserve"> PAGEREF _Toc223448035 \h </w:instrText>
        </w:r>
        <w:r>
          <w:rPr>
            <w:noProof/>
            <w:webHidden/>
          </w:rPr>
        </w:r>
        <w:r>
          <w:rPr>
            <w:noProof/>
            <w:webHidden/>
          </w:rPr>
          <w:fldChar w:fldCharType="separate"/>
        </w:r>
        <w:r>
          <w:rPr>
            <w:noProof/>
            <w:webHidden/>
          </w:rPr>
          <w:t>1</w:t>
        </w:r>
        <w:r>
          <w:rPr>
            <w:noProof/>
            <w:webHidden/>
          </w:rPr>
          <w:fldChar w:fldCharType="end"/>
        </w:r>
      </w:hyperlink>
    </w:p>
    <w:p w14:paraId="5531B4D8" w14:textId="438DE918"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36" w:history="1">
        <w:r w:rsidRPr="00902BFF">
          <w:rPr>
            <w:rStyle w:val="Lienhypertexte"/>
            <w:noProof/>
          </w:rPr>
          <w:t>1.1.1</w:t>
        </w:r>
        <w:r>
          <w:rPr>
            <w:noProof/>
            <w:kern w:val="2"/>
            <w:sz w:val="24"/>
            <w:szCs w:val="24"/>
            <w:lang w:val="fr-FR" w:eastAsia="fr-FR"/>
            <w14:ligatures w14:val="standardContextual"/>
          </w:rPr>
          <w:tab/>
        </w:r>
        <w:r w:rsidRPr="00902BFF">
          <w:rPr>
            <w:rStyle w:val="Lienhypertexte"/>
            <w:noProof/>
          </w:rPr>
          <w:t>Recrutement des Jeunes</w:t>
        </w:r>
        <w:r>
          <w:rPr>
            <w:noProof/>
            <w:webHidden/>
          </w:rPr>
          <w:tab/>
        </w:r>
        <w:r>
          <w:rPr>
            <w:noProof/>
            <w:webHidden/>
          </w:rPr>
          <w:fldChar w:fldCharType="begin"/>
        </w:r>
        <w:r>
          <w:rPr>
            <w:noProof/>
            <w:webHidden/>
          </w:rPr>
          <w:instrText xml:space="preserve"> PAGEREF _Toc223448036 \h </w:instrText>
        </w:r>
        <w:r>
          <w:rPr>
            <w:noProof/>
            <w:webHidden/>
          </w:rPr>
        </w:r>
        <w:r>
          <w:rPr>
            <w:noProof/>
            <w:webHidden/>
          </w:rPr>
          <w:fldChar w:fldCharType="separate"/>
        </w:r>
        <w:r>
          <w:rPr>
            <w:noProof/>
            <w:webHidden/>
          </w:rPr>
          <w:t>1</w:t>
        </w:r>
        <w:r>
          <w:rPr>
            <w:noProof/>
            <w:webHidden/>
          </w:rPr>
          <w:fldChar w:fldCharType="end"/>
        </w:r>
      </w:hyperlink>
    </w:p>
    <w:p w14:paraId="6EF3B1CF" w14:textId="0A07FD23"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37" w:history="1">
        <w:r w:rsidRPr="00902BFF">
          <w:rPr>
            <w:rStyle w:val="Lienhypertexte"/>
            <w:noProof/>
          </w:rPr>
          <w:t>1.1.2</w:t>
        </w:r>
        <w:r>
          <w:rPr>
            <w:noProof/>
            <w:kern w:val="2"/>
            <w:sz w:val="24"/>
            <w:szCs w:val="24"/>
            <w:lang w:val="fr-FR" w:eastAsia="fr-FR"/>
            <w14:ligatures w14:val="standardContextual"/>
          </w:rPr>
          <w:tab/>
        </w:r>
        <w:r w:rsidRPr="00902BFF">
          <w:rPr>
            <w:rStyle w:val="Lienhypertexte"/>
            <w:noProof/>
          </w:rPr>
          <w:t>Fonctionnement de l’Internat de La Réussite</w:t>
        </w:r>
        <w:r>
          <w:rPr>
            <w:noProof/>
            <w:webHidden/>
          </w:rPr>
          <w:tab/>
        </w:r>
        <w:r>
          <w:rPr>
            <w:noProof/>
            <w:webHidden/>
          </w:rPr>
          <w:fldChar w:fldCharType="begin"/>
        </w:r>
        <w:r>
          <w:rPr>
            <w:noProof/>
            <w:webHidden/>
          </w:rPr>
          <w:instrText xml:space="preserve"> PAGEREF _Toc223448037 \h </w:instrText>
        </w:r>
        <w:r>
          <w:rPr>
            <w:noProof/>
            <w:webHidden/>
          </w:rPr>
        </w:r>
        <w:r>
          <w:rPr>
            <w:noProof/>
            <w:webHidden/>
          </w:rPr>
          <w:fldChar w:fldCharType="separate"/>
        </w:r>
        <w:r>
          <w:rPr>
            <w:noProof/>
            <w:webHidden/>
          </w:rPr>
          <w:t>4</w:t>
        </w:r>
        <w:r>
          <w:rPr>
            <w:noProof/>
            <w:webHidden/>
          </w:rPr>
          <w:fldChar w:fldCharType="end"/>
        </w:r>
      </w:hyperlink>
    </w:p>
    <w:p w14:paraId="15F94F42" w14:textId="266DD7A0"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038" w:history="1">
        <w:r w:rsidRPr="00902BFF">
          <w:rPr>
            <w:rStyle w:val="Lienhypertexte"/>
            <w:noProof/>
          </w:rPr>
          <w:t>1.2</w:t>
        </w:r>
        <w:r>
          <w:rPr>
            <w:noProof/>
            <w:kern w:val="2"/>
            <w:sz w:val="24"/>
            <w:szCs w:val="24"/>
            <w:lang w:val="fr-FR" w:eastAsia="fr-FR"/>
            <w14:ligatures w14:val="standardContextual"/>
          </w:rPr>
          <w:tab/>
        </w:r>
        <w:r w:rsidRPr="00902BFF">
          <w:rPr>
            <w:rStyle w:val="Lienhypertexte"/>
            <w:noProof/>
          </w:rPr>
          <w:t>Encourager L'autonomie des Jeunes</w:t>
        </w:r>
        <w:r>
          <w:rPr>
            <w:noProof/>
            <w:webHidden/>
          </w:rPr>
          <w:tab/>
        </w:r>
        <w:r>
          <w:rPr>
            <w:noProof/>
            <w:webHidden/>
          </w:rPr>
          <w:fldChar w:fldCharType="begin"/>
        </w:r>
        <w:r>
          <w:rPr>
            <w:noProof/>
            <w:webHidden/>
          </w:rPr>
          <w:instrText xml:space="preserve"> PAGEREF _Toc223448038 \h </w:instrText>
        </w:r>
        <w:r>
          <w:rPr>
            <w:noProof/>
            <w:webHidden/>
          </w:rPr>
        </w:r>
        <w:r>
          <w:rPr>
            <w:noProof/>
            <w:webHidden/>
          </w:rPr>
          <w:fldChar w:fldCharType="separate"/>
        </w:r>
        <w:r>
          <w:rPr>
            <w:noProof/>
            <w:webHidden/>
          </w:rPr>
          <w:t>8</w:t>
        </w:r>
        <w:r>
          <w:rPr>
            <w:noProof/>
            <w:webHidden/>
          </w:rPr>
          <w:fldChar w:fldCharType="end"/>
        </w:r>
      </w:hyperlink>
    </w:p>
    <w:p w14:paraId="18625099" w14:textId="1A285F10"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39" w:history="1">
        <w:r w:rsidRPr="00902BFF">
          <w:rPr>
            <w:rStyle w:val="Lienhypertexte"/>
            <w:noProof/>
          </w:rPr>
          <w:t>1.2.1</w:t>
        </w:r>
        <w:r>
          <w:rPr>
            <w:noProof/>
            <w:kern w:val="2"/>
            <w:sz w:val="24"/>
            <w:szCs w:val="24"/>
            <w:lang w:val="fr-FR" w:eastAsia="fr-FR"/>
            <w14:ligatures w14:val="standardContextual"/>
          </w:rPr>
          <w:tab/>
        </w:r>
        <w:r w:rsidRPr="00902BFF">
          <w:rPr>
            <w:rStyle w:val="Lienhypertexte"/>
            <w:noProof/>
          </w:rPr>
          <w:t>Développer L'autonomie dans la gestion du temps</w:t>
        </w:r>
        <w:r>
          <w:rPr>
            <w:noProof/>
            <w:webHidden/>
          </w:rPr>
          <w:tab/>
        </w:r>
        <w:r>
          <w:rPr>
            <w:noProof/>
            <w:webHidden/>
          </w:rPr>
          <w:fldChar w:fldCharType="begin"/>
        </w:r>
        <w:r>
          <w:rPr>
            <w:noProof/>
            <w:webHidden/>
          </w:rPr>
          <w:instrText xml:space="preserve"> PAGEREF _Toc223448039 \h </w:instrText>
        </w:r>
        <w:r>
          <w:rPr>
            <w:noProof/>
            <w:webHidden/>
          </w:rPr>
        </w:r>
        <w:r>
          <w:rPr>
            <w:noProof/>
            <w:webHidden/>
          </w:rPr>
          <w:fldChar w:fldCharType="separate"/>
        </w:r>
        <w:r>
          <w:rPr>
            <w:noProof/>
            <w:webHidden/>
          </w:rPr>
          <w:t>8</w:t>
        </w:r>
        <w:r>
          <w:rPr>
            <w:noProof/>
            <w:webHidden/>
          </w:rPr>
          <w:fldChar w:fldCharType="end"/>
        </w:r>
      </w:hyperlink>
    </w:p>
    <w:p w14:paraId="0EBACB36" w14:textId="67F13F9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40" w:history="1">
        <w:r w:rsidRPr="00902BFF">
          <w:rPr>
            <w:rStyle w:val="Lienhypertexte"/>
            <w:noProof/>
          </w:rPr>
          <w:t>1.2.2</w:t>
        </w:r>
        <w:r>
          <w:rPr>
            <w:noProof/>
            <w:kern w:val="2"/>
            <w:sz w:val="24"/>
            <w:szCs w:val="24"/>
            <w:lang w:val="fr-FR" w:eastAsia="fr-FR"/>
            <w14:ligatures w14:val="standardContextual"/>
          </w:rPr>
          <w:tab/>
        </w:r>
        <w:r w:rsidRPr="00902BFF">
          <w:rPr>
            <w:rStyle w:val="Lienhypertexte"/>
            <w:noProof/>
          </w:rPr>
          <w:t>Suivre La Progression des Elèves</w:t>
        </w:r>
        <w:r>
          <w:rPr>
            <w:noProof/>
            <w:webHidden/>
          </w:rPr>
          <w:tab/>
        </w:r>
        <w:r>
          <w:rPr>
            <w:noProof/>
            <w:webHidden/>
          </w:rPr>
          <w:fldChar w:fldCharType="begin"/>
        </w:r>
        <w:r>
          <w:rPr>
            <w:noProof/>
            <w:webHidden/>
          </w:rPr>
          <w:instrText xml:space="preserve"> PAGEREF _Toc223448040 \h </w:instrText>
        </w:r>
        <w:r>
          <w:rPr>
            <w:noProof/>
            <w:webHidden/>
          </w:rPr>
        </w:r>
        <w:r>
          <w:rPr>
            <w:noProof/>
            <w:webHidden/>
          </w:rPr>
          <w:fldChar w:fldCharType="separate"/>
        </w:r>
        <w:r>
          <w:rPr>
            <w:noProof/>
            <w:webHidden/>
          </w:rPr>
          <w:t>13</w:t>
        </w:r>
        <w:r>
          <w:rPr>
            <w:noProof/>
            <w:webHidden/>
          </w:rPr>
          <w:fldChar w:fldCharType="end"/>
        </w:r>
      </w:hyperlink>
    </w:p>
    <w:p w14:paraId="2F1290FD" w14:textId="08B1D9E6"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041" w:history="1">
        <w:r w:rsidRPr="00902BFF">
          <w:rPr>
            <w:rStyle w:val="Lienhypertexte"/>
            <w:noProof/>
          </w:rPr>
          <w:t>1.3</w:t>
        </w:r>
        <w:r>
          <w:rPr>
            <w:noProof/>
            <w:kern w:val="2"/>
            <w:sz w:val="24"/>
            <w:szCs w:val="24"/>
            <w:lang w:val="fr-FR" w:eastAsia="fr-FR"/>
            <w14:ligatures w14:val="standardContextual"/>
          </w:rPr>
          <w:tab/>
        </w:r>
        <w:r w:rsidRPr="00902BFF">
          <w:rPr>
            <w:rStyle w:val="Lienhypertexte"/>
            <w:noProof/>
          </w:rPr>
          <w:t>Impliquer les Familles dans l'éducation des Jeunes</w:t>
        </w:r>
        <w:r>
          <w:rPr>
            <w:noProof/>
            <w:webHidden/>
          </w:rPr>
          <w:tab/>
        </w:r>
        <w:r>
          <w:rPr>
            <w:noProof/>
            <w:webHidden/>
          </w:rPr>
          <w:fldChar w:fldCharType="begin"/>
        </w:r>
        <w:r>
          <w:rPr>
            <w:noProof/>
            <w:webHidden/>
          </w:rPr>
          <w:instrText xml:space="preserve"> PAGEREF _Toc223448041 \h </w:instrText>
        </w:r>
        <w:r>
          <w:rPr>
            <w:noProof/>
            <w:webHidden/>
          </w:rPr>
        </w:r>
        <w:r>
          <w:rPr>
            <w:noProof/>
            <w:webHidden/>
          </w:rPr>
          <w:fldChar w:fldCharType="separate"/>
        </w:r>
        <w:r>
          <w:rPr>
            <w:noProof/>
            <w:webHidden/>
          </w:rPr>
          <w:t>15</w:t>
        </w:r>
        <w:r>
          <w:rPr>
            <w:noProof/>
            <w:webHidden/>
          </w:rPr>
          <w:fldChar w:fldCharType="end"/>
        </w:r>
      </w:hyperlink>
    </w:p>
    <w:p w14:paraId="7651007D" w14:textId="020C545C"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042" w:history="1">
        <w:r w:rsidRPr="00902BFF">
          <w:rPr>
            <w:rStyle w:val="Lienhypertexte"/>
            <w:noProof/>
          </w:rPr>
          <w:t>1.4</w:t>
        </w:r>
        <w:r>
          <w:rPr>
            <w:noProof/>
            <w:kern w:val="2"/>
            <w:sz w:val="24"/>
            <w:szCs w:val="24"/>
            <w:lang w:val="fr-FR" w:eastAsia="fr-FR"/>
            <w14:ligatures w14:val="standardContextual"/>
          </w:rPr>
          <w:tab/>
        </w:r>
        <w:r w:rsidRPr="00902BFF">
          <w:rPr>
            <w:rStyle w:val="Lienhypertexte"/>
            <w:noProof/>
          </w:rPr>
          <w:t>Développer la Qualité de l’Education En Zone Rurale</w:t>
        </w:r>
        <w:r>
          <w:rPr>
            <w:noProof/>
            <w:webHidden/>
          </w:rPr>
          <w:tab/>
        </w:r>
        <w:r>
          <w:rPr>
            <w:noProof/>
            <w:webHidden/>
          </w:rPr>
          <w:fldChar w:fldCharType="begin"/>
        </w:r>
        <w:r>
          <w:rPr>
            <w:noProof/>
            <w:webHidden/>
          </w:rPr>
          <w:instrText xml:space="preserve"> PAGEREF _Toc223448042 \h </w:instrText>
        </w:r>
        <w:r>
          <w:rPr>
            <w:noProof/>
            <w:webHidden/>
          </w:rPr>
        </w:r>
        <w:r>
          <w:rPr>
            <w:noProof/>
            <w:webHidden/>
          </w:rPr>
          <w:fldChar w:fldCharType="separate"/>
        </w:r>
        <w:r>
          <w:rPr>
            <w:noProof/>
            <w:webHidden/>
          </w:rPr>
          <w:t>16</w:t>
        </w:r>
        <w:r>
          <w:rPr>
            <w:noProof/>
            <w:webHidden/>
          </w:rPr>
          <w:fldChar w:fldCharType="end"/>
        </w:r>
      </w:hyperlink>
    </w:p>
    <w:p w14:paraId="1C8CBFA9" w14:textId="44724305"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43" w:history="1">
        <w:r w:rsidRPr="00902BFF">
          <w:rPr>
            <w:rStyle w:val="Lienhypertexte"/>
            <w:noProof/>
          </w:rPr>
          <w:t>1.4.1</w:t>
        </w:r>
        <w:r>
          <w:rPr>
            <w:noProof/>
            <w:kern w:val="2"/>
            <w:sz w:val="24"/>
            <w:szCs w:val="24"/>
            <w:lang w:val="fr-FR" w:eastAsia="fr-FR"/>
            <w14:ligatures w14:val="standardContextual"/>
          </w:rPr>
          <w:tab/>
        </w:r>
        <w:r w:rsidRPr="00902BFF">
          <w:rPr>
            <w:rStyle w:val="Lienhypertexte"/>
            <w:noProof/>
          </w:rPr>
          <w:t>Relation avec les partenaires</w:t>
        </w:r>
        <w:r>
          <w:rPr>
            <w:noProof/>
            <w:webHidden/>
          </w:rPr>
          <w:tab/>
        </w:r>
        <w:r>
          <w:rPr>
            <w:noProof/>
            <w:webHidden/>
          </w:rPr>
          <w:fldChar w:fldCharType="begin"/>
        </w:r>
        <w:r>
          <w:rPr>
            <w:noProof/>
            <w:webHidden/>
          </w:rPr>
          <w:instrText xml:space="preserve"> PAGEREF _Toc223448043 \h </w:instrText>
        </w:r>
        <w:r>
          <w:rPr>
            <w:noProof/>
            <w:webHidden/>
          </w:rPr>
        </w:r>
        <w:r>
          <w:rPr>
            <w:noProof/>
            <w:webHidden/>
          </w:rPr>
          <w:fldChar w:fldCharType="separate"/>
        </w:r>
        <w:r>
          <w:rPr>
            <w:noProof/>
            <w:webHidden/>
          </w:rPr>
          <w:t>16</w:t>
        </w:r>
        <w:r>
          <w:rPr>
            <w:noProof/>
            <w:webHidden/>
          </w:rPr>
          <w:fldChar w:fldCharType="end"/>
        </w:r>
      </w:hyperlink>
    </w:p>
    <w:p w14:paraId="5EA180CC" w14:textId="0C757220"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44" w:history="1">
        <w:r w:rsidRPr="00902BFF">
          <w:rPr>
            <w:rStyle w:val="Lienhypertexte"/>
            <w:noProof/>
          </w:rPr>
          <w:t>1.4.2</w:t>
        </w:r>
        <w:r>
          <w:rPr>
            <w:noProof/>
            <w:kern w:val="2"/>
            <w:sz w:val="24"/>
            <w:szCs w:val="24"/>
            <w:lang w:val="fr-FR" w:eastAsia="fr-FR"/>
            <w14:ligatures w14:val="standardContextual"/>
          </w:rPr>
          <w:tab/>
        </w:r>
        <w:r w:rsidRPr="00902BFF">
          <w:rPr>
            <w:rStyle w:val="Lienhypertexte"/>
            <w:noProof/>
          </w:rPr>
          <w:t>Réseau MIARAKA: Rassemblements Régionaux</w:t>
        </w:r>
        <w:r>
          <w:rPr>
            <w:noProof/>
            <w:webHidden/>
          </w:rPr>
          <w:tab/>
        </w:r>
        <w:r>
          <w:rPr>
            <w:noProof/>
            <w:webHidden/>
          </w:rPr>
          <w:fldChar w:fldCharType="begin"/>
        </w:r>
        <w:r>
          <w:rPr>
            <w:noProof/>
            <w:webHidden/>
          </w:rPr>
          <w:instrText xml:space="preserve"> PAGEREF _Toc223448044 \h </w:instrText>
        </w:r>
        <w:r>
          <w:rPr>
            <w:noProof/>
            <w:webHidden/>
          </w:rPr>
        </w:r>
        <w:r>
          <w:rPr>
            <w:noProof/>
            <w:webHidden/>
          </w:rPr>
          <w:fldChar w:fldCharType="separate"/>
        </w:r>
        <w:r>
          <w:rPr>
            <w:noProof/>
            <w:webHidden/>
          </w:rPr>
          <w:t>17</w:t>
        </w:r>
        <w:r>
          <w:rPr>
            <w:noProof/>
            <w:webHidden/>
          </w:rPr>
          <w:fldChar w:fldCharType="end"/>
        </w:r>
      </w:hyperlink>
    </w:p>
    <w:p w14:paraId="74D6FA1B" w14:textId="16164B9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45" w:history="1">
        <w:r w:rsidRPr="00902BFF">
          <w:rPr>
            <w:rStyle w:val="Lienhypertexte"/>
            <w:noProof/>
          </w:rPr>
          <w:t>1.4.3</w:t>
        </w:r>
        <w:r>
          <w:rPr>
            <w:noProof/>
            <w:kern w:val="2"/>
            <w:sz w:val="24"/>
            <w:szCs w:val="24"/>
            <w:lang w:val="fr-FR" w:eastAsia="fr-FR"/>
            <w14:ligatures w14:val="standardContextual"/>
          </w:rPr>
          <w:tab/>
        </w:r>
        <w:r w:rsidRPr="00902BFF">
          <w:rPr>
            <w:rStyle w:val="Lienhypertexte"/>
            <w:noProof/>
          </w:rPr>
          <w:t>Examens Trimestriels</w:t>
        </w:r>
        <w:r>
          <w:rPr>
            <w:noProof/>
            <w:webHidden/>
          </w:rPr>
          <w:tab/>
        </w:r>
        <w:r>
          <w:rPr>
            <w:noProof/>
            <w:webHidden/>
          </w:rPr>
          <w:fldChar w:fldCharType="begin"/>
        </w:r>
        <w:r>
          <w:rPr>
            <w:noProof/>
            <w:webHidden/>
          </w:rPr>
          <w:instrText xml:space="preserve"> PAGEREF _Toc223448045 \h </w:instrText>
        </w:r>
        <w:r>
          <w:rPr>
            <w:noProof/>
            <w:webHidden/>
          </w:rPr>
        </w:r>
        <w:r>
          <w:rPr>
            <w:noProof/>
            <w:webHidden/>
          </w:rPr>
          <w:fldChar w:fldCharType="separate"/>
        </w:r>
        <w:r>
          <w:rPr>
            <w:noProof/>
            <w:webHidden/>
          </w:rPr>
          <w:t>18</w:t>
        </w:r>
        <w:r>
          <w:rPr>
            <w:noProof/>
            <w:webHidden/>
          </w:rPr>
          <w:fldChar w:fldCharType="end"/>
        </w:r>
      </w:hyperlink>
    </w:p>
    <w:p w14:paraId="7645E281" w14:textId="56273310"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46" w:history="1">
        <w:r w:rsidRPr="00902BFF">
          <w:rPr>
            <w:rStyle w:val="Lienhypertexte"/>
            <w:noProof/>
          </w:rPr>
          <w:t>1.4.4</w:t>
        </w:r>
        <w:r>
          <w:rPr>
            <w:noProof/>
            <w:kern w:val="2"/>
            <w:sz w:val="24"/>
            <w:szCs w:val="24"/>
            <w:lang w:val="fr-FR" w:eastAsia="fr-FR"/>
            <w14:ligatures w14:val="standardContextual"/>
          </w:rPr>
          <w:tab/>
        </w:r>
        <w:r w:rsidRPr="00902BFF">
          <w:rPr>
            <w:rStyle w:val="Lienhypertexte"/>
            <w:noProof/>
          </w:rPr>
          <w:t>Cantine Scolaire (CASCO): (ANNEXE 6 convention CASCO)</w:t>
        </w:r>
        <w:r>
          <w:rPr>
            <w:noProof/>
            <w:webHidden/>
          </w:rPr>
          <w:tab/>
        </w:r>
        <w:r>
          <w:rPr>
            <w:noProof/>
            <w:webHidden/>
          </w:rPr>
          <w:fldChar w:fldCharType="begin"/>
        </w:r>
        <w:r>
          <w:rPr>
            <w:noProof/>
            <w:webHidden/>
          </w:rPr>
          <w:instrText xml:space="preserve"> PAGEREF _Toc223448046 \h </w:instrText>
        </w:r>
        <w:r>
          <w:rPr>
            <w:noProof/>
            <w:webHidden/>
          </w:rPr>
        </w:r>
        <w:r>
          <w:rPr>
            <w:noProof/>
            <w:webHidden/>
          </w:rPr>
          <w:fldChar w:fldCharType="separate"/>
        </w:r>
        <w:r>
          <w:rPr>
            <w:noProof/>
            <w:webHidden/>
          </w:rPr>
          <w:t>19</w:t>
        </w:r>
        <w:r>
          <w:rPr>
            <w:noProof/>
            <w:webHidden/>
          </w:rPr>
          <w:fldChar w:fldCharType="end"/>
        </w:r>
      </w:hyperlink>
    </w:p>
    <w:p w14:paraId="720F6313" w14:textId="54CB4E19"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47" w:history="1">
        <w:r w:rsidRPr="00902BFF">
          <w:rPr>
            <w:rStyle w:val="Lienhypertexte"/>
            <w:noProof/>
          </w:rPr>
          <w:t>1.4.5</w:t>
        </w:r>
        <w:r>
          <w:rPr>
            <w:noProof/>
            <w:kern w:val="2"/>
            <w:sz w:val="24"/>
            <w:szCs w:val="24"/>
            <w:lang w:val="fr-FR" w:eastAsia="fr-FR"/>
            <w14:ligatures w14:val="standardContextual"/>
          </w:rPr>
          <w:tab/>
        </w:r>
        <w:r w:rsidRPr="00902BFF">
          <w:rPr>
            <w:rStyle w:val="Lienhypertexte"/>
            <w:noProof/>
          </w:rPr>
          <w:t>Points avec les Directeurs des Collèges</w:t>
        </w:r>
        <w:r>
          <w:rPr>
            <w:noProof/>
            <w:webHidden/>
          </w:rPr>
          <w:tab/>
        </w:r>
        <w:r>
          <w:rPr>
            <w:noProof/>
            <w:webHidden/>
          </w:rPr>
          <w:fldChar w:fldCharType="begin"/>
        </w:r>
        <w:r>
          <w:rPr>
            <w:noProof/>
            <w:webHidden/>
          </w:rPr>
          <w:instrText xml:space="preserve"> PAGEREF _Toc223448047 \h </w:instrText>
        </w:r>
        <w:r>
          <w:rPr>
            <w:noProof/>
            <w:webHidden/>
          </w:rPr>
        </w:r>
        <w:r>
          <w:rPr>
            <w:noProof/>
            <w:webHidden/>
          </w:rPr>
          <w:fldChar w:fldCharType="separate"/>
        </w:r>
        <w:r>
          <w:rPr>
            <w:noProof/>
            <w:webHidden/>
          </w:rPr>
          <w:t>19</w:t>
        </w:r>
        <w:r>
          <w:rPr>
            <w:noProof/>
            <w:webHidden/>
          </w:rPr>
          <w:fldChar w:fldCharType="end"/>
        </w:r>
      </w:hyperlink>
    </w:p>
    <w:p w14:paraId="5358C59D" w14:textId="477BC8B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48" w:history="1">
        <w:r w:rsidRPr="00902BFF">
          <w:rPr>
            <w:rStyle w:val="Lienhypertexte"/>
            <w:noProof/>
          </w:rPr>
          <w:t>1.4.6</w:t>
        </w:r>
        <w:r>
          <w:rPr>
            <w:noProof/>
            <w:kern w:val="2"/>
            <w:sz w:val="24"/>
            <w:szCs w:val="24"/>
            <w:lang w:val="fr-FR" w:eastAsia="fr-FR"/>
            <w14:ligatures w14:val="standardContextual"/>
          </w:rPr>
          <w:tab/>
        </w:r>
        <w:r w:rsidRPr="00902BFF">
          <w:rPr>
            <w:rStyle w:val="Lienhypertexte"/>
            <w:noProof/>
          </w:rPr>
          <w:t>Comité CERES Local</w:t>
        </w:r>
        <w:r>
          <w:rPr>
            <w:noProof/>
            <w:webHidden/>
          </w:rPr>
          <w:tab/>
        </w:r>
        <w:r>
          <w:rPr>
            <w:noProof/>
            <w:webHidden/>
          </w:rPr>
          <w:fldChar w:fldCharType="begin"/>
        </w:r>
        <w:r>
          <w:rPr>
            <w:noProof/>
            <w:webHidden/>
          </w:rPr>
          <w:instrText xml:space="preserve"> PAGEREF _Toc223448048 \h </w:instrText>
        </w:r>
        <w:r>
          <w:rPr>
            <w:noProof/>
            <w:webHidden/>
          </w:rPr>
        </w:r>
        <w:r>
          <w:rPr>
            <w:noProof/>
            <w:webHidden/>
          </w:rPr>
          <w:fldChar w:fldCharType="separate"/>
        </w:r>
        <w:r>
          <w:rPr>
            <w:noProof/>
            <w:webHidden/>
          </w:rPr>
          <w:t>20</w:t>
        </w:r>
        <w:r>
          <w:rPr>
            <w:noProof/>
            <w:webHidden/>
          </w:rPr>
          <w:fldChar w:fldCharType="end"/>
        </w:r>
      </w:hyperlink>
    </w:p>
    <w:p w14:paraId="0FA1FFAA" w14:textId="1206D33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49" w:history="1">
        <w:r w:rsidRPr="00902BFF">
          <w:rPr>
            <w:rStyle w:val="Lienhypertexte"/>
            <w:noProof/>
          </w:rPr>
          <w:t>1.4.7</w:t>
        </w:r>
        <w:r>
          <w:rPr>
            <w:noProof/>
            <w:kern w:val="2"/>
            <w:sz w:val="24"/>
            <w:szCs w:val="24"/>
            <w:lang w:val="fr-FR" w:eastAsia="fr-FR"/>
            <w14:ligatures w14:val="standardContextual"/>
          </w:rPr>
          <w:tab/>
        </w:r>
        <w:r w:rsidRPr="00902BFF">
          <w:rPr>
            <w:rStyle w:val="Lienhypertexte"/>
            <w:noProof/>
          </w:rPr>
          <w:t>Comité Inter-CERES</w:t>
        </w:r>
        <w:r>
          <w:rPr>
            <w:noProof/>
            <w:webHidden/>
          </w:rPr>
          <w:tab/>
        </w:r>
        <w:r>
          <w:rPr>
            <w:noProof/>
            <w:webHidden/>
          </w:rPr>
          <w:fldChar w:fldCharType="begin"/>
        </w:r>
        <w:r>
          <w:rPr>
            <w:noProof/>
            <w:webHidden/>
          </w:rPr>
          <w:instrText xml:space="preserve"> PAGEREF _Toc223448049 \h </w:instrText>
        </w:r>
        <w:r>
          <w:rPr>
            <w:noProof/>
            <w:webHidden/>
          </w:rPr>
        </w:r>
        <w:r>
          <w:rPr>
            <w:noProof/>
            <w:webHidden/>
          </w:rPr>
          <w:fldChar w:fldCharType="separate"/>
        </w:r>
        <w:r>
          <w:rPr>
            <w:noProof/>
            <w:webHidden/>
          </w:rPr>
          <w:t>20</w:t>
        </w:r>
        <w:r>
          <w:rPr>
            <w:noProof/>
            <w:webHidden/>
          </w:rPr>
          <w:fldChar w:fldCharType="end"/>
        </w:r>
      </w:hyperlink>
    </w:p>
    <w:p w14:paraId="54D9D840" w14:textId="3E5D3A76"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50" w:history="1">
        <w:r w:rsidRPr="00902BFF">
          <w:rPr>
            <w:rStyle w:val="Lienhypertexte"/>
            <w:noProof/>
          </w:rPr>
          <w:t>1.4.8</w:t>
        </w:r>
        <w:r>
          <w:rPr>
            <w:noProof/>
            <w:kern w:val="2"/>
            <w:sz w:val="24"/>
            <w:szCs w:val="24"/>
            <w:lang w:val="fr-FR" w:eastAsia="fr-FR"/>
            <w14:ligatures w14:val="standardContextual"/>
          </w:rPr>
          <w:tab/>
        </w:r>
        <w:r w:rsidRPr="00902BFF">
          <w:rPr>
            <w:rStyle w:val="Lienhypertexte"/>
            <w:noProof/>
          </w:rPr>
          <w:t>Subvention collège</w:t>
        </w:r>
        <w:r>
          <w:rPr>
            <w:noProof/>
            <w:webHidden/>
          </w:rPr>
          <w:tab/>
        </w:r>
        <w:r>
          <w:rPr>
            <w:noProof/>
            <w:webHidden/>
          </w:rPr>
          <w:fldChar w:fldCharType="begin"/>
        </w:r>
        <w:r>
          <w:rPr>
            <w:noProof/>
            <w:webHidden/>
          </w:rPr>
          <w:instrText xml:space="preserve"> PAGEREF _Toc223448050 \h </w:instrText>
        </w:r>
        <w:r>
          <w:rPr>
            <w:noProof/>
            <w:webHidden/>
          </w:rPr>
        </w:r>
        <w:r>
          <w:rPr>
            <w:noProof/>
            <w:webHidden/>
          </w:rPr>
          <w:fldChar w:fldCharType="separate"/>
        </w:r>
        <w:r>
          <w:rPr>
            <w:noProof/>
            <w:webHidden/>
          </w:rPr>
          <w:t>20</w:t>
        </w:r>
        <w:r>
          <w:rPr>
            <w:noProof/>
            <w:webHidden/>
          </w:rPr>
          <w:fldChar w:fldCharType="end"/>
        </w:r>
      </w:hyperlink>
    </w:p>
    <w:p w14:paraId="4449F1A2" w14:textId="0D5A301A"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051" w:history="1">
        <w:r w:rsidRPr="00902BFF">
          <w:rPr>
            <w:rStyle w:val="Lienhypertexte"/>
            <w:noProof/>
          </w:rPr>
          <w:t>1.5</w:t>
        </w:r>
        <w:r>
          <w:rPr>
            <w:noProof/>
            <w:kern w:val="2"/>
            <w:sz w:val="24"/>
            <w:szCs w:val="24"/>
            <w:lang w:val="fr-FR" w:eastAsia="fr-FR"/>
            <w14:ligatures w14:val="standardContextual"/>
          </w:rPr>
          <w:tab/>
        </w:r>
        <w:r w:rsidRPr="00902BFF">
          <w:rPr>
            <w:rStyle w:val="Lienhypertexte"/>
            <w:noProof/>
          </w:rPr>
          <w:t>Coordonner le Quotidien et les Evènements</w:t>
        </w:r>
        <w:r>
          <w:rPr>
            <w:noProof/>
            <w:webHidden/>
          </w:rPr>
          <w:tab/>
        </w:r>
        <w:r>
          <w:rPr>
            <w:noProof/>
            <w:webHidden/>
          </w:rPr>
          <w:fldChar w:fldCharType="begin"/>
        </w:r>
        <w:r>
          <w:rPr>
            <w:noProof/>
            <w:webHidden/>
          </w:rPr>
          <w:instrText xml:space="preserve"> PAGEREF _Toc223448051 \h </w:instrText>
        </w:r>
        <w:r>
          <w:rPr>
            <w:noProof/>
            <w:webHidden/>
          </w:rPr>
        </w:r>
        <w:r>
          <w:rPr>
            <w:noProof/>
            <w:webHidden/>
          </w:rPr>
          <w:fldChar w:fldCharType="separate"/>
        </w:r>
        <w:r>
          <w:rPr>
            <w:noProof/>
            <w:webHidden/>
          </w:rPr>
          <w:t>21</w:t>
        </w:r>
        <w:r>
          <w:rPr>
            <w:noProof/>
            <w:webHidden/>
          </w:rPr>
          <w:fldChar w:fldCharType="end"/>
        </w:r>
      </w:hyperlink>
    </w:p>
    <w:p w14:paraId="63C79A48" w14:textId="4AFDF54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52" w:history="1">
        <w:r w:rsidRPr="00902BFF">
          <w:rPr>
            <w:rStyle w:val="Lienhypertexte"/>
            <w:noProof/>
          </w:rPr>
          <w:t>1.5.1</w:t>
        </w:r>
        <w:r>
          <w:rPr>
            <w:noProof/>
            <w:kern w:val="2"/>
            <w:sz w:val="24"/>
            <w:szCs w:val="24"/>
            <w:lang w:val="fr-FR" w:eastAsia="fr-FR"/>
            <w14:ligatures w14:val="standardContextual"/>
          </w:rPr>
          <w:tab/>
        </w:r>
        <w:r w:rsidRPr="00902BFF">
          <w:rPr>
            <w:rStyle w:val="Lienhypertexte"/>
            <w:noProof/>
          </w:rPr>
          <w:t>Réunion des responsables des internats de la réussite:</w:t>
        </w:r>
        <w:r>
          <w:rPr>
            <w:noProof/>
            <w:webHidden/>
          </w:rPr>
          <w:tab/>
        </w:r>
        <w:r>
          <w:rPr>
            <w:noProof/>
            <w:webHidden/>
          </w:rPr>
          <w:fldChar w:fldCharType="begin"/>
        </w:r>
        <w:r>
          <w:rPr>
            <w:noProof/>
            <w:webHidden/>
          </w:rPr>
          <w:instrText xml:space="preserve"> PAGEREF _Toc223448052 \h </w:instrText>
        </w:r>
        <w:r>
          <w:rPr>
            <w:noProof/>
            <w:webHidden/>
          </w:rPr>
        </w:r>
        <w:r>
          <w:rPr>
            <w:noProof/>
            <w:webHidden/>
          </w:rPr>
          <w:fldChar w:fldCharType="separate"/>
        </w:r>
        <w:r>
          <w:rPr>
            <w:noProof/>
            <w:webHidden/>
          </w:rPr>
          <w:t>21</w:t>
        </w:r>
        <w:r>
          <w:rPr>
            <w:noProof/>
            <w:webHidden/>
          </w:rPr>
          <w:fldChar w:fldCharType="end"/>
        </w:r>
      </w:hyperlink>
    </w:p>
    <w:p w14:paraId="7B76B277" w14:textId="06207DBE"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53" w:history="1">
        <w:r w:rsidRPr="00902BFF">
          <w:rPr>
            <w:rStyle w:val="Lienhypertexte"/>
            <w:noProof/>
          </w:rPr>
          <w:t>1.5.2</w:t>
        </w:r>
        <w:r>
          <w:rPr>
            <w:noProof/>
            <w:kern w:val="2"/>
            <w:sz w:val="24"/>
            <w:szCs w:val="24"/>
            <w:lang w:val="fr-FR" w:eastAsia="fr-FR"/>
            <w14:ligatures w14:val="standardContextual"/>
          </w:rPr>
          <w:tab/>
        </w:r>
        <w:r w:rsidRPr="00902BFF">
          <w:rPr>
            <w:rStyle w:val="Lienhypertexte"/>
            <w:noProof/>
          </w:rPr>
          <w:t>Réunion d'équipe par centre</w:t>
        </w:r>
        <w:r>
          <w:rPr>
            <w:noProof/>
            <w:webHidden/>
          </w:rPr>
          <w:tab/>
        </w:r>
        <w:r>
          <w:rPr>
            <w:noProof/>
            <w:webHidden/>
          </w:rPr>
          <w:fldChar w:fldCharType="begin"/>
        </w:r>
        <w:r>
          <w:rPr>
            <w:noProof/>
            <w:webHidden/>
          </w:rPr>
          <w:instrText xml:space="preserve"> PAGEREF _Toc223448053 \h </w:instrText>
        </w:r>
        <w:r>
          <w:rPr>
            <w:noProof/>
            <w:webHidden/>
          </w:rPr>
        </w:r>
        <w:r>
          <w:rPr>
            <w:noProof/>
            <w:webHidden/>
          </w:rPr>
          <w:fldChar w:fldCharType="separate"/>
        </w:r>
        <w:r>
          <w:rPr>
            <w:noProof/>
            <w:webHidden/>
          </w:rPr>
          <w:t>21</w:t>
        </w:r>
        <w:r>
          <w:rPr>
            <w:noProof/>
            <w:webHidden/>
          </w:rPr>
          <w:fldChar w:fldCharType="end"/>
        </w:r>
      </w:hyperlink>
    </w:p>
    <w:p w14:paraId="13A9782B" w14:textId="26B286CB"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54" w:history="1">
        <w:r w:rsidRPr="00902BFF">
          <w:rPr>
            <w:rStyle w:val="Lienhypertexte"/>
            <w:noProof/>
          </w:rPr>
          <w:t>1.5.3</w:t>
        </w:r>
        <w:r>
          <w:rPr>
            <w:noProof/>
            <w:kern w:val="2"/>
            <w:sz w:val="24"/>
            <w:szCs w:val="24"/>
            <w:lang w:val="fr-FR" w:eastAsia="fr-FR"/>
            <w14:ligatures w14:val="standardContextual"/>
          </w:rPr>
          <w:tab/>
        </w:r>
        <w:r w:rsidRPr="00902BFF">
          <w:rPr>
            <w:rStyle w:val="Lienhypertexte"/>
            <w:noProof/>
          </w:rPr>
          <w:t>Réunion de toutes les équipes internat de la réussite</w:t>
        </w:r>
        <w:r>
          <w:rPr>
            <w:noProof/>
            <w:webHidden/>
          </w:rPr>
          <w:tab/>
        </w:r>
        <w:r>
          <w:rPr>
            <w:noProof/>
            <w:webHidden/>
          </w:rPr>
          <w:fldChar w:fldCharType="begin"/>
        </w:r>
        <w:r>
          <w:rPr>
            <w:noProof/>
            <w:webHidden/>
          </w:rPr>
          <w:instrText xml:space="preserve"> PAGEREF _Toc223448054 \h </w:instrText>
        </w:r>
        <w:r>
          <w:rPr>
            <w:noProof/>
            <w:webHidden/>
          </w:rPr>
        </w:r>
        <w:r>
          <w:rPr>
            <w:noProof/>
            <w:webHidden/>
          </w:rPr>
          <w:fldChar w:fldCharType="separate"/>
        </w:r>
        <w:r>
          <w:rPr>
            <w:noProof/>
            <w:webHidden/>
          </w:rPr>
          <w:t>21</w:t>
        </w:r>
        <w:r>
          <w:rPr>
            <w:noProof/>
            <w:webHidden/>
          </w:rPr>
          <w:fldChar w:fldCharType="end"/>
        </w:r>
      </w:hyperlink>
    </w:p>
    <w:p w14:paraId="6773C3B0" w14:textId="09E01078"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55" w:history="1">
        <w:r w:rsidRPr="00902BFF">
          <w:rPr>
            <w:rStyle w:val="Lienhypertexte"/>
            <w:noProof/>
          </w:rPr>
          <w:t>1.5.4</w:t>
        </w:r>
        <w:r>
          <w:rPr>
            <w:noProof/>
            <w:kern w:val="2"/>
            <w:sz w:val="24"/>
            <w:szCs w:val="24"/>
            <w:lang w:val="fr-FR" w:eastAsia="fr-FR"/>
            <w14:ligatures w14:val="standardContextual"/>
          </w:rPr>
          <w:tab/>
        </w:r>
        <w:r w:rsidRPr="00902BFF">
          <w:rPr>
            <w:rStyle w:val="Lienhypertexte"/>
            <w:noProof/>
          </w:rPr>
          <w:t>Pôle DVP:</w:t>
        </w:r>
        <w:r>
          <w:rPr>
            <w:noProof/>
            <w:webHidden/>
          </w:rPr>
          <w:tab/>
        </w:r>
        <w:r>
          <w:rPr>
            <w:noProof/>
            <w:webHidden/>
          </w:rPr>
          <w:fldChar w:fldCharType="begin"/>
        </w:r>
        <w:r>
          <w:rPr>
            <w:noProof/>
            <w:webHidden/>
          </w:rPr>
          <w:instrText xml:space="preserve"> PAGEREF _Toc223448055 \h </w:instrText>
        </w:r>
        <w:r>
          <w:rPr>
            <w:noProof/>
            <w:webHidden/>
          </w:rPr>
        </w:r>
        <w:r>
          <w:rPr>
            <w:noProof/>
            <w:webHidden/>
          </w:rPr>
          <w:fldChar w:fldCharType="separate"/>
        </w:r>
        <w:r>
          <w:rPr>
            <w:noProof/>
            <w:webHidden/>
          </w:rPr>
          <w:t>21</w:t>
        </w:r>
        <w:r>
          <w:rPr>
            <w:noProof/>
            <w:webHidden/>
          </w:rPr>
          <w:fldChar w:fldCharType="end"/>
        </w:r>
      </w:hyperlink>
    </w:p>
    <w:p w14:paraId="5F272E5F" w14:textId="1F61AD6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56" w:history="1">
        <w:r w:rsidRPr="00902BFF">
          <w:rPr>
            <w:rStyle w:val="Lienhypertexte"/>
            <w:noProof/>
          </w:rPr>
          <w:t>1.5.5</w:t>
        </w:r>
        <w:r>
          <w:rPr>
            <w:noProof/>
            <w:kern w:val="2"/>
            <w:sz w:val="24"/>
            <w:szCs w:val="24"/>
            <w:lang w:val="fr-FR" w:eastAsia="fr-FR"/>
            <w14:ligatures w14:val="standardContextual"/>
          </w:rPr>
          <w:tab/>
        </w:r>
        <w:r w:rsidRPr="00902BFF">
          <w:rPr>
            <w:rStyle w:val="Lienhypertexte"/>
            <w:noProof/>
          </w:rPr>
          <w:t>Séminaire des éducateurs</w:t>
        </w:r>
        <w:r>
          <w:rPr>
            <w:noProof/>
            <w:webHidden/>
          </w:rPr>
          <w:tab/>
        </w:r>
        <w:r>
          <w:rPr>
            <w:noProof/>
            <w:webHidden/>
          </w:rPr>
          <w:fldChar w:fldCharType="begin"/>
        </w:r>
        <w:r>
          <w:rPr>
            <w:noProof/>
            <w:webHidden/>
          </w:rPr>
          <w:instrText xml:space="preserve"> PAGEREF _Toc223448056 \h </w:instrText>
        </w:r>
        <w:r>
          <w:rPr>
            <w:noProof/>
            <w:webHidden/>
          </w:rPr>
        </w:r>
        <w:r>
          <w:rPr>
            <w:noProof/>
            <w:webHidden/>
          </w:rPr>
          <w:fldChar w:fldCharType="separate"/>
        </w:r>
        <w:r>
          <w:rPr>
            <w:noProof/>
            <w:webHidden/>
          </w:rPr>
          <w:t>22</w:t>
        </w:r>
        <w:r>
          <w:rPr>
            <w:noProof/>
            <w:webHidden/>
          </w:rPr>
          <w:fldChar w:fldCharType="end"/>
        </w:r>
      </w:hyperlink>
    </w:p>
    <w:p w14:paraId="7D2AE0E1" w14:textId="12767CF7" w:rsidR="00A009F1" w:rsidRDefault="00A009F1">
      <w:pPr>
        <w:pStyle w:val="TM1"/>
        <w:tabs>
          <w:tab w:val="left" w:pos="440"/>
          <w:tab w:val="right" w:leader="dot" w:pos="9638"/>
        </w:tabs>
        <w:rPr>
          <w:noProof/>
          <w:kern w:val="2"/>
          <w:sz w:val="24"/>
          <w:szCs w:val="24"/>
          <w:lang w:val="fr-FR" w:eastAsia="fr-FR"/>
          <w14:ligatures w14:val="standardContextual"/>
        </w:rPr>
      </w:pPr>
      <w:hyperlink w:anchor="_Toc223448057" w:history="1">
        <w:r w:rsidRPr="00902BFF">
          <w:rPr>
            <w:rStyle w:val="Lienhypertexte"/>
            <w:noProof/>
          </w:rPr>
          <w:t>2</w:t>
        </w:r>
        <w:r>
          <w:rPr>
            <w:noProof/>
            <w:kern w:val="2"/>
            <w:sz w:val="24"/>
            <w:szCs w:val="24"/>
            <w:lang w:val="fr-FR" w:eastAsia="fr-FR"/>
            <w14:ligatures w14:val="standardContextual"/>
          </w:rPr>
          <w:tab/>
        </w:r>
        <w:r w:rsidRPr="00902BFF">
          <w:rPr>
            <w:rStyle w:val="Lienhypertexte"/>
            <w:noProof/>
          </w:rPr>
          <w:t>PARCOURS EXCELLENCE</w:t>
        </w:r>
        <w:r>
          <w:rPr>
            <w:noProof/>
            <w:webHidden/>
          </w:rPr>
          <w:tab/>
        </w:r>
        <w:r>
          <w:rPr>
            <w:noProof/>
            <w:webHidden/>
          </w:rPr>
          <w:fldChar w:fldCharType="begin"/>
        </w:r>
        <w:r>
          <w:rPr>
            <w:noProof/>
            <w:webHidden/>
          </w:rPr>
          <w:instrText xml:space="preserve"> PAGEREF _Toc223448057 \h </w:instrText>
        </w:r>
        <w:r>
          <w:rPr>
            <w:noProof/>
            <w:webHidden/>
          </w:rPr>
        </w:r>
        <w:r>
          <w:rPr>
            <w:noProof/>
            <w:webHidden/>
          </w:rPr>
          <w:fldChar w:fldCharType="separate"/>
        </w:r>
        <w:r>
          <w:rPr>
            <w:noProof/>
            <w:webHidden/>
          </w:rPr>
          <w:t>23</w:t>
        </w:r>
        <w:r>
          <w:rPr>
            <w:noProof/>
            <w:webHidden/>
          </w:rPr>
          <w:fldChar w:fldCharType="end"/>
        </w:r>
      </w:hyperlink>
    </w:p>
    <w:p w14:paraId="710206EE" w14:textId="58DEF111"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058" w:history="1">
        <w:r w:rsidRPr="00902BFF">
          <w:rPr>
            <w:rStyle w:val="Lienhypertexte"/>
            <w:noProof/>
          </w:rPr>
          <w:t>2.1</w:t>
        </w:r>
        <w:r>
          <w:rPr>
            <w:noProof/>
            <w:kern w:val="2"/>
            <w:sz w:val="24"/>
            <w:szCs w:val="24"/>
            <w:lang w:val="fr-FR" w:eastAsia="fr-FR"/>
            <w14:ligatures w14:val="standardContextual"/>
          </w:rPr>
          <w:tab/>
        </w:r>
        <w:r w:rsidRPr="00902BFF">
          <w:rPr>
            <w:rStyle w:val="Lienhypertexte"/>
            <w:noProof/>
          </w:rPr>
          <w:t>Généralités du Parcours Excellence</w:t>
        </w:r>
        <w:r>
          <w:rPr>
            <w:noProof/>
            <w:webHidden/>
          </w:rPr>
          <w:tab/>
        </w:r>
        <w:r>
          <w:rPr>
            <w:noProof/>
            <w:webHidden/>
          </w:rPr>
          <w:fldChar w:fldCharType="begin"/>
        </w:r>
        <w:r>
          <w:rPr>
            <w:noProof/>
            <w:webHidden/>
          </w:rPr>
          <w:instrText xml:space="preserve"> PAGEREF _Toc223448058 \h </w:instrText>
        </w:r>
        <w:r>
          <w:rPr>
            <w:noProof/>
            <w:webHidden/>
          </w:rPr>
        </w:r>
        <w:r>
          <w:rPr>
            <w:noProof/>
            <w:webHidden/>
          </w:rPr>
          <w:fldChar w:fldCharType="separate"/>
        </w:r>
        <w:r>
          <w:rPr>
            <w:noProof/>
            <w:webHidden/>
          </w:rPr>
          <w:t>23</w:t>
        </w:r>
        <w:r>
          <w:rPr>
            <w:noProof/>
            <w:webHidden/>
          </w:rPr>
          <w:fldChar w:fldCharType="end"/>
        </w:r>
      </w:hyperlink>
    </w:p>
    <w:p w14:paraId="75D0C794" w14:textId="66F84FA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59" w:history="1">
        <w:r w:rsidRPr="00902BFF">
          <w:rPr>
            <w:rStyle w:val="Lienhypertexte"/>
            <w:noProof/>
          </w:rPr>
          <w:t>2.1.1</w:t>
        </w:r>
        <w:r>
          <w:rPr>
            <w:noProof/>
            <w:kern w:val="2"/>
            <w:sz w:val="24"/>
            <w:szCs w:val="24"/>
            <w:lang w:val="fr-FR" w:eastAsia="fr-FR"/>
            <w14:ligatures w14:val="standardContextual"/>
          </w:rPr>
          <w:tab/>
        </w:r>
        <w:r w:rsidRPr="00902BFF">
          <w:rPr>
            <w:rStyle w:val="Lienhypertexte"/>
            <w:noProof/>
          </w:rPr>
          <w:t>Engagements du Programme CERES et des parents (pour les jeunes en Internat et en Foyer seulement):</w:t>
        </w:r>
        <w:r>
          <w:rPr>
            <w:noProof/>
            <w:webHidden/>
          </w:rPr>
          <w:tab/>
        </w:r>
        <w:r>
          <w:rPr>
            <w:noProof/>
            <w:webHidden/>
          </w:rPr>
          <w:fldChar w:fldCharType="begin"/>
        </w:r>
        <w:r>
          <w:rPr>
            <w:noProof/>
            <w:webHidden/>
          </w:rPr>
          <w:instrText xml:space="preserve"> PAGEREF _Toc223448059 \h </w:instrText>
        </w:r>
        <w:r>
          <w:rPr>
            <w:noProof/>
            <w:webHidden/>
          </w:rPr>
        </w:r>
        <w:r>
          <w:rPr>
            <w:noProof/>
            <w:webHidden/>
          </w:rPr>
          <w:fldChar w:fldCharType="separate"/>
        </w:r>
        <w:r>
          <w:rPr>
            <w:noProof/>
            <w:webHidden/>
          </w:rPr>
          <w:t>23</w:t>
        </w:r>
        <w:r>
          <w:rPr>
            <w:noProof/>
            <w:webHidden/>
          </w:rPr>
          <w:fldChar w:fldCharType="end"/>
        </w:r>
      </w:hyperlink>
    </w:p>
    <w:p w14:paraId="658560FD" w14:textId="4A1FEE6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60" w:history="1">
        <w:r w:rsidRPr="00902BFF">
          <w:rPr>
            <w:rStyle w:val="Lienhypertexte"/>
            <w:noProof/>
          </w:rPr>
          <w:t>2.1.2</w:t>
        </w:r>
        <w:r>
          <w:rPr>
            <w:noProof/>
            <w:kern w:val="2"/>
            <w:sz w:val="24"/>
            <w:szCs w:val="24"/>
            <w:lang w:val="fr-FR" w:eastAsia="fr-FR"/>
            <w14:ligatures w14:val="standardContextual"/>
          </w:rPr>
          <w:tab/>
        </w:r>
        <w:r w:rsidRPr="00902BFF">
          <w:rPr>
            <w:rStyle w:val="Lienhypertexte"/>
            <w:noProof/>
          </w:rPr>
          <w:t>Le service Parcours Excellence:</w:t>
        </w:r>
        <w:r>
          <w:rPr>
            <w:noProof/>
            <w:webHidden/>
          </w:rPr>
          <w:tab/>
        </w:r>
        <w:r>
          <w:rPr>
            <w:noProof/>
            <w:webHidden/>
          </w:rPr>
          <w:fldChar w:fldCharType="begin"/>
        </w:r>
        <w:r>
          <w:rPr>
            <w:noProof/>
            <w:webHidden/>
          </w:rPr>
          <w:instrText xml:space="preserve"> PAGEREF _Toc223448060 \h </w:instrText>
        </w:r>
        <w:r>
          <w:rPr>
            <w:noProof/>
            <w:webHidden/>
          </w:rPr>
        </w:r>
        <w:r>
          <w:rPr>
            <w:noProof/>
            <w:webHidden/>
          </w:rPr>
          <w:fldChar w:fldCharType="separate"/>
        </w:r>
        <w:r>
          <w:rPr>
            <w:noProof/>
            <w:webHidden/>
          </w:rPr>
          <w:t>24</w:t>
        </w:r>
        <w:r>
          <w:rPr>
            <w:noProof/>
            <w:webHidden/>
          </w:rPr>
          <w:fldChar w:fldCharType="end"/>
        </w:r>
      </w:hyperlink>
    </w:p>
    <w:p w14:paraId="48E6BD39" w14:textId="7DB9272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61" w:history="1">
        <w:r w:rsidRPr="00902BFF">
          <w:rPr>
            <w:rStyle w:val="Lienhypertexte"/>
            <w:noProof/>
          </w:rPr>
          <w:t>2.1.3</w:t>
        </w:r>
        <w:r>
          <w:rPr>
            <w:noProof/>
            <w:kern w:val="2"/>
            <w:sz w:val="24"/>
            <w:szCs w:val="24"/>
            <w:lang w:val="fr-FR" w:eastAsia="fr-FR"/>
            <w14:ligatures w14:val="standardContextual"/>
          </w:rPr>
          <w:tab/>
        </w:r>
        <w:r w:rsidRPr="00902BFF">
          <w:rPr>
            <w:rStyle w:val="Lienhypertexte"/>
            <w:noProof/>
          </w:rPr>
          <w:t>La gestion des matériels et des infrastructures</w:t>
        </w:r>
        <w:r>
          <w:rPr>
            <w:noProof/>
            <w:webHidden/>
          </w:rPr>
          <w:tab/>
        </w:r>
        <w:r>
          <w:rPr>
            <w:noProof/>
            <w:webHidden/>
          </w:rPr>
          <w:fldChar w:fldCharType="begin"/>
        </w:r>
        <w:r>
          <w:rPr>
            <w:noProof/>
            <w:webHidden/>
          </w:rPr>
          <w:instrText xml:space="preserve"> PAGEREF _Toc223448061 \h </w:instrText>
        </w:r>
        <w:r>
          <w:rPr>
            <w:noProof/>
            <w:webHidden/>
          </w:rPr>
        </w:r>
        <w:r>
          <w:rPr>
            <w:noProof/>
            <w:webHidden/>
          </w:rPr>
          <w:fldChar w:fldCharType="separate"/>
        </w:r>
        <w:r>
          <w:rPr>
            <w:noProof/>
            <w:webHidden/>
          </w:rPr>
          <w:t>25</w:t>
        </w:r>
        <w:r>
          <w:rPr>
            <w:noProof/>
            <w:webHidden/>
          </w:rPr>
          <w:fldChar w:fldCharType="end"/>
        </w:r>
      </w:hyperlink>
    </w:p>
    <w:p w14:paraId="56F62273" w14:textId="1BCC7142"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62" w:history="1">
        <w:r w:rsidRPr="00902BFF">
          <w:rPr>
            <w:rStyle w:val="Lienhypertexte"/>
            <w:noProof/>
          </w:rPr>
          <w:t>2.1.3.1</w:t>
        </w:r>
        <w:r>
          <w:rPr>
            <w:noProof/>
            <w:kern w:val="2"/>
            <w:sz w:val="24"/>
            <w:szCs w:val="24"/>
            <w:lang w:val="fr-FR" w:eastAsia="fr-FR"/>
            <w14:ligatures w14:val="standardContextual"/>
          </w:rPr>
          <w:tab/>
        </w:r>
        <w:r w:rsidRPr="00902BFF">
          <w:rPr>
            <w:rStyle w:val="Lienhypertexte"/>
            <w:noProof/>
          </w:rPr>
          <w:t>Fournitures scolaires et de bureau</w:t>
        </w:r>
        <w:r>
          <w:rPr>
            <w:noProof/>
            <w:webHidden/>
          </w:rPr>
          <w:tab/>
        </w:r>
        <w:r>
          <w:rPr>
            <w:noProof/>
            <w:webHidden/>
          </w:rPr>
          <w:fldChar w:fldCharType="begin"/>
        </w:r>
        <w:r>
          <w:rPr>
            <w:noProof/>
            <w:webHidden/>
          </w:rPr>
          <w:instrText xml:space="preserve"> PAGEREF _Toc223448062 \h </w:instrText>
        </w:r>
        <w:r>
          <w:rPr>
            <w:noProof/>
            <w:webHidden/>
          </w:rPr>
        </w:r>
        <w:r>
          <w:rPr>
            <w:noProof/>
            <w:webHidden/>
          </w:rPr>
          <w:fldChar w:fldCharType="separate"/>
        </w:r>
        <w:r>
          <w:rPr>
            <w:noProof/>
            <w:webHidden/>
          </w:rPr>
          <w:t>25</w:t>
        </w:r>
        <w:r>
          <w:rPr>
            <w:noProof/>
            <w:webHidden/>
          </w:rPr>
          <w:fldChar w:fldCharType="end"/>
        </w:r>
      </w:hyperlink>
    </w:p>
    <w:p w14:paraId="3B948173" w14:textId="5F3BA179"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63" w:history="1">
        <w:r w:rsidRPr="00902BFF">
          <w:rPr>
            <w:rStyle w:val="Lienhypertexte"/>
            <w:noProof/>
          </w:rPr>
          <w:t>2.1.3.2</w:t>
        </w:r>
        <w:r>
          <w:rPr>
            <w:noProof/>
            <w:kern w:val="2"/>
            <w:sz w:val="24"/>
            <w:szCs w:val="24"/>
            <w:lang w:val="fr-FR" w:eastAsia="fr-FR"/>
            <w14:ligatures w14:val="standardContextual"/>
          </w:rPr>
          <w:tab/>
        </w:r>
        <w:r w:rsidRPr="00902BFF">
          <w:rPr>
            <w:rStyle w:val="Lienhypertexte"/>
            <w:noProof/>
          </w:rPr>
          <w:t>Inventaire des matériels</w:t>
        </w:r>
        <w:r>
          <w:rPr>
            <w:noProof/>
            <w:webHidden/>
          </w:rPr>
          <w:tab/>
        </w:r>
        <w:r>
          <w:rPr>
            <w:noProof/>
            <w:webHidden/>
          </w:rPr>
          <w:fldChar w:fldCharType="begin"/>
        </w:r>
        <w:r>
          <w:rPr>
            <w:noProof/>
            <w:webHidden/>
          </w:rPr>
          <w:instrText xml:space="preserve"> PAGEREF _Toc223448063 \h </w:instrText>
        </w:r>
        <w:r>
          <w:rPr>
            <w:noProof/>
            <w:webHidden/>
          </w:rPr>
        </w:r>
        <w:r>
          <w:rPr>
            <w:noProof/>
            <w:webHidden/>
          </w:rPr>
          <w:fldChar w:fldCharType="separate"/>
        </w:r>
        <w:r>
          <w:rPr>
            <w:noProof/>
            <w:webHidden/>
          </w:rPr>
          <w:t>25</w:t>
        </w:r>
        <w:r>
          <w:rPr>
            <w:noProof/>
            <w:webHidden/>
          </w:rPr>
          <w:fldChar w:fldCharType="end"/>
        </w:r>
      </w:hyperlink>
    </w:p>
    <w:p w14:paraId="4B36F34A" w14:textId="7D876BC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64" w:history="1">
        <w:r w:rsidRPr="00902BFF">
          <w:rPr>
            <w:rStyle w:val="Lienhypertexte"/>
            <w:noProof/>
          </w:rPr>
          <w:t>2.1.3.3</w:t>
        </w:r>
        <w:r>
          <w:rPr>
            <w:noProof/>
            <w:kern w:val="2"/>
            <w:sz w:val="24"/>
            <w:szCs w:val="24"/>
            <w:lang w:val="fr-FR" w:eastAsia="fr-FR"/>
            <w14:ligatures w14:val="standardContextual"/>
          </w:rPr>
          <w:tab/>
        </w:r>
        <w:r w:rsidRPr="00902BFF">
          <w:rPr>
            <w:rStyle w:val="Lienhypertexte"/>
            <w:noProof/>
          </w:rPr>
          <w:t>Gestion des infrastructures</w:t>
        </w:r>
        <w:r>
          <w:rPr>
            <w:noProof/>
            <w:webHidden/>
          </w:rPr>
          <w:tab/>
        </w:r>
        <w:r>
          <w:rPr>
            <w:noProof/>
            <w:webHidden/>
          </w:rPr>
          <w:fldChar w:fldCharType="begin"/>
        </w:r>
        <w:r>
          <w:rPr>
            <w:noProof/>
            <w:webHidden/>
          </w:rPr>
          <w:instrText xml:space="preserve"> PAGEREF _Toc223448064 \h </w:instrText>
        </w:r>
        <w:r>
          <w:rPr>
            <w:noProof/>
            <w:webHidden/>
          </w:rPr>
        </w:r>
        <w:r>
          <w:rPr>
            <w:noProof/>
            <w:webHidden/>
          </w:rPr>
          <w:fldChar w:fldCharType="separate"/>
        </w:r>
        <w:r>
          <w:rPr>
            <w:noProof/>
            <w:webHidden/>
          </w:rPr>
          <w:t>25</w:t>
        </w:r>
        <w:r>
          <w:rPr>
            <w:noProof/>
            <w:webHidden/>
          </w:rPr>
          <w:fldChar w:fldCharType="end"/>
        </w:r>
      </w:hyperlink>
    </w:p>
    <w:p w14:paraId="162047E9" w14:textId="50B132CF"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065" w:history="1">
        <w:r w:rsidRPr="00902BFF">
          <w:rPr>
            <w:rStyle w:val="Lienhypertexte"/>
            <w:noProof/>
          </w:rPr>
          <w:t>2.2</w:t>
        </w:r>
        <w:r>
          <w:rPr>
            <w:noProof/>
            <w:kern w:val="2"/>
            <w:sz w:val="24"/>
            <w:szCs w:val="24"/>
            <w:lang w:val="fr-FR" w:eastAsia="fr-FR"/>
            <w14:ligatures w14:val="standardContextual"/>
          </w:rPr>
          <w:tab/>
        </w:r>
        <w:r w:rsidRPr="00902BFF">
          <w:rPr>
            <w:rStyle w:val="Lienhypertexte"/>
            <w:noProof/>
          </w:rPr>
          <w:t>Les Internats D’excellence</w:t>
        </w:r>
        <w:r>
          <w:rPr>
            <w:noProof/>
            <w:webHidden/>
          </w:rPr>
          <w:tab/>
        </w:r>
        <w:r>
          <w:rPr>
            <w:noProof/>
            <w:webHidden/>
          </w:rPr>
          <w:fldChar w:fldCharType="begin"/>
        </w:r>
        <w:r>
          <w:rPr>
            <w:noProof/>
            <w:webHidden/>
          </w:rPr>
          <w:instrText xml:space="preserve"> PAGEREF _Toc223448065 \h </w:instrText>
        </w:r>
        <w:r>
          <w:rPr>
            <w:noProof/>
            <w:webHidden/>
          </w:rPr>
        </w:r>
        <w:r>
          <w:rPr>
            <w:noProof/>
            <w:webHidden/>
          </w:rPr>
          <w:fldChar w:fldCharType="separate"/>
        </w:r>
        <w:r>
          <w:rPr>
            <w:noProof/>
            <w:webHidden/>
          </w:rPr>
          <w:t>26</w:t>
        </w:r>
        <w:r>
          <w:rPr>
            <w:noProof/>
            <w:webHidden/>
          </w:rPr>
          <w:fldChar w:fldCharType="end"/>
        </w:r>
      </w:hyperlink>
    </w:p>
    <w:p w14:paraId="6F7369F1" w14:textId="7B729026"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66" w:history="1">
        <w:r w:rsidRPr="00902BFF">
          <w:rPr>
            <w:rStyle w:val="Lienhypertexte"/>
            <w:noProof/>
          </w:rPr>
          <w:t>2.2.1</w:t>
        </w:r>
        <w:r>
          <w:rPr>
            <w:noProof/>
            <w:kern w:val="2"/>
            <w:sz w:val="24"/>
            <w:szCs w:val="24"/>
            <w:lang w:val="fr-FR" w:eastAsia="fr-FR"/>
            <w14:ligatures w14:val="standardContextual"/>
          </w:rPr>
          <w:tab/>
        </w:r>
        <w:r w:rsidRPr="00902BFF">
          <w:rPr>
            <w:rStyle w:val="Lienhypertexte"/>
            <w:noProof/>
          </w:rPr>
          <w:t>Les jeunes bénéficiaires</w:t>
        </w:r>
        <w:r>
          <w:rPr>
            <w:noProof/>
            <w:webHidden/>
          </w:rPr>
          <w:tab/>
        </w:r>
        <w:r>
          <w:rPr>
            <w:noProof/>
            <w:webHidden/>
          </w:rPr>
          <w:fldChar w:fldCharType="begin"/>
        </w:r>
        <w:r>
          <w:rPr>
            <w:noProof/>
            <w:webHidden/>
          </w:rPr>
          <w:instrText xml:space="preserve"> PAGEREF _Toc223448066 \h </w:instrText>
        </w:r>
        <w:r>
          <w:rPr>
            <w:noProof/>
            <w:webHidden/>
          </w:rPr>
        </w:r>
        <w:r>
          <w:rPr>
            <w:noProof/>
            <w:webHidden/>
          </w:rPr>
          <w:fldChar w:fldCharType="separate"/>
        </w:r>
        <w:r>
          <w:rPr>
            <w:noProof/>
            <w:webHidden/>
          </w:rPr>
          <w:t>26</w:t>
        </w:r>
        <w:r>
          <w:rPr>
            <w:noProof/>
            <w:webHidden/>
          </w:rPr>
          <w:fldChar w:fldCharType="end"/>
        </w:r>
      </w:hyperlink>
    </w:p>
    <w:p w14:paraId="39B43A83" w14:textId="2A3EA49D"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67" w:history="1">
        <w:r w:rsidRPr="00902BFF">
          <w:rPr>
            <w:rStyle w:val="Lienhypertexte"/>
            <w:noProof/>
          </w:rPr>
          <w:t>2.2.1.1</w:t>
        </w:r>
        <w:r>
          <w:rPr>
            <w:noProof/>
            <w:kern w:val="2"/>
            <w:sz w:val="24"/>
            <w:szCs w:val="24"/>
            <w:lang w:val="fr-FR" w:eastAsia="fr-FR"/>
            <w14:ligatures w14:val="standardContextual"/>
          </w:rPr>
          <w:tab/>
        </w:r>
        <w:r w:rsidRPr="00902BFF">
          <w:rPr>
            <w:rStyle w:val="Lienhypertexte"/>
            <w:noProof/>
          </w:rPr>
          <w:t>Sélection des bénéficiaires</w:t>
        </w:r>
        <w:r>
          <w:rPr>
            <w:noProof/>
            <w:webHidden/>
          </w:rPr>
          <w:tab/>
        </w:r>
        <w:r>
          <w:rPr>
            <w:noProof/>
            <w:webHidden/>
          </w:rPr>
          <w:fldChar w:fldCharType="begin"/>
        </w:r>
        <w:r>
          <w:rPr>
            <w:noProof/>
            <w:webHidden/>
          </w:rPr>
          <w:instrText xml:space="preserve"> PAGEREF _Toc223448067 \h </w:instrText>
        </w:r>
        <w:r>
          <w:rPr>
            <w:noProof/>
            <w:webHidden/>
          </w:rPr>
        </w:r>
        <w:r>
          <w:rPr>
            <w:noProof/>
            <w:webHidden/>
          </w:rPr>
          <w:fldChar w:fldCharType="separate"/>
        </w:r>
        <w:r>
          <w:rPr>
            <w:noProof/>
            <w:webHidden/>
          </w:rPr>
          <w:t>26</w:t>
        </w:r>
        <w:r>
          <w:rPr>
            <w:noProof/>
            <w:webHidden/>
          </w:rPr>
          <w:fldChar w:fldCharType="end"/>
        </w:r>
      </w:hyperlink>
    </w:p>
    <w:p w14:paraId="52358616" w14:textId="2158A489"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68" w:history="1">
        <w:r w:rsidRPr="00902BFF">
          <w:rPr>
            <w:rStyle w:val="Lienhypertexte"/>
            <w:noProof/>
          </w:rPr>
          <w:t>2.2.1.2</w:t>
        </w:r>
        <w:r>
          <w:rPr>
            <w:noProof/>
            <w:kern w:val="2"/>
            <w:sz w:val="24"/>
            <w:szCs w:val="24"/>
            <w:lang w:val="fr-FR" w:eastAsia="fr-FR"/>
            <w14:ligatures w14:val="standardContextual"/>
          </w:rPr>
          <w:tab/>
        </w:r>
        <w:r w:rsidRPr="00902BFF">
          <w:rPr>
            <w:rStyle w:val="Lienhypertexte"/>
            <w:noProof/>
          </w:rPr>
          <w:t>Effectif des jeunes bénéficiaires</w:t>
        </w:r>
        <w:r>
          <w:rPr>
            <w:noProof/>
            <w:webHidden/>
          </w:rPr>
          <w:tab/>
        </w:r>
        <w:r>
          <w:rPr>
            <w:noProof/>
            <w:webHidden/>
          </w:rPr>
          <w:fldChar w:fldCharType="begin"/>
        </w:r>
        <w:r>
          <w:rPr>
            <w:noProof/>
            <w:webHidden/>
          </w:rPr>
          <w:instrText xml:space="preserve"> PAGEREF _Toc223448068 \h </w:instrText>
        </w:r>
        <w:r>
          <w:rPr>
            <w:noProof/>
            <w:webHidden/>
          </w:rPr>
        </w:r>
        <w:r>
          <w:rPr>
            <w:noProof/>
            <w:webHidden/>
          </w:rPr>
          <w:fldChar w:fldCharType="separate"/>
        </w:r>
        <w:r>
          <w:rPr>
            <w:noProof/>
            <w:webHidden/>
          </w:rPr>
          <w:t>27</w:t>
        </w:r>
        <w:r>
          <w:rPr>
            <w:noProof/>
            <w:webHidden/>
          </w:rPr>
          <w:fldChar w:fldCharType="end"/>
        </w:r>
      </w:hyperlink>
    </w:p>
    <w:p w14:paraId="6A65D34E" w14:textId="635A95BE"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69" w:history="1">
        <w:r w:rsidRPr="00902BFF">
          <w:rPr>
            <w:rStyle w:val="Lienhypertexte"/>
            <w:noProof/>
          </w:rPr>
          <w:t>2.2.2</w:t>
        </w:r>
        <w:r>
          <w:rPr>
            <w:noProof/>
            <w:kern w:val="2"/>
            <w:sz w:val="24"/>
            <w:szCs w:val="24"/>
            <w:lang w:val="fr-FR" w:eastAsia="fr-FR"/>
            <w14:ligatures w14:val="standardContextual"/>
          </w:rPr>
          <w:tab/>
        </w:r>
        <w:r w:rsidRPr="00902BFF">
          <w:rPr>
            <w:rStyle w:val="Lienhypertexte"/>
            <w:noProof/>
          </w:rPr>
          <w:t>Le fonctionnement de l’Internat d’Excellence</w:t>
        </w:r>
        <w:r>
          <w:rPr>
            <w:noProof/>
            <w:webHidden/>
          </w:rPr>
          <w:tab/>
        </w:r>
        <w:r>
          <w:rPr>
            <w:noProof/>
            <w:webHidden/>
          </w:rPr>
          <w:fldChar w:fldCharType="begin"/>
        </w:r>
        <w:r>
          <w:rPr>
            <w:noProof/>
            <w:webHidden/>
          </w:rPr>
          <w:instrText xml:space="preserve"> PAGEREF _Toc223448069 \h </w:instrText>
        </w:r>
        <w:r>
          <w:rPr>
            <w:noProof/>
            <w:webHidden/>
          </w:rPr>
        </w:r>
        <w:r>
          <w:rPr>
            <w:noProof/>
            <w:webHidden/>
          </w:rPr>
          <w:fldChar w:fldCharType="separate"/>
        </w:r>
        <w:r>
          <w:rPr>
            <w:noProof/>
            <w:webHidden/>
          </w:rPr>
          <w:t>27</w:t>
        </w:r>
        <w:r>
          <w:rPr>
            <w:noProof/>
            <w:webHidden/>
          </w:rPr>
          <w:fldChar w:fldCharType="end"/>
        </w:r>
      </w:hyperlink>
    </w:p>
    <w:p w14:paraId="5F6844F4" w14:textId="2BB891B6"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70" w:history="1">
        <w:r w:rsidRPr="00902BFF">
          <w:rPr>
            <w:rStyle w:val="Lienhypertexte"/>
            <w:noProof/>
          </w:rPr>
          <w:t>2.2.2.1</w:t>
        </w:r>
        <w:r>
          <w:rPr>
            <w:noProof/>
            <w:kern w:val="2"/>
            <w:sz w:val="24"/>
            <w:szCs w:val="24"/>
            <w:lang w:val="fr-FR" w:eastAsia="fr-FR"/>
            <w14:ligatures w14:val="standardContextual"/>
          </w:rPr>
          <w:tab/>
        </w:r>
        <w:r w:rsidRPr="00902BFF">
          <w:rPr>
            <w:rStyle w:val="Lienhypertexte"/>
            <w:noProof/>
          </w:rPr>
          <w:t>La journée-type: du lundi au vendredi</w:t>
        </w:r>
        <w:r>
          <w:rPr>
            <w:noProof/>
            <w:webHidden/>
          </w:rPr>
          <w:tab/>
        </w:r>
        <w:r>
          <w:rPr>
            <w:noProof/>
            <w:webHidden/>
          </w:rPr>
          <w:fldChar w:fldCharType="begin"/>
        </w:r>
        <w:r>
          <w:rPr>
            <w:noProof/>
            <w:webHidden/>
          </w:rPr>
          <w:instrText xml:space="preserve"> PAGEREF _Toc223448070 \h </w:instrText>
        </w:r>
        <w:r>
          <w:rPr>
            <w:noProof/>
            <w:webHidden/>
          </w:rPr>
        </w:r>
        <w:r>
          <w:rPr>
            <w:noProof/>
            <w:webHidden/>
          </w:rPr>
          <w:fldChar w:fldCharType="separate"/>
        </w:r>
        <w:r>
          <w:rPr>
            <w:noProof/>
            <w:webHidden/>
          </w:rPr>
          <w:t>27</w:t>
        </w:r>
        <w:r>
          <w:rPr>
            <w:noProof/>
            <w:webHidden/>
          </w:rPr>
          <w:fldChar w:fldCharType="end"/>
        </w:r>
      </w:hyperlink>
    </w:p>
    <w:p w14:paraId="3E2A3AE1" w14:textId="33A06150"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71" w:history="1">
        <w:r w:rsidRPr="00902BFF">
          <w:rPr>
            <w:rStyle w:val="Lienhypertexte"/>
            <w:noProof/>
          </w:rPr>
          <w:t>2.2.2.2</w:t>
        </w:r>
        <w:r>
          <w:rPr>
            <w:noProof/>
            <w:kern w:val="2"/>
            <w:sz w:val="24"/>
            <w:szCs w:val="24"/>
            <w:lang w:val="fr-FR" w:eastAsia="fr-FR"/>
            <w14:ligatures w14:val="standardContextual"/>
          </w:rPr>
          <w:tab/>
        </w:r>
        <w:r w:rsidRPr="00902BFF">
          <w:rPr>
            <w:rStyle w:val="Lienhypertexte"/>
            <w:noProof/>
          </w:rPr>
          <w:t>Le samedi</w:t>
        </w:r>
        <w:r>
          <w:rPr>
            <w:noProof/>
            <w:webHidden/>
          </w:rPr>
          <w:tab/>
        </w:r>
        <w:r>
          <w:rPr>
            <w:noProof/>
            <w:webHidden/>
          </w:rPr>
          <w:fldChar w:fldCharType="begin"/>
        </w:r>
        <w:r>
          <w:rPr>
            <w:noProof/>
            <w:webHidden/>
          </w:rPr>
          <w:instrText xml:space="preserve"> PAGEREF _Toc223448071 \h </w:instrText>
        </w:r>
        <w:r>
          <w:rPr>
            <w:noProof/>
            <w:webHidden/>
          </w:rPr>
        </w:r>
        <w:r>
          <w:rPr>
            <w:noProof/>
            <w:webHidden/>
          </w:rPr>
          <w:fldChar w:fldCharType="separate"/>
        </w:r>
        <w:r>
          <w:rPr>
            <w:noProof/>
            <w:webHidden/>
          </w:rPr>
          <w:t>28</w:t>
        </w:r>
        <w:r>
          <w:rPr>
            <w:noProof/>
            <w:webHidden/>
          </w:rPr>
          <w:fldChar w:fldCharType="end"/>
        </w:r>
      </w:hyperlink>
    </w:p>
    <w:p w14:paraId="75219557" w14:textId="73A1C9A8"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72" w:history="1">
        <w:r w:rsidRPr="00902BFF">
          <w:rPr>
            <w:rStyle w:val="Lienhypertexte"/>
            <w:noProof/>
          </w:rPr>
          <w:t>2.2.3</w:t>
        </w:r>
        <w:r>
          <w:rPr>
            <w:noProof/>
            <w:kern w:val="2"/>
            <w:sz w:val="24"/>
            <w:szCs w:val="24"/>
            <w:lang w:val="fr-FR" w:eastAsia="fr-FR"/>
            <w14:ligatures w14:val="standardContextual"/>
          </w:rPr>
          <w:tab/>
        </w:r>
        <w:r w:rsidRPr="00902BFF">
          <w:rPr>
            <w:rStyle w:val="Lienhypertexte"/>
            <w:noProof/>
          </w:rPr>
          <w:t>Les activités de l’Internat d’excellence</w:t>
        </w:r>
        <w:r>
          <w:rPr>
            <w:noProof/>
            <w:webHidden/>
          </w:rPr>
          <w:tab/>
        </w:r>
        <w:r>
          <w:rPr>
            <w:noProof/>
            <w:webHidden/>
          </w:rPr>
          <w:fldChar w:fldCharType="begin"/>
        </w:r>
        <w:r>
          <w:rPr>
            <w:noProof/>
            <w:webHidden/>
          </w:rPr>
          <w:instrText xml:space="preserve"> PAGEREF _Toc223448072 \h </w:instrText>
        </w:r>
        <w:r>
          <w:rPr>
            <w:noProof/>
            <w:webHidden/>
          </w:rPr>
        </w:r>
        <w:r>
          <w:rPr>
            <w:noProof/>
            <w:webHidden/>
          </w:rPr>
          <w:fldChar w:fldCharType="separate"/>
        </w:r>
        <w:r>
          <w:rPr>
            <w:noProof/>
            <w:webHidden/>
          </w:rPr>
          <w:t>28</w:t>
        </w:r>
        <w:r>
          <w:rPr>
            <w:noProof/>
            <w:webHidden/>
          </w:rPr>
          <w:fldChar w:fldCharType="end"/>
        </w:r>
      </w:hyperlink>
    </w:p>
    <w:p w14:paraId="246B0F03" w14:textId="50B86B76"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73" w:history="1">
        <w:r w:rsidRPr="00902BFF">
          <w:rPr>
            <w:rStyle w:val="Lienhypertexte"/>
            <w:noProof/>
          </w:rPr>
          <w:t>2.2.3.1</w:t>
        </w:r>
        <w:r>
          <w:rPr>
            <w:noProof/>
            <w:kern w:val="2"/>
            <w:sz w:val="24"/>
            <w:szCs w:val="24"/>
            <w:lang w:val="fr-FR" w:eastAsia="fr-FR"/>
            <w14:ligatures w14:val="standardContextual"/>
          </w:rPr>
          <w:tab/>
        </w:r>
        <w:r w:rsidRPr="00902BFF">
          <w:rPr>
            <w:rStyle w:val="Lienhypertexte"/>
            <w:noProof/>
          </w:rPr>
          <w:t>Le WIN</w:t>
        </w:r>
        <w:r>
          <w:rPr>
            <w:noProof/>
            <w:webHidden/>
          </w:rPr>
          <w:tab/>
        </w:r>
        <w:r>
          <w:rPr>
            <w:noProof/>
            <w:webHidden/>
          </w:rPr>
          <w:fldChar w:fldCharType="begin"/>
        </w:r>
        <w:r>
          <w:rPr>
            <w:noProof/>
            <w:webHidden/>
          </w:rPr>
          <w:instrText xml:space="preserve"> PAGEREF _Toc223448073 \h </w:instrText>
        </w:r>
        <w:r>
          <w:rPr>
            <w:noProof/>
            <w:webHidden/>
          </w:rPr>
        </w:r>
        <w:r>
          <w:rPr>
            <w:noProof/>
            <w:webHidden/>
          </w:rPr>
          <w:fldChar w:fldCharType="separate"/>
        </w:r>
        <w:r>
          <w:rPr>
            <w:noProof/>
            <w:webHidden/>
          </w:rPr>
          <w:t>28</w:t>
        </w:r>
        <w:r>
          <w:rPr>
            <w:noProof/>
            <w:webHidden/>
          </w:rPr>
          <w:fldChar w:fldCharType="end"/>
        </w:r>
      </w:hyperlink>
    </w:p>
    <w:p w14:paraId="3A2BA8DA" w14:textId="5DE09265"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74" w:history="1">
        <w:r w:rsidRPr="00902BFF">
          <w:rPr>
            <w:rStyle w:val="Lienhypertexte"/>
            <w:noProof/>
          </w:rPr>
          <w:t>2.2.3.2</w:t>
        </w:r>
        <w:r>
          <w:rPr>
            <w:noProof/>
            <w:kern w:val="2"/>
            <w:sz w:val="24"/>
            <w:szCs w:val="24"/>
            <w:lang w:val="fr-FR" w:eastAsia="fr-FR"/>
            <w14:ligatures w14:val="standardContextual"/>
          </w:rPr>
          <w:tab/>
        </w:r>
        <w:r w:rsidRPr="00902BFF">
          <w:rPr>
            <w:rStyle w:val="Lienhypertexte"/>
            <w:noProof/>
          </w:rPr>
          <w:t>Le projet transversal:</w:t>
        </w:r>
        <w:r>
          <w:rPr>
            <w:noProof/>
            <w:webHidden/>
          </w:rPr>
          <w:tab/>
        </w:r>
        <w:r>
          <w:rPr>
            <w:noProof/>
            <w:webHidden/>
          </w:rPr>
          <w:fldChar w:fldCharType="begin"/>
        </w:r>
        <w:r>
          <w:rPr>
            <w:noProof/>
            <w:webHidden/>
          </w:rPr>
          <w:instrText xml:space="preserve"> PAGEREF _Toc223448074 \h </w:instrText>
        </w:r>
        <w:r>
          <w:rPr>
            <w:noProof/>
            <w:webHidden/>
          </w:rPr>
        </w:r>
        <w:r>
          <w:rPr>
            <w:noProof/>
            <w:webHidden/>
          </w:rPr>
          <w:fldChar w:fldCharType="separate"/>
        </w:r>
        <w:r>
          <w:rPr>
            <w:noProof/>
            <w:webHidden/>
          </w:rPr>
          <w:t>28</w:t>
        </w:r>
        <w:r>
          <w:rPr>
            <w:noProof/>
            <w:webHidden/>
          </w:rPr>
          <w:fldChar w:fldCharType="end"/>
        </w:r>
      </w:hyperlink>
    </w:p>
    <w:p w14:paraId="37F986F7" w14:textId="0B407C0A"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75" w:history="1">
        <w:r w:rsidRPr="00902BFF">
          <w:rPr>
            <w:rStyle w:val="Lienhypertexte"/>
            <w:noProof/>
          </w:rPr>
          <w:t>2.2.3.3</w:t>
        </w:r>
        <w:r>
          <w:rPr>
            <w:noProof/>
            <w:kern w:val="2"/>
            <w:sz w:val="24"/>
            <w:szCs w:val="24"/>
            <w:lang w:val="fr-FR" w:eastAsia="fr-FR"/>
            <w14:ligatures w14:val="standardContextual"/>
          </w:rPr>
          <w:tab/>
        </w:r>
        <w:r w:rsidRPr="00902BFF">
          <w:rPr>
            <w:rStyle w:val="Lienhypertexte"/>
            <w:noProof/>
          </w:rPr>
          <w:t>Le COLY</w:t>
        </w:r>
        <w:r>
          <w:rPr>
            <w:noProof/>
            <w:webHidden/>
          </w:rPr>
          <w:tab/>
        </w:r>
        <w:r>
          <w:rPr>
            <w:noProof/>
            <w:webHidden/>
          </w:rPr>
          <w:fldChar w:fldCharType="begin"/>
        </w:r>
        <w:r>
          <w:rPr>
            <w:noProof/>
            <w:webHidden/>
          </w:rPr>
          <w:instrText xml:space="preserve"> PAGEREF _Toc223448075 \h </w:instrText>
        </w:r>
        <w:r>
          <w:rPr>
            <w:noProof/>
            <w:webHidden/>
          </w:rPr>
        </w:r>
        <w:r>
          <w:rPr>
            <w:noProof/>
            <w:webHidden/>
          </w:rPr>
          <w:fldChar w:fldCharType="separate"/>
        </w:r>
        <w:r>
          <w:rPr>
            <w:noProof/>
            <w:webHidden/>
          </w:rPr>
          <w:t>30</w:t>
        </w:r>
        <w:r>
          <w:rPr>
            <w:noProof/>
            <w:webHidden/>
          </w:rPr>
          <w:fldChar w:fldCharType="end"/>
        </w:r>
      </w:hyperlink>
    </w:p>
    <w:p w14:paraId="7ABB8E6A" w14:textId="7ED0D429"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76" w:history="1">
        <w:r w:rsidRPr="00902BFF">
          <w:rPr>
            <w:rStyle w:val="Lienhypertexte"/>
            <w:noProof/>
          </w:rPr>
          <w:t>2.2.3.4</w:t>
        </w:r>
        <w:r>
          <w:rPr>
            <w:noProof/>
            <w:kern w:val="2"/>
            <w:sz w:val="24"/>
            <w:szCs w:val="24"/>
            <w:lang w:val="fr-FR" w:eastAsia="fr-FR"/>
            <w14:ligatures w14:val="standardContextual"/>
          </w:rPr>
          <w:tab/>
        </w:r>
        <w:r w:rsidRPr="00902BFF">
          <w:rPr>
            <w:rStyle w:val="Lienhypertexte"/>
            <w:noProof/>
          </w:rPr>
          <w:t>Les séances de Développement personnel:</w:t>
        </w:r>
        <w:r>
          <w:rPr>
            <w:noProof/>
            <w:webHidden/>
          </w:rPr>
          <w:tab/>
        </w:r>
        <w:r>
          <w:rPr>
            <w:noProof/>
            <w:webHidden/>
          </w:rPr>
          <w:fldChar w:fldCharType="begin"/>
        </w:r>
        <w:r>
          <w:rPr>
            <w:noProof/>
            <w:webHidden/>
          </w:rPr>
          <w:instrText xml:space="preserve"> PAGEREF _Toc223448076 \h </w:instrText>
        </w:r>
        <w:r>
          <w:rPr>
            <w:noProof/>
            <w:webHidden/>
          </w:rPr>
        </w:r>
        <w:r>
          <w:rPr>
            <w:noProof/>
            <w:webHidden/>
          </w:rPr>
          <w:fldChar w:fldCharType="separate"/>
        </w:r>
        <w:r>
          <w:rPr>
            <w:noProof/>
            <w:webHidden/>
          </w:rPr>
          <w:t>30</w:t>
        </w:r>
        <w:r>
          <w:rPr>
            <w:noProof/>
            <w:webHidden/>
          </w:rPr>
          <w:fldChar w:fldCharType="end"/>
        </w:r>
      </w:hyperlink>
    </w:p>
    <w:p w14:paraId="08536CCD" w14:textId="334B126A"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77" w:history="1">
        <w:r w:rsidRPr="00902BFF">
          <w:rPr>
            <w:rStyle w:val="Lienhypertexte"/>
            <w:noProof/>
          </w:rPr>
          <w:t>2.2.3.5</w:t>
        </w:r>
        <w:r>
          <w:rPr>
            <w:noProof/>
            <w:kern w:val="2"/>
            <w:sz w:val="24"/>
            <w:szCs w:val="24"/>
            <w:lang w:val="fr-FR" w:eastAsia="fr-FR"/>
            <w14:ligatures w14:val="standardContextual"/>
          </w:rPr>
          <w:tab/>
        </w:r>
        <w:r w:rsidRPr="00902BFF">
          <w:rPr>
            <w:rStyle w:val="Lienhypertexte"/>
            <w:noProof/>
          </w:rPr>
          <w:t>L’orientation</w:t>
        </w:r>
        <w:r>
          <w:rPr>
            <w:noProof/>
            <w:webHidden/>
          </w:rPr>
          <w:tab/>
        </w:r>
        <w:r>
          <w:rPr>
            <w:noProof/>
            <w:webHidden/>
          </w:rPr>
          <w:fldChar w:fldCharType="begin"/>
        </w:r>
        <w:r>
          <w:rPr>
            <w:noProof/>
            <w:webHidden/>
          </w:rPr>
          <w:instrText xml:space="preserve"> PAGEREF _Toc223448077 \h </w:instrText>
        </w:r>
        <w:r>
          <w:rPr>
            <w:noProof/>
            <w:webHidden/>
          </w:rPr>
        </w:r>
        <w:r>
          <w:rPr>
            <w:noProof/>
            <w:webHidden/>
          </w:rPr>
          <w:fldChar w:fldCharType="separate"/>
        </w:r>
        <w:r>
          <w:rPr>
            <w:noProof/>
            <w:webHidden/>
          </w:rPr>
          <w:t>30</w:t>
        </w:r>
        <w:r>
          <w:rPr>
            <w:noProof/>
            <w:webHidden/>
          </w:rPr>
          <w:fldChar w:fldCharType="end"/>
        </w:r>
      </w:hyperlink>
    </w:p>
    <w:p w14:paraId="0381A45B" w14:textId="5585DA58"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78" w:history="1">
        <w:r w:rsidRPr="00902BFF">
          <w:rPr>
            <w:rStyle w:val="Lienhypertexte"/>
            <w:noProof/>
          </w:rPr>
          <w:t>2.2.3.6</w:t>
        </w:r>
        <w:r>
          <w:rPr>
            <w:noProof/>
            <w:kern w:val="2"/>
            <w:sz w:val="24"/>
            <w:szCs w:val="24"/>
            <w:lang w:val="fr-FR" w:eastAsia="fr-FR"/>
            <w14:ligatures w14:val="standardContextual"/>
          </w:rPr>
          <w:tab/>
        </w:r>
        <w:r w:rsidRPr="00902BFF">
          <w:rPr>
            <w:rStyle w:val="Lienhypertexte"/>
            <w:noProof/>
          </w:rPr>
          <w:t>L’Heure de Vie à l’Internat</w:t>
        </w:r>
        <w:r>
          <w:rPr>
            <w:noProof/>
            <w:webHidden/>
          </w:rPr>
          <w:tab/>
        </w:r>
        <w:r>
          <w:rPr>
            <w:noProof/>
            <w:webHidden/>
          </w:rPr>
          <w:fldChar w:fldCharType="begin"/>
        </w:r>
        <w:r>
          <w:rPr>
            <w:noProof/>
            <w:webHidden/>
          </w:rPr>
          <w:instrText xml:space="preserve"> PAGEREF _Toc223448078 \h </w:instrText>
        </w:r>
        <w:r>
          <w:rPr>
            <w:noProof/>
            <w:webHidden/>
          </w:rPr>
        </w:r>
        <w:r>
          <w:rPr>
            <w:noProof/>
            <w:webHidden/>
          </w:rPr>
          <w:fldChar w:fldCharType="separate"/>
        </w:r>
        <w:r>
          <w:rPr>
            <w:noProof/>
            <w:webHidden/>
          </w:rPr>
          <w:t>30</w:t>
        </w:r>
        <w:r>
          <w:rPr>
            <w:noProof/>
            <w:webHidden/>
          </w:rPr>
          <w:fldChar w:fldCharType="end"/>
        </w:r>
      </w:hyperlink>
    </w:p>
    <w:p w14:paraId="1F8AED29" w14:textId="70011A5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79" w:history="1">
        <w:r w:rsidRPr="00902BFF">
          <w:rPr>
            <w:rStyle w:val="Lienhypertexte"/>
            <w:noProof/>
          </w:rPr>
          <w:t>2.2.3.7</w:t>
        </w:r>
        <w:r>
          <w:rPr>
            <w:noProof/>
            <w:kern w:val="2"/>
            <w:sz w:val="24"/>
            <w:szCs w:val="24"/>
            <w:lang w:val="fr-FR" w:eastAsia="fr-FR"/>
            <w14:ligatures w14:val="standardContextual"/>
          </w:rPr>
          <w:tab/>
        </w:r>
        <w:r w:rsidRPr="00902BFF">
          <w:rPr>
            <w:rStyle w:val="Lienhypertexte"/>
            <w:noProof/>
          </w:rPr>
          <w:t>Les activités artistiques et culturelles</w:t>
        </w:r>
        <w:r>
          <w:rPr>
            <w:noProof/>
            <w:webHidden/>
          </w:rPr>
          <w:tab/>
        </w:r>
        <w:r>
          <w:rPr>
            <w:noProof/>
            <w:webHidden/>
          </w:rPr>
          <w:fldChar w:fldCharType="begin"/>
        </w:r>
        <w:r>
          <w:rPr>
            <w:noProof/>
            <w:webHidden/>
          </w:rPr>
          <w:instrText xml:space="preserve"> PAGEREF _Toc223448079 \h </w:instrText>
        </w:r>
        <w:r>
          <w:rPr>
            <w:noProof/>
            <w:webHidden/>
          </w:rPr>
        </w:r>
        <w:r>
          <w:rPr>
            <w:noProof/>
            <w:webHidden/>
          </w:rPr>
          <w:fldChar w:fldCharType="separate"/>
        </w:r>
        <w:r>
          <w:rPr>
            <w:noProof/>
            <w:webHidden/>
          </w:rPr>
          <w:t>31</w:t>
        </w:r>
        <w:r>
          <w:rPr>
            <w:noProof/>
            <w:webHidden/>
          </w:rPr>
          <w:fldChar w:fldCharType="end"/>
        </w:r>
      </w:hyperlink>
    </w:p>
    <w:p w14:paraId="2FB8F6EB" w14:textId="117B00D8"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80" w:history="1">
        <w:r w:rsidRPr="00902BFF">
          <w:rPr>
            <w:rStyle w:val="Lienhypertexte"/>
            <w:noProof/>
          </w:rPr>
          <w:t>2.2.3.8</w:t>
        </w:r>
        <w:r>
          <w:rPr>
            <w:noProof/>
            <w:kern w:val="2"/>
            <w:sz w:val="24"/>
            <w:szCs w:val="24"/>
            <w:lang w:val="fr-FR" w:eastAsia="fr-FR"/>
            <w14:ligatures w14:val="standardContextual"/>
          </w:rPr>
          <w:tab/>
        </w:r>
        <w:r w:rsidRPr="00902BFF">
          <w:rPr>
            <w:rStyle w:val="Lienhypertexte"/>
            <w:noProof/>
          </w:rPr>
          <w:t>Le soutien scolaire</w:t>
        </w:r>
        <w:r>
          <w:rPr>
            <w:noProof/>
            <w:webHidden/>
          </w:rPr>
          <w:tab/>
        </w:r>
        <w:r>
          <w:rPr>
            <w:noProof/>
            <w:webHidden/>
          </w:rPr>
          <w:fldChar w:fldCharType="begin"/>
        </w:r>
        <w:r>
          <w:rPr>
            <w:noProof/>
            <w:webHidden/>
          </w:rPr>
          <w:instrText xml:space="preserve"> PAGEREF _Toc223448080 \h </w:instrText>
        </w:r>
        <w:r>
          <w:rPr>
            <w:noProof/>
            <w:webHidden/>
          </w:rPr>
        </w:r>
        <w:r>
          <w:rPr>
            <w:noProof/>
            <w:webHidden/>
          </w:rPr>
          <w:fldChar w:fldCharType="separate"/>
        </w:r>
        <w:r>
          <w:rPr>
            <w:noProof/>
            <w:webHidden/>
          </w:rPr>
          <w:t>31</w:t>
        </w:r>
        <w:r>
          <w:rPr>
            <w:noProof/>
            <w:webHidden/>
          </w:rPr>
          <w:fldChar w:fldCharType="end"/>
        </w:r>
      </w:hyperlink>
    </w:p>
    <w:p w14:paraId="65E5519D" w14:textId="32AC4DF8"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81" w:history="1">
        <w:r w:rsidRPr="00902BFF">
          <w:rPr>
            <w:rStyle w:val="Lienhypertexte"/>
            <w:noProof/>
          </w:rPr>
          <w:t>2.2.3.9</w:t>
        </w:r>
        <w:r>
          <w:rPr>
            <w:noProof/>
            <w:kern w:val="2"/>
            <w:sz w:val="24"/>
            <w:szCs w:val="24"/>
            <w:lang w:val="fr-FR" w:eastAsia="fr-FR"/>
            <w14:ligatures w14:val="standardContextual"/>
          </w:rPr>
          <w:tab/>
        </w:r>
        <w:r w:rsidRPr="00902BFF">
          <w:rPr>
            <w:rStyle w:val="Lienhypertexte"/>
            <w:noProof/>
          </w:rPr>
          <w:t>Le soutien méthodologique</w:t>
        </w:r>
        <w:r>
          <w:rPr>
            <w:noProof/>
            <w:webHidden/>
          </w:rPr>
          <w:tab/>
        </w:r>
        <w:r>
          <w:rPr>
            <w:noProof/>
            <w:webHidden/>
          </w:rPr>
          <w:fldChar w:fldCharType="begin"/>
        </w:r>
        <w:r>
          <w:rPr>
            <w:noProof/>
            <w:webHidden/>
          </w:rPr>
          <w:instrText xml:space="preserve"> PAGEREF _Toc223448081 \h </w:instrText>
        </w:r>
        <w:r>
          <w:rPr>
            <w:noProof/>
            <w:webHidden/>
          </w:rPr>
        </w:r>
        <w:r>
          <w:rPr>
            <w:noProof/>
            <w:webHidden/>
          </w:rPr>
          <w:fldChar w:fldCharType="separate"/>
        </w:r>
        <w:r>
          <w:rPr>
            <w:noProof/>
            <w:webHidden/>
          </w:rPr>
          <w:t>31</w:t>
        </w:r>
        <w:r>
          <w:rPr>
            <w:noProof/>
            <w:webHidden/>
          </w:rPr>
          <w:fldChar w:fldCharType="end"/>
        </w:r>
      </w:hyperlink>
    </w:p>
    <w:p w14:paraId="2978CF60" w14:textId="56B9137B"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82" w:history="1">
        <w:r w:rsidRPr="00902BFF">
          <w:rPr>
            <w:rStyle w:val="Lienhypertexte"/>
            <w:noProof/>
          </w:rPr>
          <w:t>2.2.3.10</w:t>
        </w:r>
        <w:r>
          <w:rPr>
            <w:noProof/>
            <w:kern w:val="2"/>
            <w:sz w:val="24"/>
            <w:szCs w:val="24"/>
            <w:lang w:val="fr-FR" w:eastAsia="fr-FR"/>
            <w14:ligatures w14:val="standardContextual"/>
          </w:rPr>
          <w:tab/>
        </w:r>
        <w:r w:rsidRPr="00902BFF">
          <w:rPr>
            <w:rStyle w:val="Lienhypertexte"/>
            <w:noProof/>
          </w:rPr>
          <w:t>La semaine de révision</w:t>
        </w:r>
        <w:r>
          <w:rPr>
            <w:noProof/>
            <w:webHidden/>
          </w:rPr>
          <w:tab/>
        </w:r>
        <w:r>
          <w:rPr>
            <w:noProof/>
            <w:webHidden/>
          </w:rPr>
          <w:fldChar w:fldCharType="begin"/>
        </w:r>
        <w:r>
          <w:rPr>
            <w:noProof/>
            <w:webHidden/>
          </w:rPr>
          <w:instrText xml:space="preserve"> PAGEREF _Toc223448082 \h </w:instrText>
        </w:r>
        <w:r>
          <w:rPr>
            <w:noProof/>
            <w:webHidden/>
          </w:rPr>
        </w:r>
        <w:r>
          <w:rPr>
            <w:noProof/>
            <w:webHidden/>
          </w:rPr>
          <w:fldChar w:fldCharType="separate"/>
        </w:r>
        <w:r>
          <w:rPr>
            <w:noProof/>
            <w:webHidden/>
          </w:rPr>
          <w:t>31</w:t>
        </w:r>
        <w:r>
          <w:rPr>
            <w:noProof/>
            <w:webHidden/>
          </w:rPr>
          <w:fldChar w:fldCharType="end"/>
        </w:r>
      </w:hyperlink>
    </w:p>
    <w:p w14:paraId="1AB85977" w14:textId="059B4A48"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83" w:history="1">
        <w:r w:rsidRPr="00902BFF">
          <w:rPr>
            <w:rStyle w:val="Lienhypertexte"/>
            <w:noProof/>
          </w:rPr>
          <w:t>2.2.4</w:t>
        </w:r>
        <w:r>
          <w:rPr>
            <w:noProof/>
            <w:kern w:val="2"/>
            <w:sz w:val="24"/>
            <w:szCs w:val="24"/>
            <w:lang w:val="fr-FR" w:eastAsia="fr-FR"/>
            <w14:ligatures w14:val="standardContextual"/>
          </w:rPr>
          <w:tab/>
        </w:r>
        <w:r w:rsidRPr="00902BFF">
          <w:rPr>
            <w:rStyle w:val="Lienhypertexte"/>
            <w:noProof/>
          </w:rPr>
          <w:t>Le suivi et l’accompagnement des jeunes bénéficiaires</w:t>
        </w:r>
        <w:r>
          <w:rPr>
            <w:noProof/>
            <w:webHidden/>
          </w:rPr>
          <w:tab/>
        </w:r>
        <w:r>
          <w:rPr>
            <w:noProof/>
            <w:webHidden/>
          </w:rPr>
          <w:fldChar w:fldCharType="begin"/>
        </w:r>
        <w:r>
          <w:rPr>
            <w:noProof/>
            <w:webHidden/>
          </w:rPr>
          <w:instrText xml:space="preserve"> PAGEREF _Toc223448083 \h </w:instrText>
        </w:r>
        <w:r>
          <w:rPr>
            <w:noProof/>
            <w:webHidden/>
          </w:rPr>
        </w:r>
        <w:r>
          <w:rPr>
            <w:noProof/>
            <w:webHidden/>
          </w:rPr>
          <w:fldChar w:fldCharType="separate"/>
        </w:r>
        <w:r>
          <w:rPr>
            <w:noProof/>
            <w:webHidden/>
          </w:rPr>
          <w:t>31</w:t>
        </w:r>
        <w:r>
          <w:rPr>
            <w:noProof/>
            <w:webHidden/>
          </w:rPr>
          <w:fldChar w:fldCharType="end"/>
        </w:r>
      </w:hyperlink>
    </w:p>
    <w:p w14:paraId="2D4CD790" w14:textId="3123E307"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84" w:history="1">
        <w:r w:rsidRPr="00902BFF">
          <w:rPr>
            <w:rStyle w:val="Lienhypertexte"/>
            <w:noProof/>
          </w:rPr>
          <w:t>2.2.4.1</w:t>
        </w:r>
        <w:r>
          <w:rPr>
            <w:noProof/>
            <w:kern w:val="2"/>
            <w:sz w:val="24"/>
            <w:szCs w:val="24"/>
            <w:lang w:val="fr-FR" w:eastAsia="fr-FR"/>
            <w14:ligatures w14:val="standardContextual"/>
          </w:rPr>
          <w:tab/>
        </w:r>
        <w:r w:rsidRPr="00902BFF">
          <w:rPr>
            <w:rStyle w:val="Lienhypertexte"/>
            <w:noProof/>
          </w:rPr>
          <w:t>L’intégration</w:t>
        </w:r>
        <w:r>
          <w:rPr>
            <w:noProof/>
            <w:webHidden/>
          </w:rPr>
          <w:tab/>
        </w:r>
        <w:r>
          <w:rPr>
            <w:noProof/>
            <w:webHidden/>
          </w:rPr>
          <w:fldChar w:fldCharType="begin"/>
        </w:r>
        <w:r>
          <w:rPr>
            <w:noProof/>
            <w:webHidden/>
          </w:rPr>
          <w:instrText xml:space="preserve"> PAGEREF _Toc223448084 \h </w:instrText>
        </w:r>
        <w:r>
          <w:rPr>
            <w:noProof/>
            <w:webHidden/>
          </w:rPr>
        </w:r>
        <w:r>
          <w:rPr>
            <w:noProof/>
            <w:webHidden/>
          </w:rPr>
          <w:fldChar w:fldCharType="separate"/>
        </w:r>
        <w:r>
          <w:rPr>
            <w:noProof/>
            <w:webHidden/>
          </w:rPr>
          <w:t>32</w:t>
        </w:r>
        <w:r>
          <w:rPr>
            <w:noProof/>
            <w:webHidden/>
          </w:rPr>
          <w:fldChar w:fldCharType="end"/>
        </w:r>
      </w:hyperlink>
    </w:p>
    <w:p w14:paraId="77F68507" w14:textId="6B927E00"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85" w:history="1">
        <w:r w:rsidRPr="00902BFF">
          <w:rPr>
            <w:rStyle w:val="Lienhypertexte"/>
            <w:noProof/>
          </w:rPr>
          <w:t>2.2.4.2</w:t>
        </w:r>
        <w:r>
          <w:rPr>
            <w:noProof/>
            <w:kern w:val="2"/>
            <w:sz w:val="24"/>
            <w:szCs w:val="24"/>
            <w:lang w:val="fr-FR" w:eastAsia="fr-FR"/>
            <w14:ligatures w14:val="standardContextual"/>
          </w:rPr>
          <w:tab/>
        </w:r>
        <w:r w:rsidRPr="00902BFF">
          <w:rPr>
            <w:rStyle w:val="Lienhypertexte"/>
            <w:noProof/>
          </w:rPr>
          <w:t>Les Visites à Domicile</w:t>
        </w:r>
        <w:r>
          <w:rPr>
            <w:noProof/>
            <w:webHidden/>
          </w:rPr>
          <w:tab/>
        </w:r>
        <w:r>
          <w:rPr>
            <w:noProof/>
            <w:webHidden/>
          </w:rPr>
          <w:fldChar w:fldCharType="begin"/>
        </w:r>
        <w:r>
          <w:rPr>
            <w:noProof/>
            <w:webHidden/>
          </w:rPr>
          <w:instrText xml:space="preserve"> PAGEREF _Toc223448085 \h </w:instrText>
        </w:r>
        <w:r>
          <w:rPr>
            <w:noProof/>
            <w:webHidden/>
          </w:rPr>
        </w:r>
        <w:r>
          <w:rPr>
            <w:noProof/>
            <w:webHidden/>
          </w:rPr>
          <w:fldChar w:fldCharType="separate"/>
        </w:r>
        <w:r>
          <w:rPr>
            <w:noProof/>
            <w:webHidden/>
          </w:rPr>
          <w:t>32</w:t>
        </w:r>
        <w:r>
          <w:rPr>
            <w:noProof/>
            <w:webHidden/>
          </w:rPr>
          <w:fldChar w:fldCharType="end"/>
        </w:r>
      </w:hyperlink>
    </w:p>
    <w:p w14:paraId="475A55F4" w14:textId="7B994D7B"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86" w:history="1">
        <w:r w:rsidRPr="00902BFF">
          <w:rPr>
            <w:rStyle w:val="Lienhypertexte"/>
            <w:noProof/>
          </w:rPr>
          <w:t>2.2.4.3</w:t>
        </w:r>
        <w:r>
          <w:rPr>
            <w:noProof/>
            <w:kern w:val="2"/>
            <w:sz w:val="24"/>
            <w:szCs w:val="24"/>
            <w:lang w:val="fr-FR" w:eastAsia="fr-FR"/>
            <w14:ligatures w14:val="standardContextual"/>
          </w:rPr>
          <w:tab/>
        </w:r>
        <w:r w:rsidRPr="00902BFF">
          <w:rPr>
            <w:rStyle w:val="Lienhypertexte"/>
            <w:noProof/>
          </w:rPr>
          <w:t>Les entretiens</w:t>
        </w:r>
        <w:r>
          <w:rPr>
            <w:noProof/>
            <w:webHidden/>
          </w:rPr>
          <w:tab/>
        </w:r>
        <w:r>
          <w:rPr>
            <w:noProof/>
            <w:webHidden/>
          </w:rPr>
          <w:fldChar w:fldCharType="begin"/>
        </w:r>
        <w:r>
          <w:rPr>
            <w:noProof/>
            <w:webHidden/>
          </w:rPr>
          <w:instrText xml:space="preserve"> PAGEREF _Toc223448086 \h </w:instrText>
        </w:r>
        <w:r>
          <w:rPr>
            <w:noProof/>
            <w:webHidden/>
          </w:rPr>
        </w:r>
        <w:r>
          <w:rPr>
            <w:noProof/>
            <w:webHidden/>
          </w:rPr>
          <w:fldChar w:fldCharType="separate"/>
        </w:r>
        <w:r>
          <w:rPr>
            <w:noProof/>
            <w:webHidden/>
          </w:rPr>
          <w:t>32</w:t>
        </w:r>
        <w:r>
          <w:rPr>
            <w:noProof/>
            <w:webHidden/>
          </w:rPr>
          <w:fldChar w:fldCharType="end"/>
        </w:r>
      </w:hyperlink>
    </w:p>
    <w:p w14:paraId="6FA04795" w14:textId="49781FFE"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87" w:history="1">
        <w:r w:rsidRPr="00902BFF">
          <w:rPr>
            <w:rStyle w:val="Lienhypertexte"/>
            <w:noProof/>
          </w:rPr>
          <w:t>2.2.4.4</w:t>
        </w:r>
        <w:r>
          <w:rPr>
            <w:noProof/>
            <w:kern w:val="2"/>
            <w:sz w:val="24"/>
            <w:szCs w:val="24"/>
            <w:lang w:val="fr-FR" w:eastAsia="fr-FR"/>
            <w14:ligatures w14:val="standardContextual"/>
          </w:rPr>
          <w:tab/>
        </w:r>
        <w:r w:rsidRPr="00902BFF">
          <w:rPr>
            <w:rStyle w:val="Lienhypertexte"/>
            <w:noProof/>
          </w:rPr>
          <w:t>Les convocations des parents</w:t>
        </w:r>
        <w:r>
          <w:rPr>
            <w:noProof/>
            <w:webHidden/>
          </w:rPr>
          <w:tab/>
        </w:r>
        <w:r>
          <w:rPr>
            <w:noProof/>
            <w:webHidden/>
          </w:rPr>
          <w:fldChar w:fldCharType="begin"/>
        </w:r>
        <w:r>
          <w:rPr>
            <w:noProof/>
            <w:webHidden/>
          </w:rPr>
          <w:instrText xml:space="preserve"> PAGEREF _Toc223448087 \h </w:instrText>
        </w:r>
        <w:r>
          <w:rPr>
            <w:noProof/>
            <w:webHidden/>
          </w:rPr>
        </w:r>
        <w:r>
          <w:rPr>
            <w:noProof/>
            <w:webHidden/>
          </w:rPr>
          <w:fldChar w:fldCharType="separate"/>
        </w:r>
        <w:r>
          <w:rPr>
            <w:noProof/>
            <w:webHidden/>
          </w:rPr>
          <w:t>33</w:t>
        </w:r>
        <w:r>
          <w:rPr>
            <w:noProof/>
            <w:webHidden/>
          </w:rPr>
          <w:fldChar w:fldCharType="end"/>
        </w:r>
      </w:hyperlink>
    </w:p>
    <w:p w14:paraId="72E70614" w14:textId="08FB74AB"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88" w:history="1">
        <w:r w:rsidRPr="00902BFF">
          <w:rPr>
            <w:rStyle w:val="Lienhypertexte"/>
            <w:noProof/>
          </w:rPr>
          <w:t>2.2.4.5</w:t>
        </w:r>
        <w:r>
          <w:rPr>
            <w:noProof/>
            <w:kern w:val="2"/>
            <w:sz w:val="24"/>
            <w:szCs w:val="24"/>
            <w:lang w:val="fr-FR" w:eastAsia="fr-FR"/>
            <w14:ligatures w14:val="standardContextual"/>
          </w:rPr>
          <w:tab/>
        </w:r>
        <w:r w:rsidRPr="00902BFF">
          <w:rPr>
            <w:rStyle w:val="Lienhypertexte"/>
            <w:noProof/>
          </w:rPr>
          <w:t>Le COED</w:t>
        </w:r>
        <w:r>
          <w:rPr>
            <w:noProof/>
            <w:webHidden/>
          </w:rPr>
          <w:tab/>
        </w:r>
        <w:r>
          <w:rPr>
            <w:noProof/>
            <w:webHidden/>
          </w:rPr>
          <w:fldChar w:fldCharType="begin"/>
        </w:r>
        <w:r>
          <w:rPr>
            <w:noProof/>
            <w:webHidden/>
          </w:rPr>
          <w:instrText xml:space="preserve"> PAGEREF _Toc223448088 \h </w:instrText>
        </w:r>
        <w:r>
          <w:rPr>
            <w:noProof/>
            <w:webHidden/>
          </w:rPr>
        </w:r>
        <w:r>
          <w:rPr>
            <w:noProof/>
            <w:webHidden/>
          </w:rPr>
          <w:fldChar w:fldCharType="separate"/>
        </w:r>
        <w:r>
          <w:rPr>
            <w:noProof/>
            <w:webHidden/>
          </w:rPr>
          <w:t>33</w:t>
        </w:r>
        <w:r>
          <w:rPr>
            <w:noProof/>
            <w:webHidden/>
          </w:rPr>
          <w:fldChar w:fldCharType="end"/>
        </w:r>
      </w:hyperlink>
    </w:p>
    <w:p w14:paraId="23E11D49" w14:textId="694579CA"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89" w:history="1">
        <w:r w:rsidRPr="00902BFF">
          <w:rPr>
            <w:rStyle w:val="Lienhypertexte"/>
            <w:noProof/>
          </w:rPr>
          <w:t>2.2.4.6</w:t>
        </w:r>
        <w:r>
          <w:rPr>
            <w:noProof/>
            <w:kern w:val="2"/>
            <w:sz w:val="24"/>
            <w:szCs w:val="24"/>
            <w:lang w:val="fr-FR" w:eastAsia="fr-FR"/>
            <w14:ligatures w14:val="standardContextual"/>
          </w:rPr>
          <w:tab/>
        </w:r>
        <w:r w:rsidRPr="00902BFF">
          <w:rPr>
            <w:rStyle w:val="Lienhypertexte"/>
            <w:noProof/>
          </w:rPr>
          <w:t>La découverte des métiers</w:t>
        </w:r>
        <w:r>
          <w:rPr>
            <w:noProof/>
            <w:webHidden/>
          </w:rPr>
          <w:tab/>
        </w:r>
        <w:r>
          <w:rPr>
            <w:noProof/>
            <w:webHidden/>
          </w:rPr>
          <w:fldChar w:fldCharType="begin"/>
        </w:r>
        <w:r>
          <w:rPr>
            <w:noProof/>
            <w:webHidden/>
          </w:rPr>
          <w:instrText xml:space="preserve"> PAGEREF _Toc223448089 \h </w:instrText>
        </w:r>
        <w:r>
          <w:rPr>
            <w:noProof/>
            <w:webHidden/>
          </w:rPr>
        </w:r>
        <w:r>
          <w:rPr>
            <w:noProof/>
            <w:webHidden/>
          </w:rPr>
          <w:fldChar w:fldCharType="separate"/>
        </w:r>
        <w:r>
          <w:rPr>
            <w:noProof/>
            <w:webHidden/>
          </w:rPr>
          <w:t>33</w:t>
        </w:r>
        <w:r>
          <w:rPr>
            <w:noProof/>
            <w:webHidden/>
          </w:rPr>
          <w:fldChar w:fldCharType="end"/>
        </w:r>
      </w:hyperlink>
    </w:p>
    <w:p w14:paraId="0E2D4247" w14:textId="1F1FBC7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90" w:history="1">
        <w:r w:rsidRPr="00902BFF">
          <w:rPr>
            <w:rStyle w:val="Lienhypertexte"/>
            <w:noProof/>
          </w:rPr>
          <w:t>2.2.4.7</w:t>
        </w:r>
        <w:r>
          <w:rPr>
            <w:noProof/>
            <w:kern w:val="2"/>
            <w:sz w:val="24"/>
            <w:szCs w:val="24"/>
            <w:lang w:val="fr-FR" w:eastAsia="fr-FR"/>
            <w14:ligatures w14:val="standardContextual"/>
          </w:rPr>
          <w:tab/>
        </w:r>
        <w:r w:rsidRPr="00902BFF">
          <w:rPr>
            <w:rStyle w:val="Lienhypertexte"/>
            <w:noProof/>
          </w:rPr>
          <w:t>Le tournoi sportif</w:t>
        </w:r>
        <w:r>
          <w:rPr>
            <w:noProof/>
            <w:webHidden/>
          </w:rPr>
          <w:tab/>
        </w:r>
        <w:r>
          <w:rPr>
            <w:noProof/>
            <w:webHidden/>
          </w:rPr>
          <w:fldChar w:fldCharType="begin"/>
        </w:r>
        <w:r>
          <w:rPr>
            <w:noProof/>
            <w:webHidden/>
          </w:rPr>
          <w:instrText xml:space="preserve"> PAGEREF _Toc223448090 \h </w:instrText>
        </w:r>
        <w:r>
          <w:rPr>
            <w:noProof/>
            <w:webHidden/>
          </w:rPr>
        </w:r>
        <w:r>
          <w:rPr>
            <w:noProof/>
            <w:webHidden/>
          </w:rPr>
          <w:fldChar w:fldCharType="separate"/>
        </w:r>
        <w:r>
          <w:rPr>
            <w:noProof/>
            <w:webHidden/>
          </w:rPr>
          <w:t>33</w:t>
        </w:r>
        <w:r>
          <w:rPr>
            <w:noProof/>
            <w:webHidden/>
          </w:rPr>
          <w:fldChar w:fldCharType="end"/>
        </w:r>
      </w:hyperlink>
    </w:p>
    <w:p w14:paraId="79545F94" w14:textId="3F4BA32B"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91" w:history="1">
        <w:r w:rsidRPr="00902BFF">
          <w:rPr>
            <w:rStyle w:val="Lienhypertexte"/>
            <w:noProof/>
          </w:rPr>
          <w:t>2.2.4.8</w:t>
        </w:r>
        <w:r>
          <w:rPr>
            <w:noProof/>
            <w:kern w:val="2"/>
            <w:sz w:val="24"/>
            <w:szCs w:val="24"/>
            <w:lang w:val="fr-FR" w:eastAsia="fr-FR"/>
            <w14:ligatures w14:val="standardContextual"/>
          </w:rPr>
          <w:tab/>
        </w:r>
        <w:r w:rsidRPr="00902BFF">
          <w:rPr>
            <w:rStyle w:val="Lienhypertexte"/>
            <w:noProof/>
          </w:rPr>
          <w:t>Les oraux des terminales</w:t>
        </w:r>
        <w:r>
          <w:rPr>
            <w:noProof/>
            <w:webHidden/>
          </w:rPr>
          <w:tab/>
        </w:r>
        <w:r>
          <w:rPr>
            <w:noProof/>
            <w:webHidden/>
          </w:rPr>
          <w:fldChar w:fldCharType="begin"/>
        </w:r>
        <w:r>
          <w:rPr>
            <w:noProof/>
            <w:webHidden/>
          </w:rPr>
          <w:instrText xml:space="preserve"> PAGEREF _Toc223448091 \h </w:instrText>
        </w:r>
        <w:r>
          <w:rPr>
            <w:noProof/>
            <w:webHidden/>
          </w:rPr>
        </w:r>
        <w:r>
          <w:rPr>
            <w:noProof/>
            <w:webHidden/>
          </w:rPr>
          <w:fldChar w:fldCharType="separate"/>
        </w:r>
        <w:r>
          <w:rPr>
            <w:noProof/>
            <w:webHidden/>
          </w:rPr>
          <w:t>33</w:t>
        </w:r>
        <w:r>
          <w:rPr>
            <w:noProof/>
            <w:webHidden/>
          </w:rPr>
          <w:fldChar w:fldCharType="end"/>
        </w:r>
      </w:hyperlink>
    </w:p>
    <w:p w14:paraId="34E39D0A" w14:textId="71C3BFA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92" w:history="1">
        <w:r w:rsidRPr="00902BFF">
          <w:rPr>
            <w:rStyle w:val="Lienhypertexte"/>
            <w:noProof/>
          </w:rPr>
          <w:t>2.2.5</w:t>
        </w:r>
        <w:r>
          <w:rPr>
            <w:noProof/>
            <w:kern w:val="2"/>
            <w:sz w:val="24"/>
            <w:szCs w:val="24"/>
            <w:lang w:val="fr-FR" w:eastAsia="fr-FR"/>
            <w14:ligatures w14:val="standardContextual"/>
          </w:rPr>
          <w:tab/>
        </w:r>
        <w:r w:rsidRPr="00902BFF">
          <w:rPr>
            <w:rStyle w:val="Lienhypertexte"/>
            <w:noProof/>
          </w:rPr>
          <w:t>Les partenaires de l’Internat d’excellence</w:t>
        </w:r>
        <w:r>
          <w:rPr>
            <w:noProof/>
            <w:webHidden/>
          </w:rPr>
          <w:tab/>
        </w:r>
        <w:r>
          <w:rPr>
            <w:noProof/>
            <w:webHidden/>
          </w:rPr>
          <w:fldChar w:fldCharType="begin"/>
        </w:r>
        <w:r>
          <w:rPr>
            <w:noProof/>
            <w:webHidden/>
          </w:rPr>
          <w:instrText xml:space="preserve"> PAGEREF _Toc223448092 \h </w:instrText>
        </w:r>
        <w:r>
          <w:rPr>
            <w:noProof/>
            <w:webHidden/>
          </w:rPr>
        </w:r>
        <w:r>
          <w:rPr>
            <w:noProof/>
            <w:webHidden/>
          </w:rPr>
          <w:fldChar w:fldCharType="separate"/>
        </w:r>
        <w:r>
          <w:rPr>
            <w:noProof/>
            <w:webHidden/>
          </w:rPr>
          <w:t>34</w:t>
        </w:r>
        <w:r>
          <w:rPr>
            <w:noProof/>
            <w:webHidden/>
          </w:rPr>
          <w:fldChar w:fldCharType="end"/>
        </w:r>
      </w:hyperlink>
    </w:p>
    <w:p w14:paraId="1B0C4E3E" w14:textId="738B0DDC"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093" w:history="1">
        <w:r w:rsidRPr="00902BFF">
          <w:rPr>
            <w:rStyle w:val="Lienhypertexte"/>
            <w:noProof/>
          </w:rPr>
          <w:t>2.3</w:t>
        </w:r>
        <w:r>
          <w:rPr>
            <w:noProof/>
            <w:kern w:val="2"/>
            <w:sz w:val="24"/>
            <w:szCs w:val="24"/>
            <w:lang w:val="fr-FR" w:eastAsia="fr-FR"/>
            <w14:ligatures w14:val="standardContextual"/>
          </w:rPr>
          <w:tab/>
        </w:r>
        <w:r w:rsidRPr="00902BFF">
          <w:rPr>
            <w:rStyle w:val="Lienhypertexte"/>
            <w:noProof/>
          </w:rPr>
          <w:t>Les Foyers D’excellence</w:t>
        </w:r>
        <w:r>
          <w:rPr>
            <w:noProof/>
            <w:webHidden/>
          </w:rPr>
          <w:tab/>
        </w:r>
        <w:r>
          <w:rPr>
            <w:noProof/>
            <w:webHidden/>
          </w:rPr>
          <w:fldChar w:fldCharType="begin"/>
        </w:r>
        <w:r>
          <w:rPr>
            <w:noProof/>
            <w:webHidden/>
          </w:rPr>
          <w:instrText xml:space="preserve"> PAGEREF _Toc223448093 \h </w:instrText>
        </w:r>
        <w:r>
          <w:rPr>
            <w:noProof/>
            <w:webHidden/>
          </w:rPr>
        </w:r>
        <w:r>
          <w:rPr>
            <w:noProof/>
            <w:webHidden/>
          </w:rPr>
          <w:fldChar w:fldCharType="separate"/>
        </w:r>
        <w:r>
          <w:rPr>
            <w:noProof/>
            <w:webHidden/>
          </w:rPr>
          <w:t>34</w:t>
        </w:r>
        <w:r>
          <w:rPr>
            <w:noProof/>
            <w:webHidden/>
          </w:rPr>
          <w:fldChar w:fldCharType="end"/>
        </w:r>
      </w:hyperlink>
    </w:p>
    <w:p w14:paraId="4222708C" w14:textId="5D9515D3"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94" w:history="1">
        <w:r w:rsidRPr="00902BFF">
          <w:rPr>
            <w:rStyle w:val="Lienhypertexte"/>
            <w:noProof/>
          </w:rPr>
          <w:t>2.3.1</w:t>
        </w:r>
        <w:r>
          <w:rPr>
            <w:noProof/>
            <w:kern w:val="2"/>
            <w:sz w:val="24"/>
            <w:szCs w:val="24"/>
            <w:lang w:val="fr-FR" w:eastAsia="fr-FR"/>
            <w14:ligatures w14:val="standardContextual"/>
          </w:rPr>
          <w:tab/>
        </w:r>
        <w:r w:rsidRPr="00902BFF">
          <w:rPr>
            <w:rStyle w:val="Lienhypertexte"/>
            <w:noProof/>
          </w:rPr>
          <w:t>Les jeunes bénéficiaires</w:t>
        </w:r>
        <w:r>
          <w:rPr>
            <w:noProof/>
            <w:webHidden/>
          </w:rPr>
          <w:tab/>
        </w:r>
        <w:r>
          <w:rPr>
            <w:noProof/>
            <w:webHidden/>
          </w:rPr>
          <w:fldChar w:fldCharType="begin"/>
        </w:r>
        <w:r>
          <w:rPr>
            <w:noProof/>
            <w:webHidden/>
          </w:rPr>
          <w:instrText xml:space="preserve"> PAGEREF _Toc223448094 \h </w:instrText>
        </w:r>
        <w:r>
          <w:rPr>
            <w:noProof/>
            <w:webHidden/>
          </w:rPr>
        </w:r>
        <w:r>
          <w:rPr>
            <w:noProof/>
            <w:webHidden/>
          </w:rPr>
          <w:fldChar w:fldCharType="separate"/>
        </w:r>
        <w:r>
          <w:rPr>
            <w:noProof/>
            <w:webHidden/>
          </w:rPr>
          <w:t>34</w:t>
        </w:r>
        <w:r>
          <w:rPr>
            <w:noProof/>
            <w:webHidden/>
          </w:rPr>
          <w:fldChar w:fldCharType="end"/>
        </w:r>
      </w:hyperlink>
    </w:p>
    <w:p w14:paraId="3E448466" w14:textId="4B29D6F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95" w:history="1">
        <w:r w:rsidRPr="00902BFF">
          <w:rPr>
            <w:rStyle w:val="Lienhypertexte"/>
            <w:noProof/>
          </w:rPr>
          <w:t>2.3.2</w:t>
        </w:r>
        <w:r>
          <w:rPr>
            <w:noProof/>
            <w:kern w:val="2"/>
            <w:sz w:val="24"/>
            <w:szCs w:val="24"/>
            <w:lang w:val="fr-FR" w:eastAsia="fr-FR"/>
            <w14:ligatures w14:val="standardContextual"/>
          </w:rPr>
          <w:tab/>
        </w:r>
        <w:r w:rsidRPr="00902BFF">
          <w:rPr>
            <w:rStyle w:val="Lienhypertexte"/>
            <w:noProof/>
          </w:rPr>
          <w:t>Le fonctionnement du foyer d’Excellence</w:t>
        </w:r>
        <w:r>
          <w:rPr>
            <w:noProof/>
            <w:webHidden/>
          </w:rPr>
          <w:tab/>
        </w:r>
        <w:r>
          <w:rPr>
            <w:noProof/>
            <w:webHidden/>
          </w:rPr>
          <w:fldChar w:fldCharType="begin"/>
        </w:r>
        <w:r>
          <w:rPr>
            <w:noProof/>
            <w:webHidden/>
          </w:rPr>
          <w:instrText xml:space="preserve"> PAGEREF _Toc223448095 \h </w:instrText>
        </w:r>
        <w:r>
          <w:rPr>
            <w:noProof/>
            <w:webHidden/>
          </w:rPr>
        </w:r>
        <w:r>
          <w:rPr>
            <w:noProof/>
            <w:webHidden/>
          </w:rPr>
          <w:fldChar w:fldCharType="separate"/>
        </w:r>
        <w:r>
          <w:rPr>
            <w:noProof/>
            <w:webHidden/>
          </w:rPr>
          <w:t>34</w:t>
        </w:r>
        <w:r>
          <w:rPr>
            <w:noProof/>
            <w:webHidden/>
          </w:rPr>
          <w:fldChar w:fldCharType="end"/>
        </w:r>
      </w:hyperlink>
    </w:p>
    <w:p w14:paraId="65981937" w14:textId="136F7670"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96" w:history="1">
        <w:r w:rsidRPr="00902BFF">
          <w:rPr>
            <w:rStyle w:val="Lienhypertexte"/>
            <w:noProof/>
          </w:rPr>
          <w:t>2.3.2.1</w:t>
        </w:r>
        <w:r>
          <w:rPr>
            <w:noProof/>
            <w:kern w:val="2"/>
            <w:sz w:val="24"/>
            <w:szCs w:val="24"/>
            <w:lang w:val="fr-FR" w:eastAsia="fr-FR"/>
            <w14:ligatures w14:val="standardContextual"/>
          </w:rPr>
          <w:tab/>
        </w:r>
        <w:r w:rsidRPr="00902BFF">
          <w:rPr>
            <w:rStyle w:val="Lienhypertexte"/>
            <w:noProof/>
          </w:rPr>
          <w:t>La journée-type</w:t>
        </w:r>
        <w:r>
          <w:rPr>
            <w:noProof/>
            <w:webHidden/>
          </w:rPr>
          <w:tab/>
        </w:r>
        <w:r>
          <w:rPr>
            <w:noProof/>
            <w:webHidden/>
          </w:rPr>
          <w:fldChar w:fldCharType="begin"/>
        </w:r>
        <w:r>
          <w:rPr>
            <w:noProof/>
            <w:webHidden/>
          </w:rPr>
          <w:instrText xml:space="preserve"> PAGEREF _Toc223448096 \h </w:instrText>
        </w:r>
        <w:r>
          <w:rPr>
            <w:noProof/>
            <w:webHidden/>
          </w:rPr>
        </w:r>
        <w:r>
          <w:rPr>
            <w:noProof/>
            <w:webHidden/>
          </w:rPr>
          <w:fldChar w:fldCharType="separate"/>
        </w:r>
        <w:r>
          <w:rPr>
            <w:noProof/>
            <w:webHidden/>
          </w:rPr>
          <w:t>34</w:t>
        </w:r>
        <w:r>
          <w:rPr>
            <w:noProof/>
            <w:webHidden/>
          </w:rPr>
          <w:fldChar w:fldCharType="end"/>
        </w:r>
      </w:hyperlink>
    </w:p>
    <w:p w14:paraId="170C3CDB" w14:textId="6D345F05"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97" w:history="1">
        <w:r w:rsidRPr="00902BFF">
          <w:rPr>
            <w:rStyle w:val="Lienhypertexte"/>
            <w:noProof/>
          </w:rPr>
          <w:t>2.3.2.2</w:t>
        </w:r>
        <w:r>
          <w:rPr>
            <w:noProof/>
            <w:kern w:val="2"/>
            <w:sz w:val="24"/>
            <w:szCs w:val="24"/>
            <w:lang w:val="fr-FR" w:eastAsia="fr-FR"/>
            <w14:ligatures w14:val="standardContextual"/>
          </w:rPr>
          <w:tab/>
        </w:r>
        <w:r w:rsidRPr="00902BFF">
          <w:rPr>
            <w:rStyle w:val="Lienhypertexte"/>
            <w:noProof/>
          </w:rPr>
          <w:t>Les week-ends</w:t>
        </w:r>
        <w:r>
          <w:rPr>
            <w:noProof/>
            <w:webHidden/>
          </w:rPr>
          <w:tab/>
        </w:r>
        <w:r>
          <w:rPr>
            <w:noProof/>
            <w:webHidden/>
          </w:rPr>
          <w:fldChar w:fldCharType="begin"/>
        </w:r>
        <w:r>
          <w:rPr>
            <w:noProof/>
            <w:webHidden/>
          </w:rPr>
          <w:instrText xml:space="preserve"> PAGEREF _Toc223448097 \h </w:instrText>
        </w:r>
        <w:r>
          <w:rPr>
            <w:noProof/>
            <w:webHidden/>
          </w:rPr>
        </w:r>
        <w:r>
          <w:rPr>
            <w:noProof/>
            <w:webHidden/>
          </w:rPr>
          <w:fldChar w:fldCharType="separate"/>
        </w:r>
        <w:r>
          <w:rPr>
            <w:noProof/>
            <w:webHidden/>
          </w:rPr>
          <w:t>34</w:t>
        </w:r>
        <w:r>
          <w:rPr>
            <w:noProof/>
            <w:webHidden/>
          </w:rPr>
          <w:fldChar w:fldCharType="end"/>
        </w:r>
      </w:hyperlink>
    </w:p>
    <w:p w14:paraId="4B876A49" w14:textId="4183575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098" w:history="1">
        <w:r w:rsidRPr="00902BFF">
          <w:rPr>
            <w:rStyle w:val="Lienhypertexte"/>
            <w:noProof/>
          </w:rPr>
          <w:t>2.3.3</w:t>
        </w:r>
        <w:r>
          <w:rPr>
            <w:noProof/>
            <w:kern w:val="2"/>
            <w:sz w:val="24"/>
            <w:szCs w:val="24"/>
            <w:lang w:val="fr-FR" w:eastAsia="fr-FR"/>
            <w14:ligatures w14:val="standardContextual"/>
          </w:rPr>
          <w:tab/>
        </w:r>
        <w:r w:rsidRPr="00902BFF">
          <w:rPr>
            <w:rStyle w:val="Lienhypertexte"/>
            <w:noProof/>
          </w:rPr>
          <w:t>Les activités du foyer d’Excellence</w:t>
        </w:r>
        <w:r>
          <w:rPr>
            <w:noProof/>
            <w:webHidden/>
          </w:rPr>
          <w:tab/>
        </w:r>
        <w:r>
          <w:rPr>
            <w:noProof/>
            <w:webHidden/>
          </w:rPr>
          <w:fldChar w:fldCharType="begin"/>
        </w:r>
        <w:r>
          <w:rPr>
            <w:noProof/>
            <w:webHidden/>
          </w:rPr>
          <w:instrText xml:space="preserve"> PAGEREF _Toc223448098 \h </w:instrText>
        </w:r>
        <w:r>
          <w:rPr>
            <w:noProof/>
            <w:webHidden/>
          </w:rPr>
        </w:r>
        <w:r>
          <w:rPr>
            <w:noProof/>
            <w:webHidden/>
          </w:rPr>
          <w:fldChar w:fldCharType="separate"/>
        </w:r>
        <w:r>
          <w:rPr>
            <w:noProof/>
            <w:webHidden/>
          </w:rPr>
          <w:t>34</w:t>
        </w:r>
        <w:r>
          <w:rPr>
            <w:noProof/>
            <w:webHidden/>
          </w:rPr>
          <w:fldChar w:fldCharType="end"/>
        </w:r>
      </w:hyperlink>
    </w:p>
    <w:p w14:paraId="25054C5C" w14:textId="3A476B61"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099" w:history="1">
        <w:r w:rsidRPr="00902BFF">
          <w:rPr>
            <w:rStyle w:val="Lienhypertexte"/>
            <w:noProof/>
          </w:rPr>
          <w:t>2.3.3.1</w:t>
        </w:r>
        <w:r>
          <w:rPr>
            <w:noProof/>
            <w:kern w:val="2"/>
            <w:sz w:val="24"/>
            <w:szCs w:val="24"/>
            <w:lang w:val="fr-FR" w:eastAsia="fr-FR"/>
            <w14:ligatures w14:val="standardContextual"/>
          </w:rPr>
          <w:tab/>
        </w:r>
        <w:r w:rsidRPr="00902BFF">
          <w:rPr>
            <w:rStyle w:val="Lienhypertexte"/>
            <w:noProof/>
          </w:rPr>
          <w:t>L’entretien de tutorat</w:t>
        </w:r>
        <w:r>
          <w:rPr>
            <w:noProof/>
            <w:webHidden/>
          </w:rPr>
          <w:tab/>
        </w:r>
        <w:r>
          <w:rPr>
            <w:noProof/>
            <w:webHidden/>
          </w:rPr>
          <w:fldChar w:fldCharType="begin"/>
        </w:r>
        <w:r>
          <w:rPr>
            <w:noProof/>
            <w:webHidden/>
          </w:rPr>
          <w:instrText xml:space="preserve"> PAGEREF _Toc223448099 \h </w:instrText>
        </w:r>
        <w:r>
          <w:rPr>
            <w:noProof/>
            <w:webHidden/>
          </w:rPr>
        </w:r>
        <w:r>
          <w:rPr>
            <w:noProof/>
            <w:webHidden/>
          </w:rPr>
          <w:fldChar w:fldCharType="separate"/>
        </w:r>
        <w:r>
          <w:rPr>
            <w:noProof/>
            <w:webHidden/>
          </w:rPr>
          <w:t>34</w:t>
        </w:r>
        <w:r>
          <w:rPr>
            <w:noProof/>
            <w:webHidden/>
          </w:rPr>
          <w:fldChar w:fldCharType="end"/>
        </w:r>
      </w:hyperlink>
    </w:p>
    <w:p w14:paraId="574F3718" w14:textId="56DD9E64"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00" w:history="1">
        <w:r w:rsidRPr="00902BFF">
          <w:rPr>
            <w:rStyle w:val="Lienhypertexte"/>
            <w:noProof/>
          </w:rPr>
          <w:t>2.3.3.2</w:t>
        </w:r>
        <w:r>
          <w:rPr>
            <w:noProof/>
            <w:kern w:val="2"/>
            <w:sz w:val="24"/>
            <w:szCs w:val="24"/>
            <w:lang w:val="fr-FR" w:eastAsia="fr-FR"/>
            <w14:ligatures w14:val="standardContextual"/>
          </w:rPr>
          <w:tab/>
        </w:r>
        <w:r w:rsidRPr="00902BFF">
          <w:rPr>
            <w:rStyle w:val="Lienhypertexte"/>
            <w:noProof/>
          </w:rPr>
          <w:t>L’autogestion de temps</w:t>
        </w:r>
        <w:r>
          <w:rPr>
            <w:noProof/>
            <w:webHidden/>
          </w:rPr>
          <w:tab/>
        </w:r>
        <w:r>
          <w:rPr>
            <w:noProof/>
            <w:webHidden/>
          </w:rPr>
          <w:fldChar w:fldCharType="begin"/>
        </w:r>
        <w:r>
          <w:rPr>
            <w:noProof/>
            <w:webHidden/>
          </w:rPr>
          <w:instrText xml:space="preserve"> PAGEREF _Toc223448100 \h </w:instrText>
        </w:r>
        <w:r>
          <w:rPr>
            <w:noProof/>
            <w:webHidden/>
          </w:rPr>
        </w:r>
        <w:r>
          <w:rPr>
            <w:noProof/>
            <w:webHidden/>
          </w:rPr>
          <w:fldChar w:fldCharType="separate"/>
        </w:r>
        <w:r>
          <w:rPr>
            <w:noProof/>
            <w:webHidden/>
          </w:rPr>
          <w:t>35</w:t>
        </w:r>
        <w:r>
          <w:rPr>
            <w:noProof/>
            <w:webHidden/>
          </w:rPr>
          <w:fldChar w:fldCharType="end"/>
        </w:r>
      </w:hyperlink>
    </w:p>
    <w:p w14:paraId="15016D1C" w14:textId="4CDF89A9"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01" w:history="1">
        <w:r w:rsidRPr="00902BFF">
          <w:rPr>
            <w:rStyle w:val="Lienhypertexte"/>
            <w:noProof/>
          </w:rPr>
          <w:t>2.3.3.3</w:t>
        </w:r>
        <w:r>
          <w:rPr>
            <w:noProof/>
            <w:kern w:val="2"/>
            <w:sz w:val="24"/>
            <w:szCs w:val="24"/>
            <w:lang w:val="fr-FR" w:eastAsia="fr-FR"/>
            <w14:ligatures w14:val="standardContextual"/>
          </w:rPr>
          <w:tab/>
        </w:r>
        <w:r w:rsidRPr="00902BFF">
          <w:rPr>
            <w:rStyle w:val="Lienhypertexte"/>
            <w:noProof/>
          </w:rPr>
          <w:t>L’heure de Vie Foyer</w:t>
        </w:r>
        <w:r>
          <w:rPr>
            <w:noProof/>
            <w:webHidden/>
          </w:rPr>
          <w:tab/>
        </w:r>
        <w:r>
          <w:rPr>
            <w:noProof/>
            <w:webHidden/>
          </w:rPr>
          <w:fldChar w:fldCharType="begin"/>
        </w:r>
        <w:r>
          <w:rPr>
            <w:noProof/>
            <w:webHidden/>
          </w:rPr>
          <w:instrText xml:space="preserve"> PAGEREF _Toc223448101 \h </w:instrText>
        </w:r>
        <w:r>
          <w:rPr>
            <w:noProof/>
            <w:webHidden/>
          </w:rPr>
        </w:r>
        <w:r>
          <w:rPr>
            <w:noProof/>
            <w:webHidden/>
          </w:rPr>
          <w:fldChar w:fldCharType="separate"/>
        </w:r>
        <w:r>
          <w:rPr>
            <w:noProof/>
            <w:webHidden/>
          </w:rPr>
          <w:t>35</w:t>
        </w:r>
        <w:r>
          <w:rPr>
            <w:noProof/>
            <w:webHidden/>
          </w:rPr>
          <w:fldChar w:fldCharType="end"/>
        </w:r>
      </w:hyperlink>
    </w:p>
    <w:p w14:paraId="72C39965" w14:textId="3BBA2B72"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02" w:history="1">
        <w:r w:rsidRPr="00902BFF">
          <w:rPr>
            <w:rStyle w:val="Lienhypertexte"/>
            <w:noProof/>
          </w:rPr>
          <w:t>2.3.3.4</w:t>
        </w:r>
        <w:r>
          <w:rPr>
            <w:noProof/>
            <w:kern w:val="2"/>
            <w:sz w:val="24"/>
            <w:szCs w:val="24"/>
            <w:lang w:val="fr-FR" w:eastAsia="fr-FR"/>
            <w14:ligatures w14:val="standardContextual"/>
          </w:rPr>
          <w:tab/>
        </w:r>
        <w:r w:rsidRPr="00902BFF">
          <w:rPr>
            <w:rStyle w:val="Lienhypertexte"/>
            <w:noProof/>
          </w:rPr>
          <w:t>Le bénévolat ou engagement</w:t>
        </w:r>
        <w:r>
          <w:rPr>
            <w:noProof/>
            <w:webHidden/>
          </w:rPr>
          <w:tab/>
        </w:r>
        <w:r>
          <w:rPr>
            <w:noProof/>
            <w:webHidden/>
          </w:rPr>
          <w:fldChar w:fldCharType="begin"/>
        </w:r>
        <w:r>
          <w:rPr>
            <w:noProof/>
            <w:webHidden/>
          </w:rPr>
          <w:instrText xml:space="preserve"> PAGEREF _Toc223448102 \h </w:instrText>
        </w:r>
        <w:r>
          <w:rPr>
            <w:noProof/>
            <w:webHidden/>
          </w:rPr>
        </w:r>
        <w:r>
          <w:rPr>
            <w:noProof/>
            <w:webHidden/>
          </w:rPr>
          <w:fldChar w:fldCharType="separate"/>
        </w:r>
        <w:r>
          <w:rPr>
            <w:noProof/>
            <w:webHidden/>
          </w:rPr>
          <w:t>35</w:t>
        </w:r>
        <w:r>
          <w:rPr>
            <w:noProof/>
            <w:webHidden/>
          </w:rPr>
          <w:fldChar w:fldCharType="end"/>
        </w:r>
      </w:hyperlink>
    </w:p>
    <w:p w14:paraId="54E0A9CE" w14:textId="51E54A96"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03" w:history="1">
        <w:r w:rsidRPr="00902BFF">
          <w:rPr>
            <w:rStyle w:val="Lienhypertexte"/>
            <w:noProof/>
          </w:rPr>
          <w:t>2.3.3.5</w:t>
        </w:r>
        <w:r>
          <w:rPr>
            <w:noProof/>
            <w:kern w:val="2"/>
            <w:sz w:val="24"/>
            <w:szCs w:val="24"/>
            <w:lang w:val="fr-FR" w:eastAsia="fr-FR"/>
            <w14:ligatures w14:val="standardContextual"/>
          </w:rPr>
          <w:tab/>
        </w:r>
        <w:r w:rsidRPr="00902BFF">
          <w:rPr>
            <w:rStyle w:val="Lienhypertexte"/>
            <w:noProof/>
          </w:rPr>
          <w:t>Le Conseil des jeunes</w:t>
        </w:r>
        <w:r>
          <w:rPr>
            <w:noProof/>
            <w:webHidden/>
          </w:rPr>
          <w:tab/>
        </w:r>
        <w:r>
          <w:rPr>
            <w:noProof/>
            <w:webHidden/>
          </w:rPr>
          <w:fldChar w:fldCharType="begin"/>
        </w:r>
        <w:r>
          <w:rPr>
            <w:noProof/>
            <w:webHidden/>
          </w:rPr>
          <w:instrText xml:space="preserve"> PAGEREF _Toc223448103 \h </w:instrText>
        </w:r>
        <w:r>
          <w:rPr>
            <w:noProof/>
            <w:webHidden/>
          </w:rPr>
        </w:r>
        <w:r>
          <w:rPr>
            <w:noProof/>
            <w:webHidden/>
          </w:rPr>
          <w:fldChar w:fldCharType="separate"/>
        </w:r>
        <w:r>
          <w:rPr>
            <w:noProof/>
            <w:webHidden/>
          </w:rPr>
          <w:t>35</w:t>
        </w:r>
        <w:r>
          <w:rPr>
            <w:noProof/>
            <w:webHidden/>
          </w:rPr>
          <w:fldChar w:fldCharType="end"/>
        </w:r>
      </w:hyperlink>
    </w:p>
    <w:p w14:paraId="49DF3640" w14:textId="0254D26E"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04" w:history="1">
        <w:r w:rsidRPr="00902BFF">
          <w:rPr>
            <w:rStyle w:val="Lienhypertexte"/>
            <w:noProof/>
          </w:rPr>
          <w:t>2.3.3.6</w:t>
        </w:r>
        <w:r>
          <w:rPr>
            <w:noProof/>
            <w:kern w:val="2"/>
            <w:sz w:val="24"/>
            <w:szCs w:val="24"/>
            <w:lang w:val="fr-FR" w:eastAsia="fr-FR"/>
            <w14:ligatures w14:val="standardContextual"/>
          </w:rPr>
          <w:tab/>
        </w:r>
        <w:r w:rsidRPr="00902BFF">
          <w:rPr>
            <w:rStyle w:val="Lienhypertexte"/>
            <w:noProof/>
          </w:rPr>
          <w:t>Le tournoi d’éloquence</w:t>
        </w:r>
        <w:r>
          <w:rPr>
            <w:noProof/>
            <w:webHidden/>
          </w:rPr>
          <w:tab/>
        </w:r>
        <w:r>
          <w:rPr>
            <w:noProof/>
            <w:webHidden/>
          </w:rPr>
          <w:fldChar w:fldCharType="begin"/>
        </w:r>
        <w:r>
          <w:rPr>
            <w:noProof/>
            <w:webHidden/>
          </w:rPr>
          <w:instrText xml:space="preserve"> PAGEREF _Toc223448104 \h </w:instrText>
        </w:r>
        <w:r>
          <w:rPr>
            <w:noProof/>
            <w:webHidden/>
          </w:rPr>
        </w:r>
        <w:r>
          <w:rPr>
            <w:noProof/>
            <w:webHidden/>
          </w:rPr>
          <w:fldChar w:fldCharType="separate"/>
        </w:r>
        <w:r>
          <w:rPr>
            <w:noProof/>
            <w:webHidden/>
          </w:rPr>
          <w:t>35</w:t>
        </w:r>
        <w:r>
          <w:rPr>
            <w:noProof/>
            <w:webHidden/>
          </w:rPr>
          <w:fldChar w:fldCharType="end"/>
        </w:r>
      </w:hyperlink>
    </w:p>
    <w:p w14:paraId="13311D1B" w14:textId="6CFDFC38"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05" w:history="1">
        <w:r w:rsidRPr="00902BFF">
          <w:rPr>
            <w:rStyle w:val="Lienhypertexte"/>
            <w:noProof/>
          </w:rPr>
          <w:t>2.3.3.7</w:t>
        </w:r>
        <w:r>
          <w:rPr>
            <w:noProof/>
            <w:kern w:val="2"/>
            <w:sz w:val="24"/>
            <w:szCs w:val="24"/>
            <w:lang w:val="fr-FR" w:eastAsia="fr-FR"/>
            <w14:ligatures w14:val="standardContextual"/>
          </w:rPr>
          <w:tab/>
        </w:r>
        <w:r w:rsidRPr="00902BFF">
          <w:rPr>
            <w:rStyle w:val="Lienhypertexte"/>
            <w:noProof/>
          </w:rPr>
          <w:t>Le Club</w:t>
        </w:r>
        <w:r>
          <w:rPr>
            <w:noProof/>
            <w:webHidden/>
          </w:rPr>
          <w:tab/>
        </w:r>
        <w:r>
          <w:rPr>
            <w:noProof/>
            <w:webHidden/>
          </w:rPr>
          <w:fldChar w:fldCharType="begin"/>
        </w:r>
        <w:r>
          <w:rPr>
            <w:noProof/>
            <w:webHidden/>
          </w:rPr>
          <w:instrText xml:space="preserve"> PAGEREF _Toc223448105 \h </w:instrText>
        </w:r>
        <w:r>
          <w:rPr>
            <w:noProof/>
            <w:webHidden/>
          </w:rPr>
        </w:r>
        <w:r>
          <w:rPr>
            <w:noProof/>
            <w:webHidden/>
          </w:rPr>
          <w:fldChar w:fldCharType="separate"/>
        </w:r>
        <w:r>
          <w:rPr>
            <w:noProof/>
            <w:webHidden/>
          </w:rPr>
          <w:t>35</w:t>
        </w:r>
        <w:r>
          <w:rPr>
            <w:noProof/>
            <w:webHidden/>
          </w:rPr>
          <w:fldChar w:fldCharType="end"/>
        </w:r>
      </w:hyperlink>
    </w:p>
    <w:p w14:paraId="5E363ED8" w14:textId="376C953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06" w:history="1">
        <w:r w:rsidRPr="00902BFF">
          <w:rPr>
            <w:rStyle w:val="Lienhypertexte"/>
            <w:noProof/>
          </w:rPr>
          <w:t>2.3.3.8</w:t>
        </w:r>
        <w:r>
          <w:rPr>
            <w:noProof/>
            <w:kern w:val="2"/>
            <w:sz w:val="24"/>
            <w:szCs w:val="24"/>
            <w:lang w:val="fr-FR" w:eastAsia="fr-FR"/>
            <w14:ligatures w14:val="standardContextual"/>
          </w:rPr>
          <w:tab/>
        </w:r>
        <w:r w:rsidRPr="00902BFF">
          <w:rPr>
            <w:rStyle w:val="Lienhypertexte"/>
            <w:noProof/>
          </w:rPr>
          <w:t>Les séances de DVP</w:t>
        </w:r>
        <w:r>
          <w:rPr>
            <w:noProof/>
            <w:webHidden/>
          </w:rPr>
          <w:tab/>
        </w:r>
        <w:r>
          <w:rPr>
            <w:noProof/>
            <w:webHidden/>
          </w:rPr>
          <w:fldChar w:fldCharType="begin"/>
        </w:r>
        <w:r>
          <w:rPr>
            <w:noProof/>
            <w:webHidden/>
          </w:rPr>
          <w:instrText xml:space="preserve"> PAGEREF _Toc223448106 \h </w:instrText>
        </w:r>
        <w:r>
          <w:rPr>
            <w:noProof/>
            <w:webHidden/>
          </w:rPr>
        </w:r>
        <w:r>
          <w:rPr>
            <w:noProof/>
            <w:webHidden/>
          </w:rPr>
          <w:fldChar w:fldCharType="separate"/>
        </w:r>
        <w:r>
          <w:rPr>
            <w:noProof/>
            <w:webHidden/>
          </w:rPr>
          <w:t>37</w:t>
        </w:r>
        <w:r>
          <w:rPr>
            <w:noProof/>
            <w:webHidden/>
          </w:rPr>
          <w:fldChar w:fldCharType="end"/>
        </w:r>
      </w:hyperlink>
    </w:p>
    <w:p w14:paraId="6215BA7C" w14:textId="05AB6025"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07" w:history="1">
        <w:r w:rsidRPr="00902BFF">
          <w:rPr>
            <w:rStyle w:val="Lienhypertexte"/>
            <w:noProof/>
          </w:rPr>
          <w:t>2.3.3.9</w:t>
        </w:r>
        <w:r>
          <w:rPr>
            <w:noProof/>
            <w:kern w:val="2"/>
            <w:sz w:val="24"/>
            <w:szCs w:val="24"/>
            <w:lang w:val="fr-FR" w:eastAsia="fr-FR"/>
            <w14:ligatures w14:val="standardContextual"/>
          </w:rPr>
          <w:tab/>
        </w:r>
        <w:r w:rsidRPr="00902BFF">
          <w:rPr>
            <w:rStyle w:val="Lienhypertexte"/>
            <w:noProof/>
          </w:rPr>
          <w:t>Les séances d’insertion professionnelle</w:t>
        </w:r>
        <w:r>
          <w:rPr>
            <w:noProof/>
            <w:webHidden/>
          </w:rPr>
          <w:tab/>
        </w:r>
        <w:r>
          <w:rPr>
            <w:noProof/>
            <w:webHidden/>
          </w:rPr>
          <w:fldChar w:fldCharType="begin"/>
        </w:r>
        <w:r>
          <w:rPr>
            <w:noProof/>
            <w:webHidden/>
          </w:rPr>
          <w:instrText xml:space="preserve"> PAGEREF _Toc223448107 \h </w:instrText>
        </w:r>
        <w:r>
          <w:rPr>
            <w:noProof/>
            <w:webHidden/>
          </w:rPr>
        </w:r>
        <w:r>
          <w:rPr>
            <w:noProof/>
            <w:webHidden/>
          </w:rPr>
          <w:fldChar w:fldCharType="separate"/>
        </w:r>
        <w:r>
          <w:rPr>
            <w:noProof/>
            <w:webHidden/>
          </w:rPr>
          <w:t>37</w:t>
        </w:r>
        <w:r>
          <w:rPr>
            <w:noProof/>
            <w:webHidden/>
          </w:rPr>
          <w:fldChar w:fldCharType="end"/>
        </w:r>
      </w:hyperlink>
    </w:p>
    <w:p w14:paraId="76A014F7" w14:textId="40EB7E1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08" w:history="1">
        <w:r w:rsidRPr="00902BFF">
          <w:rPr>
            <w:rStyle w:val="Lienhypertexte"/>
            <w:noProof/>
          </w:rPr>
          <w:t>2.3.4</w:t>
        </w:r>
        <w:r>
          <w:rPr>
            <w:noProof/>
            <w:kern w:val="2"/>
            <w:sz w:val="24"/>
            <w:szCs w:val="24"/>
            <w:lang w:val="fr-FR" w:eastAsia="fr-FR"/>
            <w14:ligatures w14:val="standardContextual"/>
          </w:rPr>
          <w:tab/>
        </w:r>
        <w:r w:rsidRPr="00902BFF">
          <w:rPr>
            <w:rStyle w:val="Lienhypertexte"/>
            <w:noProof/>
          </w:rPr>
          <w:t>Le suivi et l’accompagnement des jeunes bénéficiaires</w:t>
        </w:r>
        <w:r>
          <w:rPr>
            <w:noProof/>
            <w:webHidden/>
          </w:rPr>
          <w:tab/>
        </w:r>
        <w:r>
          <w:rPr>
            <w:noProof/>
            <w:webHidden/>
          </w:rPr>
          <w:fldChar w:fldCharType="begin"/>
        </w:r>
        <w:r>
          <w:rPr>
            <w:noProof/>
            <w:webHidden/>
          </w:rPr>
          <w:instrText xml:space="preserve"> PAGEREF _Toc223448108 \h </w:instrText>
        </w:r>
        <w:r>
          <w:rPr>
            <w:noProof/>
            <w:webHidden/>
          </w:rPr>
        </w:r>
        <w:r>
          <w:rPr>
            <w:noProof/>
            <w:webHidden/>
          </w:rPr>
          <w:fldChar w:fldCharType="separate"/>
        </w:r>
        <w:r>
          <w:rPr>
            <w:noProof/>
            <w:webHidden/>
          </w:rPr>
          <w:t>38</w:t>
        </w:r>
        <w:r>
          <w:rPr>
            <w:noProof/>
            <w:webHidden/>
          </w:rPr>
          <w:fldChar w:fldCharType="end"/>
        </w:r>
      </w:hyperlink>
    </w:p>
    <w:p w14:paraId="76513379" w14:textId="42F778C1"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09" w:history="1">
        <w:r w:rsidRPr="00902BFF">
          <w:rPr>
            <w:rStyle w:val="Lienhypertexte"/>
            <w:noProof/>
          </w:rPr>
          <w:t>2.3.4.1</w:t>
        </w:r>
        <w:r>
          <w:rPr>
            <w:noProof/>
            <w:kern w:val="2"/>
            <w:sz w:val="24"/>
            <w:szCs w:val="24"/>
            <w:lang w:val="fr-FR" w:eastAsia="fr-FR"/>
            <w14:ligatures w14:val="standardContextual"/>
          </w:rPr>
          <w:tab/>
        </w:r>
        <w:r w:rsidRPr="00902BFF">
          <w:rPr>
            <w:rStyle w:val="Lienhypertexte"/>
            <w:noProof/>
          </w:rPr>
          <w:t>L’intégration</w:t>
        </w:r>
        <w:r>
          <w:rPr>
            <w:noProof/>
            <w:webHidden/>
          </w:rPr>
          <w:tab/>
        </w:r>
        <w:r>
          <w:rPr>
            <w:noProof/>
            <w:webHidden/>
          </w:rPr>
          <w:fldChar w:fldCharType="begin"/>
        </w:r>
        <w:r>
          <w:rPr>
            <w:noProof/>
            <w:webHidden/>
          </w:rPr>
          <w:instrText xml:space="preserve"> PAGEREF _Toc223448109 \h </w:instrText>
        </w:r>
        <w:r>
          <w:rPr>
            <w:noProof/>
            <w:webHidden/>
          </w:rPr>
        </w:r>
        <w:r>
          <w:rPr>
            <w:noProof/>
            <w:webHidden/>
          </w:rPr>
          <w:fldChar w:fldCharType="separate"/>
        </w:r>
        <w:r>
          <w:rPr>
            <w:noProof/>
            <w:webHidden/>
          </w:rPr>
          <w:t>38</w:t>
        </w:r>
        <w:r>
          <w:rPr>
            <w:noProof/>
            <w:webHidden/>
          </w:rPr>
          <w:fldChar w:fldCharType="end"/>
        </w:r>
      </w:hyperlink>
    </w:p>
    <w:p w14:paraId="2430B0F4" w14:textId="7A3F654E"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10" w:history="1">
        <w:r w:rsidRPr="00902BFF">
          <w:rPr>
            <w:rStyle w:val="Lienhypertexte"/>
            <w:noProof/>
          </w:rPr>
          <w:t>2.3.4.2</w:t>
        </w:r>
        <w:r>
          <w:rPr>
            <w:noProof/>
            <w:kern w:val="2"/>
            <w:sz w:val="24"/>
            <w:szCs w:val="24"/>
            <w:lang w:val="fr-FR" w:eastAsia="fr-FR"/>
            <w14:ligatures w14:val="standardContextual"/>
          </w:rPr>
          <w:tab/>
        </w:r>
        <w:r w:rsidRPr="00902BFF">
          <w:rPr>
            <w:rStyle w:val="Lienhypertexte"/>
            <w:noProof/>
          </w:rPr>
          <w:t>Les VAD</w:t>
        </w:r>
        <w:r>
          <w:rPr>
            <w:noProof/>
            <w:webHidden/>
          </w:rPr>
          <w:tab/>
        </w:r>
        <w:r>
          <w:rPr>
            <w:noProof/>
            <w:webHidden/>
          </w:rPr>
          <w:fldChar w:fldCharType="begin"/>
        </w:r>
        <w:r>
          <w:rPr>
            <w:noProof/>
            <w:webHidden/>
          </w:rPr>
          <w:instrText xml:space="preserve"> PAGEREF _Toc223448110 \h </w:instrText>
        </w:r>
        <w:r>
          <w:rPr>
            <w:noProof/>
            <w:webHidden/>
          </w:rPr>
        </w:r>
        <w:r>
          <w:rPr>
            <w:noProof/>
            <w:webHidden/>
          </w:rPr>
          <w:fldChar w:fldCharType="separate"/>
        </w:r>
        <w:r>
          <w:rPr>
            <w:noProof/>
            <w:webHidden/>
          </w:rPr>
          <w:t>38</w:t>
        </w:r>
        <w:r>
          <w:rPr>
            <w:noProof/>
            <w:webHidden/>
          </w:rPr>
          <w:fldChar w:fldCharType="end"/>
        </w:r>
      </w:hyperlink>
    </w:p>
    <w:p w14:paraId="7B014E30" w14:textId="3F26B89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11" w:history="1">
        <w:r w:rsidRPr="00902BFF">
          <w:rPr>
            <w:rStyle w:val="Lienhypertexte"/>
            <w:noProof/>
          </w:rPr>
          <w:t>2.3.4.3</w:t>
        </w:r>
        <w:r>
          <w:rPr>
            <w:noProof/>
            <w:kern w:val="2"/>
            <w:sz w:val="24"/>
            <w:szCs w:val="24"/>
            <w:lang w:val="fr-FR" w:eastAsia="fr-FR"/>
            <w14:ligatures w14:val="standardContextual"/>
          </w:rPr>
          <w:tab/>
        </w:r>
        <w:r w:rsidRPr="00902BFF">
          <w:rPr>
            <w:rStyle w:val="Lienhypertexte"/>
            <w:noProof/>
          </w:rPr>
          <w:t>Les entretiens</w:t>
        </w:r>
        <w:r>
          <w:rPr>
            <w:noProof/>
            <w:webHidden/>
          </w:rPr>
          <w:tab/>
        </w:r>
        <w:r>
          <w:rPr>
            <w:noProof/>
            <w:webHidden/>
          </w:rPr>
          <w:fldChar w:fldCharType="begin"/>
        </w:r>
        <w:r>
          <w:rPr>
            <w:noProof/>
            <w:webHidden/>
          </w:rPr>
          <w:instrText xml:space="preserve"> PAGEREF _Toc223448111 \h </w:instrText>
        </w:r>
        <w:r>
          <w:rPr>
            <w:noProof/>
            <w:webHidden/>
          </w:rPr>
        </w:r>
        <w:r>
          <w:rPr>
            <w:noProof/>
            <w:webHidden/>
          </w:rPr>
          <w:fldChar w:fldCharType="separate"/>
        </w:r>
        <w:r>
          <w:rPr>
            <w:noProof/>
            <w:webHidden/>
          </w:rPr>
          <w:t>38</w:t>
        </w:r>
        <w:r>
          <w:rPr>
            <w:noProof/>
            <w:webHidden/>
          </w:rPr>
          <w:fldChar w:fldCharType="end"/>
        </w:r>
      </w:hyperlink>
    </w:p>
    <w:p w14:paraId="7C218790" w14:textId="4BA27792"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12" w:history="1">
        <w:r w:rsidRPr="00902BFF">
          <w:rPr>
            <w:rStyle w:val="Lienhypertexte"/>
            <w:noProof/>
          </w:rPr>
          <w:t>2.3.4.4</w:t>
        </w:r>
        <w:r>
          <w:rPr>
            <w:noProof/>
            <w:kern w:val="2"/>
            <w:sz w:val="24"/>
            <w:szCs w:val="24"/>
            <w:lang w:val="fr-FR" w:eastAsia="fr-FR"/>
            <w14:ligatures w14:val="standardContextual"/>
          </w:rPr>
          <w:tab/>
        </w:r>
        <w:r w:rsidRPr="00902BFF">
          <w:rPr>
            <w:rStyle w:val="Lienhypertexte"/>
            <w:noProof/>
          </w:rPr>
          <w:t>Les convocations des parents</w:t>
        </w:r>
        <w:r>
          <w:rPr>
            <w:noProof/>
            <w:webHidden/>
          </w:rPr>
          <w:tab/>
        </w:r>
        <w:r>
          <w:rPr>
            <w:noProof/>
            <w:webHidden/>
          </w:rPr>
          <w:fldChar w:fldCharType="begin"/>
        </w:r>
        <w:r>
          <w:rPr>
            <w:noProof/>
            <w:webHidden/>
          </w:rPr>
          <w:instrText xml:space="preserve"> PAGEREF _Toc223448112 \h </w:instrText>
        </w:r>
        <w:r>
          <w:rPr>
            <w:noProof/>
            <w:webHidden/>
          </w:rPr>
        </w:r>
        <w:r>
          <w:rPr>
            <w:noProof/>
            <w:webHidden/>
          </w:rPr>
          <w:fldChar w:fldCharType="separate"/>
        </w:r>
        <w:r>
          <w:rPr>
            <w:noProof/>
            <w:webHidden/>
          </w:rPr>
          <w:t>38</w:t>
        </w:r>
        <w:r>
          <w:rPr>
            <w:noProof/>
            <w:webHidden/>
          </w:rPr>
          <w:fldChar w:fldCharType="end"/>
        </w:r>
      </w:hyperlink>
    </w:p>
    <w:p w14:paraId="2D5A9088" w14:textId="3D53B915"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13" w:history="1">
        <w:r w:rsidRPr="00902BFF">
          <w:rPr>
            <w:rStyle w:val="Lienhypertexte"/>
            <w:noProof/>
          </w:rPr>
          <w:t>2.3.4.5</w:t>
        </w:r>
        <w:r>
          <w:rPr>
            <w:noProof/>
            <w:kern w:val="2"/>
            <w:sz w:val="24"/>
            <w:szCs w:val="24"/>
            <w:lang w:val="fr-FR" w:eastAsia="fr-FR"/>
            <w14:ligatures w14:val="standardContextual"/>
          </w:rPr>
          <w:tab/>
        </w:r>
        <w:r w:rsidRPr="00902BFF">
          <w:rPr>
            <w:rStyle w:val="Lienhypertexte"/>
            <w:noProof/>
          </w:rPr>
          <w:t>Le COED</w:t>
        </w:r>
        <w:r>
          <w:rPr>
            <w:noProof/>
            <w:webHidden/>
          </w:rPr>
          <w:tab/>
        </w:r>
        <w:r>
          <w:rPr>
            <w:noProof/>
            <w:webHidden/>
          </w:rPr>
          <w:fldChar w:fldCharType="begin"/>
        </w:r>
        <w:r>
          <w:rPr>
            <w:noProof/>
            <w:webHidden/>
          </w:rPr>
          <w:instrText xml:space="preserve"> PAGEREF _Toc223448113 \h </w:instrText>
        </w:r>
        <w:r>
          <w:rPr>
            <w:noProof/>
            <w:webHidden/>
          </w:rPr>
        </w:r>
        <w:r>
          <w:rPr>
            <w:noProof/>
            <w:webHidden/>
          </w:rPr>
          <w:fldChar w:fldCharType="separate"/>
        </w:r>
        <w:r>
          <w:rPr>
            <w:noProof/>
            <w:webHidden/>
          </w:rPr>
          <w:t>38</w:t>
        </w:r>
        <w:r>
          <w:rPr>
            <w:noProof/>
            <w:webHidden/>
          </w:rPr>
          <w:fldChar w:fldCharType="end"/>
        </w:r>
      </w:hyperlink>
    </w:p>
    <w:p w14:paraId="06677692" w14:textId="4AC3CC2A"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14" w:history="1">
        <w:r w:rsidRPr="00902BFF">
          <w:rPr>
            <w:rStyle w:val="Lienhypertexte"/>
            <w:noProof/>
          </w:rPr>
          <w:t>2.3.4.6</w:t>
        </w:r>
        <w:r>
          <w:rPr>
            <w:noProof/>
            <w:kern w:val="2"/>
            <w:sz w:val="24"/>
            <w:szCs w:val="24"/>
            <w:lang w:val="fr-FR" w:eastAsia="fr-FR"/>
            <w14:ligatures w14:val="standardContextual"/>
          </w:rPr>
          <w:tab/>
        </w:r>
        <w:r w:rsidRPr="00902BFF">
          <w:rPr>
            <w:rStyle w:val="Lienhypertexte"/>
            <w:noProof/>
          </w:rPr>
          <w:t>Le règlement intérieur</w:t>
        </w:r>
        <w:r>
          <w:rPr>
            <w:noProof/>
            <w:webHidden/>
          </w:rPr>
          <w:tab/>
        </w:r>
        <w:r>
          <w:rPr>
            <w:noProof/>
            <w:webHidden/>
          </w:rPr>
          <w:fldChar w:fldCharType="begin"/>
        </w:r>
        <w:r>
          <w:rPr>
            <w:noProof/>
            <w:webHidden/>
          </w:rPr>
          <w:instrText xml:space="preserve"> PAGEREF _Toc223448114 \h </w:instrText>
        </w:r>
        <w:r>
          <w:rPr>
            <w:noProof/>
            <w:webHidden/>
          </w:rPr>
        </w:r>
        <w:r>
          <w:rPr>
            <w:noProof/>
            <w:webHidden/>
          </w:rPr>
          <w:fldChar w:fldCharType="separate"/>
        </w:r>
        <w:r>
          <w:rPr>
            <w:noProof/>
            <w:webHidden/>
          </w:rPr>
          <w:t>38</w:t>
        </w:r>
        <w:r>
          <w:rPr>
            <w:noProof/>
            <w:webHidden/>
          </w:rPr>
          <w:fldChar w:fldCharType="end"/>
        </w:r>
      </w:hyperlink>
    </w:p>
    <w:p w14:paraId="4A3C6541" w14:textId="3FC2D7C5"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15" w:history="1">
        <w:r w:rsidRPr="00902BFF">
          <w:rPr>
            <w:rStyle w:val="Lienhypertexte"/>
            <w:noProof/>
          </w:rPr>
          <w:t>2.3.4.7</w:t>
        </w:r>
        <w:r>
          <w:rPr>
            <w:noProof/>
            <w:kern w:val="2"/>
            <w:sz w:val="24"/>
            <w:szCs w:val="24"/>
            <w:lang w:val="fr-FR" w:eastAsia="fr-FR"/>
            <w14:ligatures w14:val="standardContextual"/>
          </w:rPr>
          <w:tab/>
        </w:r>
        <w:r w:rsidRPr="00902BFF">
          <w:rPr>
            <w:rStyle w:val="Lienhypertexte"/>
            <w:noProof/>
          </w:rPr>
          <w:t>Le stage</w:t>
        </w:r>
        <w:r>
          <w:rPr>
            <w:noProof/>
            <w:webHidden/>
          </w:rPr>
          <w:tab/>
        </w:r>
        <w:r>
          <w:rPr>
            <w:noProof/>
            <w:webHidden/>
          </w:rPr>
          <w:fldChar w:fldCharType="begin"/>
        </w:r>
        <w:r>
          <w:rPr>
            <w:noProof/>
            <w:webHidden/>
          </w:rPr>
          <w:instrText xml:space="preserve"> PAGEREF _Toc223448115 \h </w:instrText>
        </w:r>
        <w:r>
          <w:rPr>
            <w:noProof/>
            <w:webHidden/>
          </w:rPr>
        </w:r>
        <w:r>
          <w:rPr>
            <w:noProof/>
            <w:webHidden/>
          </w:rPr>
          <w:fldChar w:fldCharType="separate"/>
        </w:r>
        <w:r>
          <w:rPr>
            <w:noProof/>
            <w:webHidden/>
          </w:rPr>
          <w:t>39</w:t>
        </w:r>
        <w:r>
          <w:rPr>
            <w:noProof/>
            <w:webHidden/>
          </w:rPr>
          <w:fldChar w:fldCharType="end"/>
        </w:r>
      </w:hyperlink>
    </w:p>
    <w:p w14:paraId="0A053A85" w14:textId="13BE4B90"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16" w:history="1">
        <w:r w:rsidRPr="00902BFF">
          <w:rPr>
            <w:rStyle w:val="Lienhypertexte"/>
            <w:noProof/>
          </w:rPr>
          <w:t>2.3.4.8</w:t>
        </w:r>
        <w:r>
          <w:rPr>
            <w:noProof/>
            <w:kern w:val="2"/>
            <w:sz w:val="24"/>
            <w:szCs w:val="24"/>
            <w:lang w:val="fr-FR" w:eastAsia="fr-FR"/>
            <w14:ligatures w14:val="standardContextual"/>
          </w:rPr>
          <w:tab/>
        </w:r>
        <w:r w:rsidRPr="00902BFF">
          <w:rPr>
            <w:rStyle w:val="Lienhypertexte"/>
            <w:noProof/>
          </w:rPr>
          <w:t>La sortie récréative</w:t>
        </w:r>
        <w:r>
          <w:rPr>
            <w:noProof/>
            <w:webHidden/>
          </w:rPr>
          <w:tab/>
        </w:r>
        <w:r>
          <w:rPr>
            <w:noProof/>
            <w:webHidden/>
          </w:rPr>
          <w:fldChar w:fldCharType="begin"/>
        </w:r>
        <w:r>
          <w:rPr>
            <w:noProof/>
            <w:webHidden/>
          </w:rPr>
          <w:instrText xml:space="preserve"> PAGEREF _Toc223448116 \h </w:instrText>
        </w:r>
        <w:r>
          <w:rPr>
            <w:noProof/>
            <w:webHidden/>
          </w:rPr>
        </w:r>
        <w:r>
          <w:rPr>
            <w:noProof/>
            <w:webHidden/>
          </w:rPr>
          <w:fldChar w:fldCharType="separate"/>
        </w:r>
        <w:r>
          <w:rPr>
            <w:noProof/>
            <w:webHidden/>
          </w:rPr>
          <w:t>39</w:t>
        </w:r>
        <w:r>
          <w:rPr>
            <w:noProof/>
            <w:webHidden/>
          </w:rPr>
          <w:fldChar w:fldCharType="end"/>
        </w:r>
      </w:hyperlink>
    </w:p>
    <w:p w14:paraId="05A2B3DF" w14:textId="00190340"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17" w:history="1">
        <w:r w:rsidRPr="00902BFF">
          <w:rPr>
            <w:rStyle w:val="Lienhypertexte"/>
            <w:noProof/>
          </w:rPr>
          <w:t>2.3.4.9</w:t>
        </w:r>
        <w:r>
          <w:rPr>
            <w:noProof/>
            <w:kern w:val="2"/>
            <w:sz w:val="24"/>
            <w:szCs w:val="24"/>
            <w:lang w:val="fr-FR" w:eastAsia="fr-FR"/>
            <w14:ligatures w14:val="standardContextual"/>
          </w:rPr>
          <w:tab/>
        </w:r>
        <w:r w:rsidRPr="00902BFF">
          <w:rPr>
            <w:rStyle w:val="Lienhypertexte"/>
            <w:noProof/>
          </w:rPr>
          <w:t>La sortie de promotion</w:t>
        </w:r>
        <w:r>
          <w:rPr>
            <w:noProof/>
            <w:webHidden/>
          </w:rPr>
          <w:tab/>
        </w:r>
        <w:r>
          <w:rPr>
            <w:noProof/>
            <w:webHidden/>
          </w:rPr>
          <w:fldChar w:fldCharType="begin"/>
        </w:r>
        <w:r>
          <w:rPr>
            <w:noProof/>
            <w:webHidden/>
          </w:rPr>
          <w:instrText xml:space="preserve"> PAGEREF _Toc223448117 \h </w:instrText>
        </w:r>
        <w:r>
          <w:rPr>
            <w:noProof/>
            <w:webHidden/>
          </w:rPr>
        </w:r>
        <w:r>
          <w:rPr>
            <w:noProof/>
            <w:webHidden/>
          </w:rPr>
          <w:fldChar w:fldCharType="separate"/>
        </w:r>
        <w:r>
          <w:rPr>
            <w:noProof/>
            <w:webHidden/>
          </w:rPr>
          <w:t>39</w:t>
        </w:r>
        <w:r>
          <w:rPr>
            <w:noProof/>
            <w:webHidden/>
          </w:rPr>
          <w:fldChar w:fldCharType="end"/>
        </w:r>
      </w:hyperlink>
    </w:p>
    <w:p w14:paraId="4DDB244A" w14:textId="0621106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18" w:history="1">
        <w:r w:rsidRPr="00902BFF">
          <w:rPr>
            <w:rStyle w:val="Lienhypertexte"/>
            <w:noProof/>
          </w:rPr>
          <w:t>2.3.5</w:t>
        </w:r>
        <w:r>
          <w:rPr>
            <w:noProof/>
            <w:kern w:val="2"/>
            <w:sz w:val="24"/>
            <w:szCs w:val="24"/>
            <w:lang w:val="fr-FR" w:eastAsia="fr-FR"/>
            <w14:ligatures w14:val="standardContextual"/>
          </w:rPr>
          <w:tab/>
        </w:r>
        <w:r w:rsidRPr="00902BFF">
          <w:rPr>
            <w:rStyle w:val="Lienhypertexte"/>
            <w:noProof/>
          </w:rPr>
          <w:t>Partenaires du Foyer d’Excellence</w:t>
        </w:r>
        <w:r>
          <w:rPr>
            <w:noProof/>
            <w:webHidden/>
          </w:rPr>
          <w:tab/>
        </w:r>
        <w:r>
          <w:rPr>
            <w:noProof/>
            <w:webHidden/>
          </w:rPr>
          <w:fldChar w:fldCharType="begin"/>
        </w:r>
        <w:r>
          <w:rPr>
            <w:noProof/>
            <w:webHidden/>
          </w:rPr>
          <w:instrText xml:space="preserve"> PAGEREF _Toc223448118 \h </w:instrText>
        </w:r>
        <w:r>
          <w:rPr>
            <w:noProof/>
            <w:webHidden/>
          </w:rPr>
        </w:r>
        <w:r>
          <w:rPr>
            <w:noProof/>
            <w:webHidden/>
          </w:rPr>
          <w:fldChar w:fldCharType="separate"/>
        </w:r>
        <w:r>
          <w:rPr>
            <w:noProof/>
            <w:webHidden/>
          </w:rPr>
          <w:t>39</w:t>
        </w:r>
        <w:r>
          <w:rPr>
            <w:noProof/>
            <w:webHidden/>
          </w:rPr>
          <w:fldChar w:fldCharType="end"/>
        </w:r>
      </w:hyperlink>
    </w:p>
    <w:p w14:paraId="6B0C0026" w14:textId="3744E72B"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19" w:history="1">
        <w:r w:rsidRPr="00902BFF">
          <w:rPr>
            <w:rStyle w:val="Lienhypertexte"/>
            <w:noProof/>
          </w:rPr>
          <w:t>2.3.6</w:t>
        </w:r>
        <w:r>
          <w:rPr>
            <w:noProof/>
            <w:kern w:val="2"/>
            <w:sz w:val="24"/>
            <w:szCs w:val="24"/>
            <w:lang w:val="fr-FR" w:eastAsia="fr-FR"/>
            <w14:ligatures w14:val="standardContextual"/>
          </w:rPr>
          <w:tab/>
        </w:r>
        <w:r w:rsidRPr="00902BFF">
          <w:rPr>
            <w:rStyle w:val="Lienhypertexte"/>
            <w:noProof/>
          </w:rPr>
          <w:t>Les activités annexes du Parcours Excellence</w:t>
        </w:r>
        <w:r>
          <w:rPr>
            <w:noProof/>
            <w:webHidden/>
          </w:rPr>
          <w:tab/>
        </w:r>
        <w:r>
          <w:rPr>
            <w:noProof/>
            <w:webHidden/>
          </w:rPr>
          <w:fldChar w:fldCharType="begin"/>
        </w:r>
        <w:r>
          <w:rPr>
            <w:noProof/>
            <w:webHidden/>
          </w:rPr>
          <w:instrText xml:space="preserve"> PAGEREF _Toc223448119 \h </w:instrText>
        </w:r>
        <w:r>
          <w:rPr>
            <w:noProof/>
            <w:webHidden/>
          </w:rPr>
        </w:r>
        <w:r>
          <w:rPr>
            <w:noProof/>
            <w:webHidden/>
          </w:rPr>
          <w:fldChar w:fldCharType="separate"/>
        </w:r>
        <w:r>
          <w:rPr>
            <w:noProof/>
            <w:webHidden/>
          </w:rPr>
          <w:t>39</w:t>
        </w:r>
        <w:r>
          <w:rPr>
            <w:noProof/>
            <w:webHidden/>
          </w:rPr>
          <w:fldChar w:fldCharType="end"/>
        </w:r>
      </w:hyperlink>
    </w:p>
    <w:p w14:paraId="466EA6C5" w14:textId="66F90BCD"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20" w:history="1">
        <w:r w:rsidRPr="00902BFF">
          <w:rPr>
            <w:rStyle w:val="Lienhypertexte"/>
            <w:noProof/>
          </w:rPr>
          <w:t>2.3.6.1</w:t>
        </w:r>
        <w:r>
          <w:rPr>
            <w:noProof/>
            <w:kern w:val="2"/>
            <w:sz w:val="24"/>
            <w:szCs w:val="24"/>
            <w:lang w:val="fr-FR" w:eastAsia="fr-FR"/>
            <w14:ligatures w14:val="standardContextual"/>
          </w:rPr>
          <w:tab/>
        </w:r>
        <w:r w:rsidRPr="00902BFF">
          <w:rPr>
            <w:rStyle w:val="Lienhypertexte"/>
            <w:noProof/>
          </w:rPr>
          <w:t>Le Forum de l’orientation</w:t>
        </w:r>
        <w:r>
          <w:rPr>
            <w:noProof/>
            <w:webHidden/>
          </w:rPr>
          <w:tab/>
        </w:r>
        <w:r>
          <w:rPr>
            <w:noProof/>
            <w:webHidden/>
          </w:rPr>
          <w:fldChar w:fldCharType="begin"/>
        </w:r>
        <w:r>
          <w:rPr>
            <w:noProof/>
            <w:webHidden/>
          </w:rPr>
          <w:instrText xml:space="preserve"> PAGEREF _Toc223448120 \h </w:instrText>
        </w:r>
        <w:r>
          <w:rPr>
            <w:noProof/>
            <w:webHidden/>
          </w:rPr>
        </w:r>
        <w:r>
          <w:rPr>
            <w:noProof/>
            <w:webHidden/>
          </w:rPr>
          <w:fldChar w:fldCharType="separate"/>
        </w:r>
        <w:r>
          <w:rPr>
            <w:noProof/>
            <w:webHidden/>
          </w:rPr>
          <w:t>39</w:t>
        </w:r>
        <w:r>
          <w:rPr>
            <w:noProof/>
            <w:webHidden/>
          </w:rPr>
          <w:fldChar w:fldCharType="end"/>
        </w:r>
      </w:hyperlink>
    </w:p>
    <w:p w14:paraId="1E009BE0" w14:textId="609FD4EF"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21" w:history="1">
        <w:r w:rsidRPr="00902BFF">
          <w:rPr>
            <w:rStyle w:val="Lienhypertexte"/>
            <w:noProof/>
          </w:rPr>
          <w:t>2.3.6.2</w:t>
        </w:r>
        <w:r>
          <w:rPr>
            <w:noProof/>
            <w:kern w:val="2"/>
            <w:sz w:val="24"/>
            <w:szCs w:val="24"/>
            <w:lang w:val="fr-FR" w:eastAsia="fr-FR"/>
            <w14:ligatures w14:val="standardContextual"/>
          </w:rPr>
          <w:tab/>
        </w:r>
        <w:r w:rsidRPr="00902BFF">
          <w:rPr>
            <w:rStyle w:val="Lienhypertexte"/>
            <w:noProof/>
          </w:rPr>
          <w:t>L’école des parents</w:t>
        </w:r>
        <w:r>
          <w:rPr>
            <w:noProof/>
            <w:webHidden/>
          </w:rPr>
          <w:tab/>
        </w:r>
        <w:r>
          <w:rPr>
            <w:noProof/>
            <w:webHidden/>
          </w:rPr>
          <w:fldChar w:fldCharType="begin"/>
        </w:r>
        <w:r>
          <w:rPr>
            <w:noProof/>
            <w:webHidden/>
          </w:rPr>
          <w:instrText xml:space="preserve"> PAGEREF _Toc223448121 \h </w:instrText>
        </w:r>
        <w:r>
          <w:rPr>
            <w:noProof/>
            <w:webHidden/>
          </w:rPr>
        </w:r>
        <w:r>
          <w:rPr>
            <w:noProof/>
            <w:webHidden/>
          </w:rPr>
          <w:fldChar w:fldCharType="separate"/>
        </w:r>
        <w:r>
          <w:rPr>
            <w:noProof/>
            <w:webHidden/>
          </w:rPr>
          <w:t>40</w:t>
        </w:r>
        <w:r>
          <w:rPr>
            <w:noProof/>
            <w:webHidden/>
          </w:rPr>
          <w:fldChar w:fldCharType="end"/>
        </w:r>
      </w:hyperlink>
    </w:p>
    <w:p w14:paraId="18689EB8" w14:textId="42784EB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122" w:history="1">
        <w:r w:rsidRPr="00902BFF">
          <w:rPr>
            <w:rStyle w:val="Lienhypertexte"/>
            <w:noProof/>
          </w:rPr>
          <w:t>2.3.6.3</w:t>
        </w:r>
        <w:r>
          <w:rPr>
            <w:noProof/>
            <w:kern w:val="2"/>
            <w:sz w:val="24"/>
            <w:szCs w:val="24"/>
            <w:lang w:val="fr-FR" w:eastAsia="fr-FR"/>
            <w14:ligatures w14:val="standardContextual"/>
          </w:rPr>
          <w:tab/>
        </w:r>
        <w:r w:rsidRPr="00902BFF">
          <w:rPr>
            <w:rStyle w:val="Lienhypertexte"/>
            <w:noProof/>
          </w:rPr>
          <w:t>La réunion Annuelle des Parents</w:t>
        </w:r>
        <w:r>
          <w:rPr>
            <w:noProof/>
            <w:webHidden/>
          </w:rPr>
          <w:tab/>
        </w:r>
        <w:r>
          <w:rPr>
            <w:noProof/>
            <w:webHidden/>
          </w:rPr>
          <w:fldChar w:fldCharType="begin"/>
        </w:r>
        <w:r>
          <w:rPr>
            <w:noProof/>
            <w:webHidden/>
          </w:rPr>
          <w:instrText xml:space="preserve"> PAGEREF _Toc223448122 \h </w:instrText>
        </w:r>
        <w:r>
          <w:rPr>
            <w:noProof/>
            <w:webHidden/>
          </w:rPr>
        </w:r>
        <w:r>
          <w:rPr>
            <w:noProof/>
            <w:webHidden/>
          </w:rPr>
          <w:fldChar w:fldCharType="separate"/>
        </w:r>
        <w:r>
          <w:rPr>
            <w:noProof/>
            <w:webHidden/>
          </w:rPr>
          <w:t>40</w:t>
        </w:r>
        <w:r>
          <w:rPr>
            <w:noProof/>
            <w:webHidden/>
          </w:rPr>
          <w:fldChar w:fldCharType="end"/>
        </w:r>
      </w:hyperlink>
    </w:p>
    <w:p w14:paraId="009DB11E" w14:textId="433C0425" w:rsidR="00A009F1" w:rsidRDefault="00A009F1">
      <w:pPr>
        <w:pStyle w:val="TM1"/>
        <w:tabs>
          <w:tab w:val="left" w:pos="440"/>
          <w:tab w:val="right" w:leader="dot" w:pos="9638"/>
        </w:tabs>
        <w:rPr>
          <w:noProof/>
          <w:kern w:val="2"/>
          <w:sz w:val="24"/>
          <w:szCs w:val="24"/>
          <w:lang w:val="fr-FR" w:eastAsia="fr-FR"/>
          <w14:ligatures w14:val="standardContextual"/>
        </w:rPr>
      </w:pPr>
      <w:hyperlink w:anchor="_Toc223448123" w:history="1">
        <w:r w:rsidRPr="00902BFF">
          <w:rPr>
            <w:rStyle w:val="Lienhypertexte"/>
            <w:noProof/>
          </w:rPr>
          <w:t>3</w:t>
        </w:r>
        <w:r>
          <w:rPr>
            <w:noProof/>
            <w:kern w:val="2"/>
            <w:sz w:val="24"/>
            <w:szCs w:val="24"/>
            <w:lang w:val="fr-FR" w:eastAsia="fr-FR"/>
            <w14:ligatures w14:val="standardContextual"/>
          </w:rPr>
          <w:tab/>
        </w:r>
        <w:r w:rsidRPr="00902BFF">
          <w:rPr>
            <w:rStyle w:val="Lienhypertexte"/>
            <w:noProof/>
          </w:rPr>
          <w:t>PROCEDURE DU PÔLE EDUCATION</w:t>
        </w:r>
        <w:r>
          <w:rPr>
            <w:noProof/>
            <w:webHidden/>
          </w:rPr>
          <w:tab/>
        </w:r>
        <w:r>
          <w:rPr>
            <w:noProof/>
            <w:webHidden/>
          </w:rPr>
          <w:fldChar w:fldCharType="begin"/>
        </w:r>
        <w:r>
          <w:rPr>
            <w:noProof/>
            <w:webHidden/>
          </w:rPr>
          <w:instrText xml:space="preserve"> PAGEREF _Toc223448123 \h </w:instrText>
        </w:r>
        <w:r>
          <w:rPr>
            <w:noProof/>
            <w:webHidden/>
          </w:rPr>
        </w:r>
        <w:r>
          <w:rPr>
            <w:noProof/>
            <w:webHidden/>
          </w:rPr>
          <w:fldChar w:fldCharType="separate"/>
        </w:r>
        <w:r>
          <w:rPr>
            <w:noProof/>
            <w:webHidden/>
          </w:rPr>
          <w:t>41</w:t>
        </w:r>
        <w:r>
          <w:rPr>
            <w:noProof/>
            <w:webHidden/>
          </w:rPr>
          <w:fldChar w:fldCharType="end"/>
        </w:r>
      </w:hyperlink>
    </w:p>
    <w:p w14:paraId="3CA08F2F" w14:textId="4355941E"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24" w:history="1">
        <w:r w:rsidRPr="00902BFF">
          <w:rPr>
            <w:rStyle w:val="Lienhypertexte"/>
            <w:noProof/>
          </w:rPr>
          <w:t>3.1</w:t>
        </w:r>
        <w:r>
          <w:rPr>
            <w:noProof/>
            <w:kern w:val="2"/>
            <w:sz w:val="24"/>
            <w:szCs w:val="24"/>
            <w:lang w:val="fr-FR" w:eastAsia="fr-FR"/>
            <w14:ligatures w14:val="standardContextual"/>
          </w:rPr>
          <w:tab/>
        </w:r>
        <w:r w:rsidRPr="00902BFF">
          <w:rPr>
            <w:rStyle w:val="Lienhypertexte"/>
            <w:noProof/>
          </w:rPr>
          <w:t>MODALITES DE FONCTIONNEMENT DE L’ECOLE DES PARENTS</w:t>
        </w:r>
        <w:r>
          <w:rPr>
            <w:noProof/>
            <w:webHidden/>
          </w:rPr>
          <w:tab/>
        </w:r>
        <w:r>
          <w:rPr>
            <w:noProof/>
            <w:webHidden/>
          </w:rPr>
          <w:fldChar w:fldCharType="begin"/>
        </w:r>
        <w:r>
          <w:rPr>
            <w:noProof/>
            <w:webHidden/>
          </w:rPr>
          <w:instrText xml:space="preserve"> PAGEREF _Toc223448124 \h </w:instrText>
        </w:r>
        <w:r>
          <w:rPr>
            <w:noProof/>
            <w:webHidden/>
          </w:rPr>
        </w:r>
        <w:r>
          <w:rPr>
            <w:noProof/>
            <w:webHidden/>
          </w:rPr>
          <w:fldChar w:fldCharType="separate"/>
        </w:r>
        <w:r>
          <w:rPr>
            <w:noProof/>
            <w:webHidden/>
          </w:rPr>
          <w:t>41</w:t>
        </w:r>
        <w:r>
          <w:rPr>
            <w:noProof/>
            <w:webHidden/>
          </w:rPr>
          <w:fldChar w:fldCharType="end"/>
        </w:r>
      </w:hyperlink>
    </w:p>
    <w:p w14:paraId="76A1DC42" w14:textId="7CCA470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25" w:history="1">
        <w:r w:rsidRPr="00902BFF">
          <w:rPr>
            <w:rStyle w:val="Lienhypertexte"/>
            <w:noProof/>
          </w:rPr>
          <w:t>3.1.1</w:t>
        </w:r>
        <w:r>
          <w:rPr>
            <w:noProof/>
            <w:kern w:val="2"/>
            <w:sz w:val="24"/>
            <w:szCs w:val="24"/>
            <w:lang w:val="fr-FR" w:eastAsia="fr-FR"/>
            <w14:ligatures w14:val="standardContextual"/>
          </w:rPr>
          <w:tab/>
        </w:r>
        <w:r w:rsidRPr="00902BFF">
          <w:rPr>
            <w:rStyle w:val="Lienhypertexte"/>
            <w:noProof/>
          </w:rPr>
          <w:t>OBJET: EDP</w:t>
        </w:r>
        <w:r>
          <w:rPr>
            <w:noProof/>
            <w:webHidden/>
          </w:rPr>
          <w:tab/>
        </w:r>
        <w:r>
          <w:rPr>
            <w:noProof/>
            <w:webHidden/>
          </w:rPr>
          <w:fldChar w:fldCharType="begin"/>
        </w:r>
        <w:r>
          <w:rPr>
            <w:noProof/>
            <w:webHidden/>
          </w:rPr>
          <w:instrText xml:space="preserve"> PAGEREF _Toc223448125 \h </w:instrText>
        </w:r>
        <w:r>
          <w:rPr>
            <w:noProof/>
            <w:webHidden/>
          </w:rPr>
        </w:r>
        <w:r>
          <w:rPr>
            <w:noProof/>
            <w:webHidden/>
          </w:rPr>
          <w:fldChar w:fldCharType="separate"/>
        </w:r>
        <w:r>
          <w:rPr>
            <w:noProof/>
            <w:webHidden/>
          </w:rPr>
          <w:t>41</w:t>
        </w:r>
        <w:r>
          <w:rPr>
            <w:noProof/>
            <w:webHidden/>
          </w:rPr>
          <w:fldChar w:fldCharType="end"/>
        </w:r>
      </w:hyperlink>
    </w:p>
    <w:p w14:paraId="3A8BC1A5" w14:textId="3F7F01F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26" w:history="1">
        <w:r w:rsidRPr="00902BFF">
          <w:rPr>
            <w:rStyle w:val="Lienhypertexte"/>
            <w:noProof/>
          </w:rPr>
          <w:t>3.1.2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_Toc223448126 \h </w:instrText>
        </w:r>
        <w:r>
          <w:rPr>
            <w:noProof/>
            <w:webHidden/>
          </w:rPr>
        </w:r>
        <w:r>
          <w:rPr>
            <w:noProof/>
            <w:webHidden/>
          </w:rPr>
          <w:fldChar w:fldCharType="separate"/>
        </w:r>
        <w:r>
          <w:rPr>
            <w:noProof/>
            <w:webHidden/>
          </w:rPr>
          <w:t>41</w:t>
        </w:r>
        <w:r>
          <w:rPr>
            <w:noProof/>
            <w:webHidden/>
          </w:rPr>
          <w:fldChar w:fldCharType="end"/>
        </w:r>
      </w:hyperlink>
    </w:p>
    <w:p w14:paraId="1E909F8D" w14:textId="41B3770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27" w:history="1">
        <w:r w:rsidRPr="00902BFF">
          <w:rPr>
            <w:rStyle w:val="Lienhypertexte"/>
            <w:noProof/>
          </w:rPr>
          <w:t>3.1.3</w:t>
        </w:r>
        <w:r>
          <w:rPr>
            <w:noProof/>
            <w:kern w:val="2"/>
            <w:sz w:val="24"/>
            <w:szCs w:val="24"/>
            <w:lang w:val="fr-FR" w:eastAsia="fr-FR"/>
            <w14:ligatures w14:val="standardContextual"/>
          </w:rPr>
          <w:tab/>
        </w:r>
        <w:r w:rsidRPr="00902BFF">
          <w:rPr>
            <w:rStyle w:val="Lienhypertexte"/>
            <w:noProof/>
          </w:rPr>
          <w:t>ORGANISATION:</w:t>
        </w:r>
        <w:r>
          <w:rPr>
            <w:noProof/>
            <w:webHidden/>
          </w:rPr>
          <w:tab/>
        </w:r>
        <w:r>
          <w:rPr>
            <w:noProof/>
            <w:webHidden/>
          </w:rPr>
          <w:fldChar w:fldCharType="begin"/>
        </w:r>
        <w:r>
          <w:rPr>
            <w:noProof/>
            <w:webHidden/>
          </w:rPr>
          <w:instrText xml:space="preserve"> PAGEREF _Toc223448127 \h </w:instrText>
        </w:r>
        <w:r>
          <w:rPr>
            <w:noProof/>
            <w:webHidden/>
          </w:rPr>
        </w:r>
        <w:r>
          <w:rPr>
            <w:noProof/>
            <w:webHidden/>
          </w:rPr>
          <w:fldChar w:fldCharType="separate"/>
        </w:r>
        <w:r>
          <w:rPr>
            <w:noProof/>
            <w:webHidden/>
          </w:rPr>
          <w:t>41</w:t>
        </w:r>
        <w:r>
          <w:rPr>
            <w:noProof/>
            <w:webHidden/>
          </w:rPr>
          <w:fldChar w:fldCharType="end"/>
        </w:r>
      </w:hyperlink>
    </w:p>
    <w:p w14:paraId="2D459813" w14:textId="3846A5F2"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28" w:history="1">
        <w:r w:rsidRPr="00902BFF">
          <w:rPr>
            <w:rStyle w:val="Lienhypertexte"/>
            <w:noProof/>
          </w:rPr>
          <w:t>3.2</w:t>
        </w:r>
        <w:r>
          <w:rPr>
            <w:noProof/>
            <w:kern w:val="2"/>
            <w:sz w:val="24"/>
            <w:szCs w:val="24"/>
            <w:lang w:val="fr-FR" w:eastAsia="fr-FR"/>
            <w14:ligatures w14:val="standardContextual"/>
          </w:rPr>
          <w:tab/>
        </w:r>
        <w:r w:rsidRPr="00902BFF">
          <w:rPr>
            <w:rStyle w:val="Lienhypertexte"/>
            <w:noProof/>
          </w:rPr>
          <w:t>MODALITES DE FONCTIONNEMENT DES SEANCES DE DEVELOPPEMENT PERSONNEL</w:t>
        </w:r>
        <w:r>
          <w:rPr>
            <w:noProof/>
            <w:webHidden/>
          </w:rPr>
          <w:tab/>
        </w:r>
        <w:r>
          <w:rPr>
            <w:noProof/>
            <w:webHidden/>
          </w:rPr>
          <w:fldChar w:fldCharType="begin"/>
        </w:r>
        <w:r>
          <w:rPr>
            <w:noProof/>
            <w:webHidden/>
          </w:rPr>
          <w:instrText xml:space="preserve"> PAGEREF _Toc223448128 \h </w:instrText>
        </w:r>
        <w:r>
          <w:rPr>
            <w:noProof/>
            <w:webHidden/>
          </w:rPr>
        </w:r>
        <w:r>
          <w:rPr>
            <w:noProof/>
            <w:webHidden/>
          </w:rPr>
          <w:fldChar w:fldCharType="separate"/>
        </w:r>
        <w:r>
          <w:rPr>
            <w:noProof/>
            <w:webHidden/>
          </w:rPr>
          <w:t>43</w:t>
        </w:r>
        <w:r>
          <w:rPr>
            <w:noProof/>
            <w:webHidden/>
          </w:rPr>
          <w:fldChar w:fldCharType="end"/>
        </w:r>
      </w:hyperlink>
    </w:p>
    <w:p w14:paraId="61E7DF0D" w14:textId="38081A4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29" w:history="1">
        <w:r w:rsidRPr="00902BFF">
          <w:rPr>
            <w:rStyle w:val="Lienhypertexte"/>
            <w:noProof/>
          </w:rPr>
          <w:t>3.2.1</w:t>
        </w:r>
        <w:r>
          <w:rPr>
            <w:noProof/>
            <w:kern w:val="2"/>
            <w:sz w:val="24"/>
            <w:szCs w:val="24"/>
            <w:lang w:val="fr-FR" w:eastAsia="fr-FR"/>
            <w14:ligatures w14:val="standardContextual"/>
          </w:rPr>
          <w:tab/>
        </w:r>
        <w:r w:rsidRPr="00902BFF">
          <w:rPr>
            <w:rStyle w:val="Lienhypertexte"/>
            <w:noProof/>
          </w:rPr>
          <w:t>OBJET: SEANCE DE DEVELOPPEMENT PERSONNEL (ou Séance DVP)</w:t>
        </w:r>
        <w:r>
          <w:rPr>
            <w:noProof/>
            <w:webHidden/>
          </w:rPr>
          <w:tab/>
        </w:r>
        <w:r>
          <w:rPr>
            <w:noProof/>
            <w:webHidden/>
          </w:rPr>
          <w:fldChar w:fldCharType="begin"/>
        </w:r>
        <w:r>
          <w:rPr>
            <w:noProof/>
            <w:webHidden/>
          </w:rPr>
          <w:instrText xml:space="preserve"> PAGEREF _Toc223448129 \h </w:instrText>
        </w:r>
        <w:r>
          <w:rPr>
            <w:noProof/>
            <w:webHidden/>
          </w:rPr>
        </w:r>
        <w:r>
          <w:rPr>
            <w:noProof/>
            <w:webHidden/>
          </w:rPr>
          <w:fldChar w:fldCharType="separate"/>
        </w:r>
        <w:r>
          <w:rPr>
            <w:noProof/>
            <w:webHidden/>
          </w:rPr>
          <w:t>43</w:t>
        </w:r>
        <w:r>
          <w:rPr>
            <w:noProof/>
            <w:webHidden/>
          </w:rPr>
          <w:fldChar w:fldCharType="end"/>
        </w:r>
      </w:hyperlink>
    </w:p>
    <w:p w14:paraId="1764E0DF" w14:textId="289CA33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30" w:history="1">
        <w:r w:rsidRPr="00902BFF">
          <w:rPr>
            <w:rStyle w:val="Lienhypertexte"/>
            <w:noProof/>
          </w:rPr>
          <w:t>3.2.2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_Toc223448130 \h </w:instrText>
        </w:r>
        <w:r>
          <w:rPr>
            <w:noProof/>
            <w:webHidden/>
          </w:rPr>
        </w:r>
        <w:r>
          <w:rPr>
            <w:noProof/>
            <w:webHidden/>
          </w:rPr>
          <w:fldChar w:fldCharType="separate"/>
        </w:r>
        <w:r>
          <w:rPr>
            <w:noProof/>
            <w:webHidden/>
          </w:rPr>
          <w:t>43</w:t>
        </w:r>
        <w:r>
          <w:rPr>
            <w:noProof/>
            <w:webHidden/>
          </w:rPr>
          <w:fldChar w:fldCharType="end"/>
        </w:r>
      </w:hyperlink>
    </w:p>
    <w:p w14:paraId="14139B1D" w14:textId="4FD9485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31" w:history="1">
        <w:r w:rsidRPr="00902BFF">
          <w:rPr>
            <w:rStyle w:val="Lienhypertexte"/>
            <w:noProof/>
          </w:rPr>
          <w:t>3.2.3</w:t>
        </w:r>
        <w:r>
          <w:rPr>
            <w:noProof/>
            <w:kern w:val="2"/>
            <w:sz w:val="24"/>
            <w:szCs w:val="24"/>
            <w:lang w:val="fr-FR" w:eastAsia="fr-FR"/>
            <w14:ligatures w14:val="standardContextual"/>
          </w:rPr>
          <w:tab/>
        </w:r>
        <w:r w:rsidRPr="00902BFF">
          <w:rPr>
            <w:rStyle w:val="Lienhypertexte"/>
            <w:noProof/>
          </w:rPr>
          <w:t>DOCUMENTATIONS:</w:t>
        </w:r>
        <w:r>
          <w:rPr>
            <w:noProof/>
            <w:webHidden/>
          </w:rPr>
          <w:tab/>
        </w:r>
        <w:r>
          <w:rPr>
            <w:noProof/>
            <w:webHidden/>
          </w:rPr>
          <w:fldChar w:fldCharType="begin"/>
        </w:r>
        <w:r>
          <w:rPr>
            <w:noProof/>
            <w:webHidden/>
          </w:rPr>
          <w:instrText xml:space="preserve"> PAGEREF _Toc223448131 \h </w:instrText>
        </w:r>
        <w:r>
          <w:rPr>
            <w:noProof/>
            <w:webHidden/>
          </w:rPr>
        </w:r>
        <w:r>
          <w:rPr>
            <w:noProof/>
            <w:webHidden/>
          </w:rPr>
          <w:fldChar w:fldCharType="separate"/>
        </w:r>
        <w:r>
          <w:rPr>
            <w:noProof/>
            <w:webHidden/>
          </w:rPr>
          <w:t>44</w:t>
        </w:r>
        <w:r>
          <w:rPr>
            <w:noProof/>
            <w:webHidden/>
          </w:rPr>
          <w:fldChar w:fldCharType="end"/>
        </w:r>
      </w:hyperlink>
    </w:p>
    <w:p w14:paraId="4F3261AE" w14:textId="3A3C2C15"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32" w:history="1">
        <w:r w:rsidRPr="00902BFF">
          <w:rPr>
            <w:rStyle w:val="Lienhypertexte"/>
            <w:noProof/>
          </w:rPr>
          <w:t>3.2.4</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_Toc223448132 \h </w:instrText>
        </w:r>
        <w:r>
          <w:rPr>
            <w:noProof/>
            <w:webHidden/>
          </w:rPr>
        </w:r>
        <w:r>
          <w:rPr>
            <w:noProof/>
            <w:webHidden/>
          </w:rPr>
          <w:fldChar w:fldCharType="separate"/>
        </w:r>
        <w:r>
          <w:rPr>
            <w:noProof/>
            <w:webHidden/>
          </w:rPr>
          <w:t>44</w:t>
        </w:r>
        <w:r>
          <w:rPr>
            <w:noProof/>
            <w:webHidden/>
          </w:rPr>
          <w:fldChar w:fldCharType="end"/>
        </w:r>
      </w:hyperlink>
    </w:p>
    <w:p w14:paraId="5ADA2840" w14:textId="4A7A3125"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33" w:history="1">
        <w:r w:rsidRPr="00902BFF">
          <w:rPr>
            <w:rStyle w:val="Lienhypertexte"/>
            <w:noProof/>
          </w:rPr>
          <w:t>3.3</w:t>
        </w:r>
        <w:r>
          <w:rPr>
            <w:noProof/>
            <w:kern w:val="2"/>
            <w:sz w:val="24"/>
            <w:szCs w:val="24"/>
            <w:lang w:val="fr-FR" w:eastAsia="fr-FR"/>
            <w14:ligatures w14:val="standardContextual"/>
          </w:rPr>
          <w:tab/>
        </w:r>
        <w:r w:rsidRPr="00902BFF">
          <w:rPr>
            <w:rStyle w:val="Lienhypertexte"/>
            <w:noProof/>
          </w:rPr>
          <w:t>PROCEDURE ET FONCTIONNEMENT POLE DVP</w:t>
        </w:r>
        <w:r>
          <w:rPr>
            <w:noProof/>
            <w:webHidden/>
          </w:rPr>
          <w:tab/>
        </w:r>
        <w:r>
          <w:rPr>
            <w:noProof/>
            <w:webHidden/>
          </w:rPr>
          <w:fldChar w:fldCharType="begin"/>
        </w:r>
        <w:r>
          <w:rPr>
            <w:noProof/>
            <w:webHidden/>
          </w:rPr>
          <w:instrText xml:space="preserve"> PAGEREF _Toc223448133 \h </w:instrText>
        </w:r>
        <w:r>
          <w:rPr>
            <w:noProof/>
            <w:webHidden/>
          </w:rPr>
        </w:r>
        <w:r>
          <w:rPr>
            <w:noProof/>
            <w:webHidden/>
          </w:rPr>
          <w:fldChar w:fldCharType="separate"/>
        </w:r>
        <w:r>
          <w:rPr>
            <w:noProof/>
            <w:webHidden/>
          </w:rPr>
          <w:t>46</w:t>
        </w:r>
        <w:r>
          <w:rPr>
            <w:noProof/>
            <w:webHidden/>
          </w:rPr>
          <w:fldChar w:fldCharType="end"/>
        </w:r>
      </w:hyperlink>
    </w:p>
    <w:p w14:paraId="7E47097F" w14:textId="6971D66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34" w:history="1">
        <w:r w:rsidRPr="00902BFF">
          <w:rPr>
            <w:rStyle w:val="Lienhypertexte"/>
            <w:noProof/>
          </w:rPr>
          <w:t>3.3.1</w:t>
        </w:r>
        <w:r>
          <w:rPr>
            <w:noProof/>
            <w:kern w:val="2"/>
            <w:sz w:val="24"/>
            <w:szCs w:val="24"/>
            <w:lang w:val="fr-FR" w:eastAsia="fr-FR"/>
            <w14:ligatures w14:val="standardContextual"/>
          </w:rPr>
          <w:tab/>
        </w:r>
        <w:r w:rsidRPr="00902BFF">
          <w:rPr>
            <w:rStyle w:val="Lienhypertexte"/>
            <w:noProof/>
          </w:rPr>
          <w:t>OBJET: Pôle DVP</w:t>
        </w:r>
        <w:r>
          <w:rPr>
            <w:noProof/>
            <w:webHidden/>
          </w:rPr>
          <w:tab/>
        </w:r>
        <w:r>
          <w:rPr>
            <w:noProof/>
            <w:webHidden/>
          </w:rPr>
          <w:fldChar w:fldCharType="begin"/>
        </w:r>
        <w:r>
          <w:rPr>
            <w:noProof/>
            <w:webHidden/>
          </w:rPr>
          <w:instrText xml:space="preserve"> PAGEREF _Toc223448134 \h </w:instrText>
        </w:r>
        <w:r>
          <w:rPr>
            <w:noProof/>
            <w:webHidden/>
          </w:rPr>
        </w:r>
        <w:r>
          <w:rPr>
            <w:noProof/>
            <w:webHidden/>
          </w:rPr>
          <w:fldChar w:fldCharType="separate"/>
        </w:r>
        <w:r>
          <w:rPr>
            <w:noProof/>
            <w:webHidden/>
          </w:rPr>
          <w:t>46</w:t>
        </w:r>
        <w:r>
          <w:rPr>
            <w:noProof/>
            <w:webHidden/>
          </w:rPr>
          <w:fldChar w:fldCharType="end"/>
        </w:r>
      </w:hyperlink>
    </w:p>
    <w:p w14:paraId="06443CB5" w14:textId="08525D0E"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35" w:history="1">
        <w:r w:rsidRPr="00902BFF">
          <w:rPr>
            <w:rStyle w:val="Lienhypertexte"/>
            <w:noProof/>
          </w:rPr>
          <w:t>3.3.2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_Toc223448135 \h </w:instrText>
        </w:r>
        <w:r>
          <w:rPr>
            <w:noProof/>
            <w:webHidden/>
          </w:rPr>
        </w:r>
        <w:r>
          <w:rPr>
            <w:noProof/>
            <w:webHidden/>
          </w:rPr>
          <w:fldChar w:fldCharType="separate"/>
        </w:r>
        <w:r>
          <w:rPr>
            <w:noProof/>
            <w:webHidden/>
          </w:rPr>
          <w:t>46</w:t>
        </w:r>
        <w:r>
          <w:rPr>
            <w:noProof/>
            <w:webHidden/>
          </w:rPr>
          <w:fldChar w:fldCharType="end"/>
        </w:r>
      </w:hyperlink>
    </w:p>
    <w:p w14:paraId="02D9B111" w14:textId="5E51EDA3"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36" w:history="1">
        <w:r w:rsidRPr="00902BFF">
          <w:rPr>
            <w:rStyle w:val="Lienhypertexte"/>
            <w:noProof/>
          </w:rPr>
          <w:t>3.3.3</w:t>
        </w:r>
        <w:r>
          <w:rPr>
            <w:noProof/>
            <w:kern w:val="2"/>
            <w:sz w:val="24"/>
            <w:szCs w:val="24"/>
            <w:lang w:val="fr-FR" w:eastAsia="fr-FR"/>
            <w14:ligatures w14:val="standardContextual"/>
          </w:rPr>
          <w:tab/>
        </w:r>
        <w:r w:rsidRPr="00902BFF">
          <w:rPr>
            <w:rStyle w:val="Lienhypertexte"/>
            <w:noProof/>
          </w:rPr>
          <w:t>DOCUMENTATION:</w:t>
        </w:r>
        <w:r>
          <w:rPr>
            <w:noProof/>
            <w:webHidden/>
          </w:rPr>
          <w:tab/>
        </w:r>
        <w:r>
          <w:rPr>
            <w:noProof/>
            <w:webHidden/>
          </w:rPr>
          <w:fldChar w:fldCharType="begin"/>
        </w:r>
        <w:r>
          <w:rPr>
            <w:noProof/>
            <w:webHidden/>
          </w:rPr>
          <w:instrText xml:space="preserve"> PAGEREF _Toc223448136 \h </w:instrText>
        </w:r>
        <w:r>
          <w:rPr>
            <w:noProof/>
            <w:webHidden/>
          </w:rPr>
        </w:r>
        <w:r>
          <w:rPr>
            <w:noProof/>
            <w:webHidden/>
          </w:rPr>
          <w:fldChar w:fldCharType="separate"/>
        </w:r>
        <w:r>
          <w:rPr>
            <w:noProof/>
            <w:webHidden/>
          </w:rPr>
          <w:t>47</w:t>
        </w:r>
        <w:r>
          <w:rPr>
            <w:noProof/>
            <w:webHidden/>
          </w:rPr>
          <w:fldChar w:fldCharType="end"/>
        </w:r>
      </w:hyperlink>
    </w:p>
    <w:p w14:paraId="746A8D53" w14:textId="5D0E0F2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37" w:history="1">
        <w:r w:rsidRPr="00902BFF">
          <w:rPr>
            <w:rStyle w:val="Lienhypertexte"/>
            <w:noProof/>
          </w:rPr>
          <w:t>3.3.4</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_Toc223448137 \h </w:instrText>
        </w:r>
        <w:r>
          <w:rPr>
            <w:noProof/>
            <w:webHidden/>
          </w:rPr>
        </w:r>
        <w:r>
          <w:rPr>
            <w:noProof/>
            <w:webHidden/>
          </w:rPr>
          <w:fldChar w:fldCharType="separate"/>
        </w:r>
        <w:r>
          <w:rPr>
            <w:noProof/>
            <w:webHidden/>
          </w:rPr>
          <w:t>47</w:t>
        </w:r>
        <w:r>
          <w:rPr>
            <w:noProof/>
            <w:webHidden/>
          </w:rPr>
          <w:fldChar w:fldCharType="end"/>
        </w:r>
      </w:hyperlink>
    </w:p>
    <w:p w14:paraId="36BC932E" w14:textId="5D0F64FA"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38" w:history="1">
        <w:r w:rsidRPr="00902BFF">
          <w:rPr>
            <w:rStyle w:val="Lienhypertexte"/>
            <w:noProof/>
          </w:rPr>
          <w:t>3.4</w:t>
        </w:r>
        <w:r>
          <w:rPr>
            <w:noProof/>
            <w:kern w:val="2"/>
            <w:sz w:val="24"/>
            <w:szCs w:val="24"/>
            <w:lang w:val="fr-FR" w:eastAsia="fr-FR"/>
            <w14:ligatures w14:val="standardContextual"/>
          </w:rPr>
          <w:tab/>
        </w:r>
        <w:r w:rsidRPr="00902BFF">
          <w:rPr>
            <w:rStyle w:val="Lienhypertexte"/>
            <w:noProof/>
          </w:rPr>
          <w:t>PROCEDURE ET FONCTIONNEMENT DU SUIVI DES MEDICAMENTS</w:t>
        </w:r>
        <w:r>
          <w:rPr>
            <w:noProof/>
            <w:webHidden/>
          </w:rPr>
          <w:tab/>
        </w:r>
        <w:r>
          <w:rPr>
            <w:noProof/>
            <w:webHidden/>
          </w:rPr>
          <w:fldChar w:fldCharType="begin"/>
        </w:r>
        <w:r>
          <w:rPr>
            <w:noProof/>
            <w:webHidden/>
          </w:rPr>
          <w:instrText xml:space="preserve"> PAGEREF _Toc223448138 \h </w:instrText>
        </w:r>
        <w:r>
          <w:rPr>
            <w:noProof/>
            <w:webHidden/>
          </w:rPr>
        </w:r>
        <w:r>
          <w:rPr>
            <w:noProof/>
            <w:webHidden/>
          </w:rPr>
          <w:fldChar w:fldCharType="separate"/>
        </w:r>
        <w:r>
          <w:rPr>
            <w:noProof/>
            <w:webHidden/>
          </w:rPr>
          <w:t>48</w:t>
        </w:r>
        <w:r>
          <w:rPr>
            <w:noProof/>
            <w:webHidden/>
          </w:rPr>
          <w:fldChar w:fldCharType="end"/>
        </w:r>
      </w:hyperlink>
    </w:p>
    <w:p w14:paraId="7B671703" w14:textId="029206E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39" w:history="1">
        <w:r w:rsidRPr="00902BFF">
          <w:rPr>
            <w:rStyle w:val="Lienhypertexte"/>
            <w:noProof/>
          </w:rPr>
          <w:t>3.4.1</w:t>
        </w:r>
        <w:r>
          <w:rPr>
            <w:noProof/>
            <w:kern w:val="2"/>
            <w:sz w:val="24"/>
            <w:szCs w:val="24"/>
            <w:lang w:val="fr-FR" w:eastAsia="fr-FR"/>
            <w14:ligatures w14:val="standardContextual"/>
          </w:rPr>
          <w:tab/>
        </w:r>
        <w:r w:rsidRPr="00902BFF">
          <w:rPr>
            <w:rStyle w:val="Lienhypertexte"/>
            <w:noProof/>
          </w:rPr>
          <w:t>OBJET: SUIVI DES MEDICAMENTS</w:t>
        </w:r>
        <w:r>
          <w:rPr>
            <w:noProof/>
            <w:webHidden/>
          </w:rPr>
          <w:tab/>
        </w:r>
        <w:r>
          <w:rPr>
            <w:noProof/>
            <w:webHidden/>
          </w:rPr>
          <w:fldChar w:fldCharType="begin"/>
        </w:r>
        <w:r>
          <w:rPr>
            <w:noProof/>
            <w:webHidden/>
          </w:rPr>
          <w:instrText xml:space="preserve"> PAGEREF _Toc223448139 \h </w:instrText>
        </w:r>
        <w:r>
          <w:rPr>
            <w:noProof/>
            <w:webHidden/>
          </w:rPr>
        </w:r>
        <w:r>
          <w:rPr>
            <w:noProof/>
            <w:webHidden/>
          </w:rPr>
          <w:fldChar w:fldCharType="separate"/>
        </w:r>
        <w:r>
          <w:rPr>
            <w:noProof/>
            <w:webHidden/>
          </w:rPr>
          <w:t>48</w:t>
        </w:r>
        <w:r>
          <w:rPr>
            <w:noProof/>
            <w:webHidden/>
          </w:rPr>
          <w:fldChar w:fldCharType="end"/>
        </w:r>
      </w:hyperlink>
    </w:p>
    <w:p w14:paraId="3CEABCFC" w14:textId="3EEE099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40" w:history="1">
        <w:r w:rsidRPr="00902BFF">
          <w:rPr>
            <w:rStyle w:val="Lienhypertexte"/>
            <w:noProof/>
          </w:rPr>
          <w:t>3.4.2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_Toc223448140 \h </w:instrText>
        </w:r>
        <w:r>
          <w:rPr>
            <w:noProof/>
            <w:webHidden/>
          </w:rPr>
        </w:r>
        <w:r>
          <w:rPr>
            <w:noProof/>
            <w:webHidden/>
          </w:rPr>
          <w:fldChar w:fldCharType="separate"/>
        </w:r>
        <w:r>
          <w:rPr>
            <w:noProof/>
            <w:webHidden/>
          </w:rPr>
          <w:t>48</w:t>
        </w:r>
        <w:r>
          <w:rPr>
            <w:noProof/>
            <w:webHidden/>
          </w:rPr>
          <w:fldChar w:fldCharType="end"/>
        </w:r>
      </w:hyperlink>
    </w:p>
    <w:p w14:paraId="1460E2CC" w14:textId="043B6176"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41" w:history="1">
        <w:r w:rsidRPr="00902BFF">
          <w:rPr>
            <w:rStyle w:val="Lienhypertexte"/>
            <w:noProof/>
          </w:rPr>
          <w:t>3.4.3</w:t>
        </w:r>
        <w:r>
          <w:rPr>
            <w:noProof/>
            <w:kern w:val="2"/>
            <w:sz w:val="24"/>
            <w:szCs w:val="24"/>
            <w:lang w:val="fr-FR" w:eastAsia="fr-FR"/>
            <w14:ligatures w14:val="standardContextual"/>
          </w:rPr>
          <w:tab/>
        </w:r>
        <w:r w:rsidRPr="00902BFF">
          <w:rPr>
            <w:rStyle w:val="Lienhypertexte"/>
            <w:noProof/>
          </w:rPr>
          <w:t>DOCUMENTATIONS:</w:t>
        </w:r>
        <w:r>
          <w:rPr>
            <w:noProof/>
            <w:webHidden/>
          </w:rPr>
          <w:tab/>
        </w:r>
        <w:r>
          <w:rPr>
            <w:noProof/>
            <w:webHidden/>
          </w:rPr>
          <w:fldChar w:fldCharType="begin"/>
        </w:r>
        <w:r>
          <w:rPr>
            <w:noProof/>
            <w:webHidden/>
          </w:rPr>
          <w:instrText xml:space="preserve"> PAGEREF _Toc223448141 \h </w:instrText>
        </w:r>
        <w:r>
          <w:rPr>
            <w:noProof/>
            <w:webHidden/>
          </w:rPr>
        </w:r>
        <w:r>
          <w:rPr>
            <w:noProof/>
            <w:webHidden/>
          </w:rPr>
          <w:fldChar w:fldCharType="separate"/>
        </w:r>
        <w:r>
          <w:rPr>
            <w:noProof/>
            <w:webHidden/>
          </w:rPr>
          <w:t>48</w:t>
        </w:r>
        <w:r>
          <w:rPr>
            <w:noProof/>
            <w:webHidden/>
          </w:rPr>
          <w:fldChar w:fldCharType="end"/>
        </w:r>
      </w:hyperlink>
    </w:p>
    <w:p w14:paraId="63E95804" w14:textId="00C91AB0"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42" w:history="1">
        <w:r w:rsidRPr="00902BFF">
          <w:rPr>
            <w:rStyle w:val="Lienhypertexte"/>
            <w:noProof/>
          </w:rPr>
          <w:t>3.4.4</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_Toc223448142 \h </w:instrText>
        </w:r>
        <w:r>
          <w:rPr>
            <w:noProof/>
            <w:webHidden/>
          </w:rPr>
        </w:r>
        <w:r>
          <w:rPr>
            <w:noProof/>
            <w:webHidden/>
          </w:rPr>
          <w:fldChar w:fldCharType="separate"/>
        </w:r>
        <w:r>
          <w:rPr>
            <w:noProof/>
            <w:webHidden/>
          </w:rPr>
          <w:t>48</w:t>
        </w:r>
        <w:r>
          <w:rPr>
            <w:noProof/>
            <w:webHidden/>
          </w:rPr>
          <w:fldChar w:fldCharType="end"/>
        </w:r>
      </w:hyperlink>
    </w:p>
    <w:p w14:paraId="09E27C3B" w14:textId="3F9A17CE"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43" w:history="1">
        <w:r w:rsidRPr="00902BFF">
          <w:rPr>
            <w:rStyle w:val="Lienhypertexte"/>
            <w:noProof/>
          </w:rPr>
          <w:t>3.5</w:t>
        </w:r>
        <w:r>
          <w:rPr>
            <w:noProof/>
            <w:kern w:val="2"/>
            <w:sz w:val="24"/>
            <w:szCs w:val="24"/>
            <w:lang w:val="fr-FR" w:eastAsia="fr-FR"/>
            <w14:ligatures w14:val="standardContextual"/>
          </w:rPr>
          <w:tab/>
        </w:r>
        <w:r w:rsidRPr="00902BFF">
          <w:rPr>
            <w:rStyle w:val="Lienhypertexte"/>
            <w:noProof/>
          </w:rPr>
          <w:t>PROCEDURE ET FONCTIONNEMENT DE LA VEILLEE</w:t>
        </w:r>
        <w:r>
          <w:rPr>
            <w:noProof/>
            <w:webHidden/>
          </w:rPr>
          <w:tab/>
        </w:r>
        <w:r>
          <w:rPr>
            <w:noProof/>
            <w:webHidden/>
          </w:rPr>
          <w:fldChar w:fldCharType="begin"/>
        </w:r>
        <w:r>
          <w:rPr>
            <w:noProof/>
            <w:webHidden/>
          </w:rPr>
          <w:instrText xml:space="preserve"> PAGEREF _Toc223448143 \h </w:instrText>
        </w:r>
        <w:r>
          <w:rPr>
            <w:noProof/>
            <w:webHidden/>
          </w:rPr>
        </w:r>
        <w:r>
          <w:rPr>
            <w:noProof/>
            <w:webHidden/>
          </w:rPr>
          <w:fldChar w:fldCharType="separate"/>
        </w:r>
        <w:r>
          <w:rPr>
            <w:noProof/>
            <w:webHidden/>
          </w:rPr>
          <w:t>49</w:t>
        </w:r>
        <w:r>
          <w:rPr>
            <w:noProof/>
            <w:webHidden/>
          </w:rPr>
          <w:fldChar w:fldCharType="end"/>
        </w:r>
      </w:hyperlink>
    </w:p>
    <w:p w14:paraId="50C490B1" w14:textId="51E855AF"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44" w:history="1">
        <w:r w:rsidRPr="00902BFF">
          <w:rPr>
            <w:rStyle w:val="Lienhypertexte"/>
            <w:noProof/>
          </w:rPr>
          <w:t>3.5.1</w:t>
        </w:r>
        <w:r>
          <w:rPr>
            <w:noProof/>
            <w:kern w:val="2"/>
            <w:sz w:val="24"/>
            <w:szCs w:val="24"/>
            <w:lang w:val="fr-FR" w:eastAsia="fr-FR"/>
            <w14:ligatures w14:val="standardContextual"/>
          </w:rPr>
          <w:tab/>
        </w:r>
        <w:r w:rsidRPr="00902BFF">
          <w:rPr>
            <w:rStyle w:val="Lienhypertexte"/>
            <w:noProof/>
          </w:rPr>
          <w:t>OBJET: VEILLEE</w:t>
        </w:r>
        <w:r>
          <w:rPr>
            <w:noProof/>
            <w:webHidden/>
          </w:rPr>
          <w:tab/>
        </w:r>
        <w:r>
          <w:rPr>
            <w:noProof/>
            <w:webHidden/>
          </w:rPr>
          <w:fldChar w:fldCharType="begin"/>
        </w:r>
        <w:r>
          <w:rPr>
            <w:noProof/>
            <w:webHidden/>
          </w:rPr>
          <w:instrText xml:space="preserve"> PAGEREF _Toc223448144 \h </w:instrText>
        </w:r>
        <w:r>
          <w:rPr>
            <w:noProof/>
            <w:webHidden/>
          </w:rPr>
        </w:r>
        <w:r>
          <w:rPr>
            <w:noProof/>
            <w:webHidden/>
          </w:rPr>
          <w:fldChar w:fldCharType="separate"/>
        </w:r>
        <w:r>
          <w:rPr>
            <w:noProof/>
            <w:webHidden/>
          </w:rPr>
          <w:t>49</w:t>
        </w:r>
        <w:r>
          <w:rPr>
            <w:noProof/>
            <w:webHidden/>
          </w:rPr>
          <w:fldChar w:fldCharType="end"/>
        </w:r>
      </w:hyperlink>
    </w:p>
    <w:p w14:paraId="1FEFA50D" w14:textId="08B09CA3"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45" w:history="1">
        <w:r w:rsidRPr="00902BFF">
          <w:rPr>
            <w:rStyle w:val="Lienhypertexte"/>
            <w:noProof/>
          </w:rPr>
          <w:t>3.5.2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_Toc223448145 \h </w:instrText>
        </w:r>
        <w:r>
          <w:rPr>
            <w:noProof/>
            <w:webHidden/>
          </w:rPr>
        </w:r>
        <w:r>
          <w:rPr>
            <w:noProof/>
            <w:webHidden/>
          </w:rPr>
          <w:fldChar w:fldCharType="separate"/>
        </w:r>
        <w:r>
          <w:rPr>
            <w:noProof/>
            <w:webHidden/>
          </w:rPr>
          <w:t>49</w:t>
        </w:r>
        <w:r>
          <w:rPr>
            <w:noProof/>
            <w:webHidden/>
          </w:rPr>
          <w:fldChar w:fldCharType="end"/>
        </w:r>
      </w:hyperlink>
    </w:p>
    <w:p w14:paraId="479BB9E4" w14:textId="14D88CDD"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46" w:history="1">
        <w:r w:rsidRPr="00902BFF">
          <w:rPr>
            <w:rStyle w:val="Lienhypertexte"/>
            <w:noProof/>
          </w:rPr>
          <w:t>3.5.3</w:t>
        </w:r>
        <w:r>
          <w:rPr>
            <w:noProof/>
            <w:kern w:val="2"/>
            <w:sz w:val="24"/>
            <w:szCs w:val="24"/>
            <w:lang w:val="fr-FR" w:eastAsia="fr-FR"/>
            <w14:ligatures w14:val="standardContextual"/>
          </w:rPr>
          <w:tab/>
        </w:r>
        <w:r w:rsidRPr="00902BFF">
          <w:rPr>
            <w:rStyle w:val="Lienhypertexte"/>
            <w:noProof/>
          </w:rPr>
          <w:t>DOCUMENTATIONS:</w:t>
        </w:r>
        <w:r>
          <w:rPr>
            <w:noProof/>
            <w:webHidden/>
          </w:rPr>
          <w:tab/>
        </w:r>
        <w:r>
          <w:rPr>
            <w:noProof/>
            <w:webHidden/>
          </w:rPr>
          <w:fldChar w:fldCharType="begin"/>
        </w:r>
        <w:r>
          <w:rPr>
            <w:noProof/>
            <w:webHidden/>
          </w:rPr>
          <w:instrText xml:space="preserve"> PAGEREF _Toc223448146 \h </w:instrText>
        </w:r>
        <w:r>
          <w:rPr>
            <w:noProof/>
            <w:webHidden/>
          </w:rPr>
        </w:r>
        <w:r>
          <w:rPr>
            <w:noProof/>
            <w:webHidden/>
          </w:rPr>
          <w:fldChar w:fldCharType="separate"/>
        </w:r>
        <w:r>
          <w:rPr>
            <w:noProof/>
            <w:webHidden/>
          </w:rPr>
          <w:t>49</w:t>
        </w:r>
        <w:r>
          <w:rPr>
            <w:noProof/>
            <w:webHidden/>
          </w:rPr>
          <w:fldChar w:fldCharType="end"/>
        </w:r>
      </w:hyperlink>
    </w:p>
    <w:p w14:paraId="3C373552" w14:textId="79AF9E1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47" w:history="1">
        <w:r w:rsidRPr="00902BFF">
          <w:rPr>
            <w:rStyle w:val="Lienhypertexte"/>
            <w:noProof/>
          </w:rPr>
          <w:t>3.5.4</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_Toc223448147 \h </w:instrText>
        </w:r>
        <w:r>
          <w:rPr>
            <w:noProof/>
            <w:webHidden/>
          </w:rPr>
        </w:r>
        <w:r>
          <w:rPr>
            <w:noProof/>
            <w:webHidden/>
          </w:rPr>
          <w:fldChar w:fldCharType="separate"/>
        </w:r>
        <w:r>
          <w:rPr>
            <w:noProof/>
            <w:webHidden/>
          </w:rPr>
          <w:t>49</w:t>
        </w:r>
        <w:r>
          <w:rPr>
            <w:noProof/>
            <w:webHidden/>
          </w:rPr>
          <w:fldChar w:fldCharType="end"/>
        </w:r>
      </w:hyperlink>
    </w:p>
    <w:p w14:paraId="2D056E4C" w14:textId="614F2100"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48" w:history="1">
        <w:r w:rsidRPr="00902BFF">
          <w:rPr>
            <w:rStyle w:val="Lienhypertexte"/>
            <w:noProof/>
          </w:rPr>
          <w:t>3.6</w:t>
        </w:r>
        <w:r>
          <w:rPr>
            <w:noProof/>
            <w:kern w:val="2"/>
            <w:sz w:val="24"/>
            <w:szCs w:val="24"/>
            <w:lang w:val="fr-FR" w:eastAsia="fr-FR"/>
            <w14:ligatures w14:val="standardContextual"/>
          </w:rPr>
          <w:tab/>
        </w:r>
        <w:r w:rsidRPr="00902BFF">
          <w:rPr>
            <w:rStyle w:val="Lienhypertexte"/>
            <w:noProof/>
          </w:rPr>
          <w:t>PROCEDURE ET FONCTIONNEMENT DU POLE ORIENTATION</w:t>
        </w:r>
        <w:r>
          <w:rPr>
            <w:noProof/>
            <w:webHidden/>
          </w:rPr>
          <w:tab/>
        </w:r>
        <w:r>
          <w:rPr>
            <w:noProof/>
            <w:webHidden/>
          </w:rPr>
          <w:fldChar w:fldCharType="begin"/>
        </w:r>
        <w:r>
          <w:rPr>
            <w:noProof/>
            <w:webHidden/>
          </w:rPr>
          <w:instrText xml:space="preserve"> PAGEREF _Toc223448148 \h </w:instrText>
        </w:r>
        <w:r>
          <w:rPr>
            <w:noProof/>
            <w:webHidden/>
          </w:rPr>
        </w:r>
        <w:r>
          <w:rPr>
            <w:noProof/>
            <w:webHidden/>
          </w:rPr>
          <w:fldChar w:fldCharType="separate"/>
        </w:r>
        <w:r>
          <w:rPr>
            <w:noProof/>
            <w:webHidden/>
          </w:rPr>
          <w:t>49</w:t>
        </w:r>
        <w:r>
          <w:rPr>
            <w:noProof/>
            <w:webHidden/>
          </w:rPr>
          <w:fldChar w:fldCharType="end"/>
        </w:r>
      </w:hyperlink>
    </w:p>
    <w:p w14:paraId="4465157A" w14:textId="484F6A7E"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49" w:history="1">
        <w:r w:rsidRPr="00902BFF">
          <w:rPr>
            <w:rStyle w:val="Lienhypertexte"/>
            <w:noProof/>
          </w:rPr>
          <w:t>3.6.1</w:t>
        </w:r>
        <w:r>
          <w:rPr>
            <w:noProof/>
            <w:kern w:val="2"/>
            <w:sz w:val="24"/>
            <w:szCs w:val="24"/>
            <w:lang w:val="fr-FR" w:eastAsia="fr-FR"/>
            <w14:ligatures w14:val="standardContextual"/>
          </w:rPr>
          <w:tab/>
        </w:r>
        <w:r w:rsidRPr="00902BFF">
          <w:rPr>
            <w:rStyle w:val="Lienhypertexte"/>
            <w:noProof/>
          </w:rPr>
          <w:t>OBJET: le pôle orientation</w:t>
        </w:r>
        <w:r>
          <w:rPr>
            <w:noProof/>
            <w:webHidden/>
          </w:rPr>
          <w:tab/>
        </w:r>
        <w:r>
          <w:rPr>
            <w:noProof/>
            <w:webHidden/>
          </w:rPr>
          <w:fldChar w:fldCharType="begin"/>
        </w:r>
        <w:r>
          <w:rPr>
            <w:noProof/>
            <w:webHidden/>
          </w:rPr>
          <w:instrText xml:space="preserve"> PAGEREF _Toc223448149 \h </w:instrText>
        </w:r>
        <w:r>
          <w:rPr>
            <w:noProof/>
            <w:webHidden/>
          </w:rPr>
        </w:r>
        <w:r>
          <w:rPr>
            <w:noProof/>
            <w:webHidden/>
          </w:rPr>
          <w:fldChar w:fldCharType="separate"/>
        </w:r>
        <w:r>
          <w:rPr>
            <w:noProof/>
            <w:webHidden/>
          </w:rPr>
          <w:t>49</w:t>
        </w:r>
        <w:r>
          <w:rPr>
            <w:noProof/>
            <w:webHidden/>
          </w:rPr>
          <w:fldChar w:fldCharType="end"/>
        </w:r>
      </w:hyperlink>
    </w:p>
    <w:p w14:paraId="74F5C82D" w14:textId="2A70D18B"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50" w:history="1">
        <w:r w:rsidRPr="00902BFF">
          <w:rPr>
            <w:rStyle w:val="Lienhypertexte"/>
            <w:noProof/>
          </w:rPr>
          <w:t>3.6.2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_Toc223448150 \h </w:instrText>
        </w:r>
        <w:r>
          <w:rPr>
            <w:noProof/>
            <w:webHidden/>
          </w:rPr>
        </w:r>
        <w:r>
          <w:rPr>
            <w:noProof/>
            <w:webHidden/>
          </w:rPr>
          <w:fldChar w:fldCharType="separate"/>
        </w:r>
        <w:r>
          <w:rPr>
            <w:noProof/>
            <w:webHidden/>
          </w:rPr>
          <w:t>49</w:t>
        </w:r>
        <w:r>
          <w:rPr>
            <w:noProof/>
            <w:webHidden/>
          </w:rPr>
          <w:fldChar w:fldCharType="end"/>
        </w:r>
      </w:hyperlink>
    </w:p>
    <w:p w14:paraId="140D64E8" w14:textId="7F84410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51" w:history="1">
        <w:r w:rsidRPr="00902BFF">
          <w:rPr>
            <w:rStyle w:val="Lienhypertexte"/>
            <w:noProof/>
          </w:rPr>
          <w:t>3.6.3</w:t>
        </w:r>
        <w:r>
          <w:rPr>
            <w:noProof/>
            <w:kern w:val="2"/>
            <w:sz w:val="24"/>
            <w:szCs w:val="24"/>
            <w:lang w:val="fr-FR" w:eastAsia="fr-FR"/>
            <w14:ligatures w14:val="standardContextual"/>
          </w:rPr>
          <w:tab/>
        </w:r>
        <w:r w:rsidRPr="00902BFF">
          <w:rPr>
            <w:rStyle w:val="Lienhypertexte"/>
            <w:noProof/>
          </w:rPr>
          <w:t>DOCUMENTATION:</w:t>
        </w:r>
        <w:r>
          <w:rPr>
            <w:noProof/>
            <w:webHidden/>
          </w:rPr>
          <w:tab/>
        </w:r>
        <w:r>
          <w:rPr>
            <w:noProof/>
            <w:webHidden/>
          </w:rPr>
          <w:fldChar w:fldCharType="begin"/>
        </w:r>
        <w:r>
          <w:rPr>
            <w:noProof/>
            <w:webHidden/>
          </w:rPr>
          <w:instrText xml:space="preserve"> PAGEREF _Toc223448151 \h </w:instrText>
        </w:r>
        <w:r>
          <w:rPr>
            <w:noProof/>
            <w:webHidden/>
          </w:rPr>
        </w:r>
        <w:r>
          <w:rPr>
            <w:noProof/>
            <w:webHidden/>
          </w:rPr>
          <w:fldChar w:fldCharType="separate"/>
        </w:r>
        <w:r>
          <w:rPr>
            <w:noProof/>
            <w:webHidden/>
          </w:rPr>
          <w:t>50</w:t>
        </w:r>
        <w:r>
          <w:rPr>
            <w:noProof/>
            <w:webHidden/>
          </w:rPr>
          <w:fldChar w:fldCharType="end"/>
        </w:r>
      </w:hyperlink>
    </w:p>
    <w:p w14:paraId="60E4C3D0" w14:textId="2B09F6A9"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52" w:history="1">
        <w:r w:rsidRPr="00902BFF">
          <w:rPr>
            <w:rStyle w:val="Lienhypertexte"/>
            <w:noProof/>
          </w:rPr>
          <w:t>3.6.4</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_Toc223448152 \h </w:instrText>
        </w:r>
        <w:r>
          <w:rPr>
            <w:noProof/>
            <w:webHidden/>
          </w:rPr>
        </w:r>
        <w:r>
          <w:rPr>
            <w:noProof/>
            <w:webHidden/>
          </w:rPr>
          <w:fldChar w:fldCharType="separate"/>
        </w:r>
        <w:r>
          <w:rPr>
            <w:noProof/>
            <w:webHidden/>
          </w:rPr>
          <w:t>50</w:t>
        </w:r>
        <w:r>
          <w:rPr>
            <w:noProof/>
            <w:webHidden/>
          </w:rPr>
          <w:fldChar w:fldCharType="end"/>
        </w:r>
      </w:hyperlink>
    </w:p>
    <w:p w14:paraId="4338F0DB" w14:textId="4DF91DAC"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53" w:history="1">
        <w:r w:rsidRPr="00902BFF">
          <w:rPr>
            <w:rStyle w:val="Lienhypertexte"/>
            <w:noProof/>
          </w:rPr>
          <w:t>3.7</w:t>
        </w:r>
        <w:r>
          <w:rPr>
            <w:noProof/>
            <w:kern w:val="2"/>
            <w:sz w:val="24"/>
            <w:szCs w:val="24"/>
            <w:lang w:val="fr-FR" w:eastAsia="fr-FR"/>
            <w14:ligatures w14:val="standardContextual"/>
          </w:rPr>
          <w:tab/>
        </w:r>
        <w:r w:rsidRPr="00902BFF">
          <w:rPr>
            <w:rStyle w:val="Lienhypertexte"/>
            <w:noProof/>
          </w:rPr>
          <w:t>PROCEDURE ET FONCTIONNEMENT DES SEANCES D’ORIENTATION ET D’INSERTION PROFESSIONNELLES</w:t>
        </w:r>
        <w:r>
          <w:rPr>
            <w:noProof/>
            <w:webHidden/>
          </w:rPr>
          <w:tab/>
        </w:r>
        <w:r>
          <w:rPr>
            <w:noProof/>
            <w:webHidden/>
          </w:rPr>
          <w:fldChar w:fldCharType="begin"/>
        </w:r>
        <w:r>
          <w:rPr>
            <w:noProof/>
            <w:webHidden/>
          </w:rPr>
          <w:instrText xml:space="preserve"> PAGEREF _Toc223448153 \h </w:instrText>
        </w:r>
        <w:r>
          <w:rPr>
            <w:noProof/>
            <w:webHidden/>
          </w:rPr>
        </w:r>
        <w:r>
          <w:rPr>
            <w:noProof/>
            <w:webHidden/>
          </w:rPr>
          <w:fldChar w:fldCharType="separate"/>
        </w:r>
        <w:r>
          <w:rPr>
            <w:noProof/>
            <w:webHidden/>
          </w:rPr>
          <w:t>51</w:t>
        </w:r>
        <w:r>
          <w:rPr>
            <w:noProof/>
            <w:webHidden/>
          </w:rPr>
          <w:fldChar w:fldCharType="end"/>
        </w:r>
      </w:hyperlink>
    </w:p>
    <w:p w14:paraId="7A7CE9C8" w14:textId="7B0479C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54" w:history="1">
        <w:r w:rsidRPr="00902BFF">
          <w:rPr>
            <w:rStyle w:val="Lienhypertexte"/>
            <w:noProof/>
          </w:rPr>
          <w:t>3.7.1</w:t>
        </w:r>
        <w:r>
          <w:rPr>
            <w:noProof/>
            <w:kern w:val="2"/>
            <w:sz w:val="24"/>
            <w:szCs w:val="24"/>
            <w:lang w:val="fr-FR" w:eastAsia="fr-FR"/>
            <w14:ligatures w14:val="standardContextual"/>
          </w:rPr>
          <w:tab/>
        </w:r>
        <w:r w:rsidRPr="00902BFF">
          <w:rPr>
            <w:rStyle w:val="Lienhypertexte"/>
            <w:noProof/>
          </w:rPr>
          <w:t>OBJET: les séances d’orientation et d’insertion professionnelle</w:t>
        </w:r>
        <w:r>
          <w:rPr>
            <w:noProof/>
            <w:webHidden/>
          </w:rPr>
          <w:tab/>
        </w:r>
        <w:r>
          <w:rPr>
            <w:noProof/>
            <w:webHidden/>
          </w:rPr>
          <w:fldChar w:fldCharType="begin"/>
        </w:r>
        <w:r>
          <w:rPr>
            <w:noProof/>
            <w:webHidden/>
          </w:rPr>
          <w:instrText xml:space="preserve"> PAGEREF _Toc223448154 \h </w:instrText>
        </w:r>
        <w:r>
          <w:rPr>
            <w:noProof/>
            <w:webHidden/>
          </w:rPr>
        </w:r>
        <w:r>
          <w:rPr>
            <w:noProof/>
            <w:webHidden/>
          </w:rPr>
          <w:fldChar w:fldCharType="separate"/>
        </w:r>
        <w:r>
          <w:rPr>
            <w:noProof/>
            <w:webHidden/>
          </w:rPr>
          <w:t>51</w:t>
        </w:r>
        <w:r>
          <w:rPr>
            <w:noProof/>
            <w:webHidden/>
          </w:rPr>
          <w:fldChar w:fldCharType="end"/>
        </w:r>
      </w:hyperlink>
    </w:p>
    <w:p w14:paraId="252190E6" w14:textId="63BF86D9"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55" w:history="1">
        <w:r w:rsidRPr="00902BFF">
          <w:rPr>
            <w:rStyle w:val="Lienhypertexte"/>
            <w:noProof/>
          </w:rPr>
          <w:t>3.7.2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_Toc223448155 \h </w:instrText>
        </w:r>
        <w:r>
          <w:rPr>
            <w:noProof/>
            <w:webHidden/>
          </w:rPr>
        </w:r>
        <w:r>
          <w:rPr>
            <w:noProof/>
            <w:webHidden/>
          </w:rPr>
          <w:fldChar w:fldCharType="separate"/>
        </w:r>
        <w:r>
          <w:rPr>
            <w:noProof/>
            <w:webHidden/>
          </w:rPr>
          <w:t>51</w:t>
        </w:r>
        <w:r>
          <w:rPr>
            <w:noProof/>
            <w:webHidden/>
          </w:rPr>
          <w:fldChar w:fldCharType="end"/>
        </w:r>
      </w:hyperlink>
    </w:p>
    <w:p w14:paraId="13C0891F" w14:textId="6C11440B"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56" w:history="1">
        <w:r w:rsidRPr="00902BFF">
          <w:rPr>
            <w:rStyle w:val="Lienhypertexte"/>
            <w:noProof/>
          </w:rPr>
          <w:t>3.7.3</w:t>
        </w:r>
        <w:r>
          <w:rPr>
            <w:noProof/>
            <w:kern w:val="2"/>
            <w:sz w:val="24"/>
            <w:szCs w:val="24"/>
            <w:lang w:val="fr-FR" w:eastAsia="fr-FR"/>
            <w14:ligatures w14:val="standardContextual"/>
          </w:rPr>
          <w:tab/>
        </w:r>
        <w:r w:rsidRPr="00902BFF">
          <w:rPr>
            <w:rStyle w:val="Lienhypertexte"/>
            <w:noProof/>
          </w:rPr>
          <w:t>DOCUMENTATION</w:t>
        </w:r>
        <w:r>
          <w:rPr>
            <w:noProof/>
            <w:webHidden/>
          </w:rPr>
          <w:tab/>
        </w:r>
        <w:r>
          <w:rPr>
            <w:noProof/>
            <w:webHidden/>
          </w:rPr>
          <w:fldChar w:fldCharType="begin"/>
        </w:r>
        <w:r>
          <w:rPr>
            <w:noProof/>
            <w:webHidden/>
          </w:rPr>
          <w:instrText xml:space="preserve"> PAGEREF _Toc223448156 \h </w:instrText>
        </w:r>
        <w:r>
          <w:rPr>
            <w:noProof/>
            <w:webHidden/>
          </w:rPr>
        </w:r>
        <w:r>
          <w:rPr>
            <w:noProof/>
            <w:webHidden/>
          </w:rPr>
          <w:fldChar w:fldCharType="separate"/>
        </w:r>
        <w:r>
          <w:rPr>
            <w:noProof/>
            <w:webHidden/>
          </w:rPr>
          <w:t>51</w:t>
        </w:r>
        <w:r>
          <w:rPr>
            <w:noProof/>
            <w:webHidden/>
          </w:rPr>
          <w:fldChar w:fldCharType="end"/>
        </w:r>
      </w:hyperlink>
    </w:p>
    <w:p w14:paraId="5C591B43" w14:textId="70F56676"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57" w:history="1">
        <w:r w:rsidRPr="00902BFF">
          <w:rPr>
            <w:rStyle w:val="Lienhypertexte"/>
            <w:noProof/>
          </w:rPr>
          <w:t>3.7.4</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_Toc223448157 \h </w:instrText>
        </w:r>
        <w:r>
          <w:rPr>
            <w:noProof/>
            <w:webHidden/>
          </w:rPr>
        </w:r>
        <w:r>
          <w:rPr>
            <w:noProof/>
            <w:webHidden/>
          </w:rPr>
          <w:fldChar w:fldCharType="separate"/>
        </w:r>
        <w:r>
          <w:rPr>
            <w:noProof/>
            <w:webHidden/>
          </w:rPr>
          <w:t>52</w:t>
        </w:r>
        <w:r>
          <w:rPr>
            <w:noProof/>
            <w:webHidden/>
          </w:rPr>
          <w:fldChar w:fldCharType="end"/>
        </w:r>
      </w:hyperlink>
    </w:p>
    <w:p w14:paraId="6177D199" w14:textId="78418345"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58" w:history="1">
        <w:r w:rsidRPr="00902BFF">
          <w:rPr>
            <w:rStyle w:val="Lienhypertexte"/>
            <w:noProof/>
          </w:rPr>
          <w:t>3.8</w:t>
        </w:r>
        <w:r>
          <w:rPr>
            <w:noProof/>
            <w:kern w:val="2"/>
            <w:sz w:val="24"/>
            <w:szCs w:val="24"/>
            <w:lang w:val="fr-FR" w:eastAsia="fr-FR"/>
            <w14:ligatures w14:val="standardContextual"/>
          </w:rPr>
          <w:tab/>
        </w:r>
        <w:r w:rsidRPr="00902BFF">
          <w:rPr>
            <w:rStyle w:val="Lienhypertexte"/>
            <w:noProof/>
          </w:rPr>
          <w:t>PROCEDURE ET FONCTIONNEMENT DES CONFERENCES METIERS</w:t>
        </w:r>
        <w:r>
          <w:rPr>
            <w:noProof/>
            <w:webHidden/>
          </w:rPr>
          <w:tab/>
        </w:r>
        <w:r>
          <w:rPr>
            <w:noProof/>
            <w:webHidden/>
          </w:rPr>
          <w:fldChar w:fldCharType="begin"/>
        </w:r>
        <w:r>
          <w:rPr>
            <w:noProof/>
            <w:webHidden/>
          </w:rPr>
          <w:instrText xml:space="preserve"> PAGEREF _Toc223448158 \h </w:instrText>
        </w:r>
        <w:r>
          <w:rPr>
            <w:noProof/>
            <w:webHidden/>
          </w:rPr>
        </w:r>
        <w:r>
          <w:rPr>
            <w:noProof/>
            <w:webHidden/>
          </w:rPr>
          <w:fldChar w:fldCharType="separate"/>
        </w:r>
        <w:r>
          <w:rPr>
            <w:noProof/>
            <w:webHidden/>
          </w:rPr>
          <w:t>53</w:t>
        </w:r>
        <w:r>
          <w:rPr>
            <w:noProof/>
            <w:webHidden/>
          </w:rPr>
          <w:fldChar w:fldCharType="end"/>
        </w:r>
      </w:hyperlink>
    </w:p>
    <w:p w14:paraId="4CB0C8E0" w14:textId="6C5E245F"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59" w:history="1">
        <w:r w:rsidRPr="00902BFF">
          <w:rPr>
            <w:rStyle w:val="Lienhypertexte"/>
            <w:noProof/>
          </w:rPr>
          <w:t>3.8.1</w:t>
        </w:r>
        <w:r>
          <w:rPr>
            <w:noProof/>
            <w:kern w:val="2"/>
            <w:sz w:val="24"/>
            <w:szCs w:val="24"/>
            <w:lang w:val="fr-FR" w:eastAsia="fr-FR"/>
            <w14:ligatures w14:val="standardContextual"/>
          </w:rPr>
          <w:tab/>
        </w:r>
        <w:r w:rsidRPr="00902BFF">
          <w:rPr>
            <w:rStyle w:val="Lienhypertexte"/>
            <w:noProof/>
          </w:rPr>
          <w:t>OBJET: Les conférences métiers</w:t>
        </w:r>
        <w:r>
          <w:rPr>
            <w:noProof/>
            <w:webHidden/>
          </w:rPr>
          <w:tab/>
        </w:r>
        <w:r>
          <w:rPr>
            <w:noProof/>
            <w:webHidden/>
          </w:rPr>
          <w:fldChar w:fldCharType="begin"/>
        </w:r>
        <w:r>
          <w:rPr>
            <w:noProof/>
            <w:webHidden/>
          </w:rPr>
          <w:instrText xml:space="preserve"> PAGEREF _Toc223448159 \h </w:instrText>
        </w:r>
        <w:r>
          <w:rPr>
            <w:noProof/>
            <w:webHidden/>
          </w:rPr>
        </w:r>
        <w:r>
          <w:rPr>
            <w:noProof/>
            <w:webHidden/>
          </w:rPr>
          <w:fldChar w:fldCharType="separate"/>
        </w:r>
        <w:r>
          <w:rPr>
            <w:noProof/>
            <w:webHidden/>
          </w:rPr>
          <w:t>53</w:t>
        </w:r>
        <w:r>
          <w:rPr>
            <w:noProof/>
            <w:webHidden/>
          </w:rPr>
          <w:fldChar w:fldCharType="end"/>
        </w:r>
      </w:hyperlink>
    </w:p>
    <w:p w14:paraId="3517219A" w14:textId="6D20A01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60" w:history="1">
        <w:r w:rsidRPr="00902BFF">
          <w:rPr>
            <w:rStyle w:val="Lienhypertexte"/>
            <w:noProof/>
          </w:rPr>
          <w:t>3.8.2</w:t>
        </w:r>
        <w:r>
          <w:rPr>
            <w:noProof/>
            <w:kern w:val="2"/>
            <w:sz w:val="24"/>
            <w:szCs w:val="24"/>
            <w:lang w:val="fr-FR" w:eastAsia="fr-FR"/>
            <w14:ligatures w14:val="standardContextual"/>
          </w:rPr>
          <w:tab/>
        </w:r>
        <w:r w:rsidRPr="00902BFF">
          <w:rPr>
            <w:rStyle w:val="Lienhypertexte"/>
            <w:noProof/>
          </w:rPr>
          <w:t>DOMAINE D’APPPLICATION</w:t>
        </w:r>
        <w:r>
          <w:rPr>
            <w:noProof/>
            <w:webHidden/>
          </w:rPr>
          <w:tab/>
        </w:r>
        <w:r>
          <w:rPr>
            <w:noProof/>
            <w:webHidden/>
          </w:rPr>
          <w:fldChar w:fldCharType="begin"/>
        </w:r>
        <w:r>
          <w:rPr>
            <w:noProof/>
            <w:webHidden/>
          </w:rPr>
          <w:instrText xml:space="preserve"> PAGEREF _Toc223448160 \h </w:instrText>
        </w:r>
        <w:r>
          <w:rPr>
            <w:noProof/>
            <w:webHidden/>
          </w:rPr>
        </w:r>
        <w:r>
          <w:rPr>
            <w:noProof/>
            <w:webHidden/>
          </w:rPr>
          <w:fldChar w:fldCharType="separate"/>
        </w:r>
        <w:r>
          <w:rPr>
            <w:noProof/>
            <w:webHidden/>
          </w:rPr>
          <w:t>53</w:t>
        </w:r>
        <w:r>
          <w:rPr>
            <w:noProof/>
            <w:webHidden/>
          </w:rPr>
          <w:fldChar w:fldCharType="end"/>
        </w:r>
      </w:hyperlink>
    </w:p>
    <w:p w14:paraId="5370DDD2" w14:textId="041BDCD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61" w:history="1">
        <w:r w:rsidRPr="00902BFF">
          <w:rPr>
            <w:rStyle w:val="Lienhypertexte"/>
            <w:noProof/>
          </w:rPr>
          <w:t>3.8.3</w:t>
        </w:r>
        <w:r>
          <w:rPr>
            <w:noProof/>
            <w:kern w:val="2"/>
            <w:sz w:val="24"/>
            <w:szCs w:val="24"/>
            <w:lang w:val="fr-FR" w:eastAsia="fr-FR"/>
            <w14:ligatures w14:val="standardContextual"/>
          </w:rPr>
          <w:tab/>
        </w:r>
        <w:r w:rsidRPr="00902BFF">
          <w:rPr>
            <w:rStyle w:val="Lienhypertexte"/>
            <w:noProof/>
          </w:rPr>
          <w:t>DOCUMENTATION</w:t>
        </w:r>
        <w:r>
          <w:rPr>
            <w:noProof/>
            <w:webHidden/>
          </w:rPr>
          <w:tab/>
        </w:r>
        <w:r>
          <w:rPr>
            <w:noProof/>
            <w:webHidden/>
          </w:rPr>
          <w:fldChar w:fldCharType="begin"/>
        </w:r>
        <w:r>
          <w:rPr>
            <w:noProof/>
            <w:webHidden/>
          </w:rPr>
          <w:instrText xml:space="preserve"> PAGEREF _Toc223448161 \h </w:instrText>
        </w:r>
        <w:r>
          <w:rPr>
            <w:noProof/>
            <w:webHidden/>
          </w:rPr>
        </w:r>
        <w:r>
          <w:rPr>
            <w:noProof/>
            <w:webHidden/>
          </w:rPr>
          <w:fldChar w:fldCharType="separate"/>
        </w:r>
        <w:r>
          <w:rPr>
            <w:noProof/>
            <w:webHidden/>
          </w:rPr>
          <w:t>53</w:t>
        </w:r>
        <w:r>
          <w:rPr>
            <w:noProof/>
            <w:webHidden/>
          </w:rPr>
          <w:fldChar w:fldCharType="end"/>
        </w:r>
      </w:hyperlink>
    </w:p>
    <w:p w14:paraId="2BFAA911" w14:textId="1506DC4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62" w:history="1">
        <w:r w:rsidRPr="00902BFF">
          <w:rPr>
            <w:rStyle w:val="Lienhypertexte"/>
            <w:noProof/>
          </w:rPr>
          <w:t>3.8.4</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_Toc223448162 \h </w:instrText>
        </w:r>
        <w:r>
          <w:rPr>
            <w:noProof/>
            <w:webHidden/>
          </w:rPr>
        </w:r>
        <w:r>
          <w:rPr>
            <w:noProof/>
            <w:webHidden/>
          </w:rPr>
          <w:fldChar w:fldCharType="separate"/>
        </w:r>
        <w:r>
          <w:rPr>
            <w:noProof/>
            <w:webHidden/>
          </w:rPr>
          <w:t>53</w:t>
        </w:r>
        <w:r>
          <w:rPr>
            <w:noProof/>
            <w:webHidden/>
          </w:rPr>
          <w:fldChar w:fldCharType="end"/>
        </w:r>
      </w:hyperlink>
    </w:p>
    <w:p w14:paraId="4A34BA9B" w14:textId="219AD09C"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63" w:history="1">
        <w:r w:rsidRPr="00902BFF">
          <w:rPr>
            <w:rStyle w:val="Lienhypertexte"/>
            <w:noProof/>
          </w:rPr>
          <w:t>3.9</w:t>
        </w:r>
        <w:r>
          <w:rPr>
            <w:noProof/>
            <w:kern w:val="2"/>
            <w:sz w:val="24"/>
            <w:szCs w:val="24"/>
            <w:lang w:val="fr-FR" w:eastAsia="fr-FR"/>
            <w14:ligatures w14:val="standardContextual"/>
          </w:rPr>
          <w:tab/>
        </w:r>
        <w:r w:rsidRPr="00902BFF">
          <w:rPr>
            <w:rStyle w:val="Lienhypertexte"/>
            <w:noProof/>
          </w:rPr>
          <w:t>PROCEDURE ET FONCTIONNEMENT DE LA RENCONTRE PROFESSIONNELLE</w:t>
        </w:r>
        <w:r>
          <w:rPr>
            <w:noProof/>
            <w:webHidden/>
          </w:rPr>
          <w:tab/>
        </w:r>
        <w:r>
          <w:rPr>
            <w:noProof/>
            <w:webHidden/>
          </w:rPr>
          <w:fldChar w:fldCharType="begin"/>
        </w:r>
        <w:r>
          <w:rPr>
            <w:noProof/>
            <w:webHidden/>
          </w:rPr>
          <w:instrText xml:space="preserve"> PAGEREF _Toc223448163 \h </w:instrText>
        </w:r>
        <w:r>
          <w:rPr>
            <w:noProof/>
            <w:webHidden/>
          </w:rPr>
        </w:r>
        <w:r>
          <w:rPr>
            <w:noProof/>
            <w:webHidden/>
          </w:rPr>
          <w:fldChar w:fldCharType="separate"/>
        </w:r>
        <w:r>
          <w:rPr>
            <w:noProof/>
            <w:webHidden/>
          </w:rPr>
          <w:t>54</w:t>
        </w:r>
        <w:r>
          <w:rPr>
            <w:noProof/>
            <w:webHidden/>
          </w:rPr>
          <w:fldChar w:fldCharType="end"/>
        </w:r>
      </w:hyperlink>
    </w:p>
    <w:p w14:paraId="63E7A672" w14:textId="32AD1BA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64" w:history="1">
        <w:r w:rsidRPr="00902BFF">
          <w:rPr>
            <w:rStyle w:val="Lienhypertexte"/>
            <w:noProof/>
          </w:rPr>
          <w:t>3.9.1</w:t>
        </w:r>
        <w:r>
          <w:rPr>
            <w:noProof/>
            <w:kern w:val="2"/>
            <w:sz w:val="24"/>
            <w:szCs w:val="24"/>
            <w:lang w:val="fr-FR" w:eastAsia="fr-FR"/>
            <w14:ligatures w14:val="standardContextual"/>
          </w:rPr>
          <w:tab/>
        </w:r>
        <w:r w:rsidRPr="00902BFF">
          <w:rPr>
            <w:rStyle w:val="Lienhypertexte"/>
            <w:noProof/>
          </w:rPr>
          <w:t>OBJET: La rencontre professionnelle</w:t>
        </w:r>
        <w:r>
          <w:rPr>
            <w:noProof/>
            <w:webHidden/>
          </w:rPr>
          <w:tab/>
        </w:r>
        <w:r>
          <w:rPr>
            <w:noProof/>
            <w:webHidden/>
          </w:rPr>
          <w:fldChar w:fldCharType="begin"/>
        </w:r>
        <w:r>
          <w:rPr>
            <w:noProof/>
            <w:webHidden/>
          </w:rPr>
          <w:instrText xml:space="preserve"> PAGEREF _Toc223448164 \h </w:instrText>
        </w:r>
        <w:r>
          <w:rPr>
            <w:noProof/>
            <w:webHidden/>
          </w:rPr>
        </w:r>
        <w:r>
          <w:rPr>
            <w:noProof/>
            <w:webHidden/>
          </w:rPr>
          <w:fldChar w:fldCharType="separate"/>
        </w:r>
        <w:r>
          <w:rPr>
            <w:noProof/>
            <w:webHidden/>
          </w:rPr>
          <w:t>54</w:t>
        </w:r>
        <w:r>
          <w:rPr>
            <w:noProof/>
            <w:webHidden/>
          </w:rPr>
          <w:fldChar w:fldCharType="end"/>
        </w:r>
      </w:hyperlink>
    </w:p>
    <w:p w14:paraId="48E950F6" w14:textId="6F1C7BEF"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65" w:history="1">
        <w:r w:rsidRPr="00902BFF">
          <w:rPr>
            <w:rStyle w:val="Lienhypertexte"/>
            <w:noProof/>
          </w:rPr>
          <w:t>3.9.2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_Toc223448165 \h </w:instrText>
        </w:r>
        <w:r>
          <w:rPr>
            <w:noProof/>
            <w:webHidden/>
          </w:rPr>
        </w:r>
        <w:r>
          <w:rPr>
            <w:noProof/>
            <w:webHidden/>
          </w:rPr>
          <w:fldChar w:fldCharType="separate"/>
        </w:r>
        <w:r>
          <w:rPr>
            <w:noProof/>
            <w:webHidden/>
          </w:rPr>
          <w:t>54</w:t>
        </w:r>
        <w:r>
          <w:rPr>
            <w:noProof/>
            <w:webHidden/>
          </w:rPr>
          <w:fldChar w:fldCharType="end"/>
        </w:r>
      </w:hyperlink>
    </w:p>
    <w:p w14:paraId="39D3B646" w14:textId="43630538"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66" w:history="1">
        <w:r w:rsidRPr="00902BFF">
          <w:rPr>
            <w:rStyle w:val="Lienhypertexte"/>
            <w:noProof/>
          </w:rPr>
          <w:t>3.9.3</w:t>
        </w:r>
        <w:r>
          <w:rPr>
            <w:noProof/>
            <w:kern w:val="2"/>
            <w:sz w:val="24"/>
            <w:szCs w:val="24"/>
            <w:lang w:val="fr-FR" w:eastAsia="fr-FR"/>
            <w14:ligatures w14:val="standardContextual"/>
          </w:rPr>
          <w:tab/>
        </w:r>
        <w:r w:rsidRPr="00902BFF">
          <w:rPr>
            <w:rStyle w:val="Lienhypertexte"/>
            <w:noProof/>
          </w:rPr>
          <w:t>DOCUMENTATION</w:t>
        </w:r>
        <w:r>
          <w:rPr>
            <w:noProof/>
            <w:webHidden/>
          </w:rPr>
          <w:tab/>
        </w:r>
        <w:r>
          <w:rPr>
            <w:noProof/>
            <w:webHidden/>
          </w:rPr>
          <w:fldChar w:fldCharType="begin"/>
        </w:r>
        <w:r>
          <w:rPr>
            <w:noProof/>
            <w:webHidden/>
          </w:rPr>
          <w:instrText xml:space="preserve"> PAGEREF _Toc223448166 \h </w:instrText>
        </w:r>
        <w:r>
          <w:rPr>
            <w:noProof/>
            <w:webHidden/>
          </w:rPr>
        </w:r>
        <w:r>
          <w:rPr>
            <w:noProof/>
            <w:webHidden/>
          </w:rPr>
          <w:fldChar w:fldCharType="separate"/>
        </w:r>
        <w:r>
          <w:rPr>
            <w:noProof/>
            <w:webHidden/>
          </w:rPr>
          <w:t>54</w:t>
        </w:r>
        <w:r>
          <w:rPr>
            <w:noProof/>
            <w:webHidden/>
          </w:rPr>
          <w:fldChar w:fldCharType="end"/>
        </w:r>
      </w:hyperlink>
    </w:p>
    <w:p w14:paraId="0A046B28" w14:textId="57B16CC5"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167" w:history="1">
        <w:r w:rsidRPr="00902BFF">
          <w:rPr>
            <w:rStyle w:val="Lienhypertexte"/>
            <w:noProof/>
          </w:rPr>
          <w:t>3.9.4</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_Toc223448167 \h </w:instrText>
        </w:r>
        <w:r>
          <w:rPr>
            <w:noProof/>
            <w:webHidden/>
          </w:rPr>
        </w:r>
        <w:r>
          <w:rPr>
            <w:noProof/>
            <w:webHidden/>
          </w:rPr>
          <w:fldChar w:fldCharType="separate"/>
        </w:r>
        <w:r>
          <w:rPr>
            <w:noProof/>
            <w:webHidden/>
          </w:rPr>
          <w:t>54</w:t>
        </w:r>
        <w:r>
          <w:rPr>
            <w:noProof/>
            <w:webHidden/>
          </w:rPr>
          <w:fldChar w:fldCharType="end"/>
        </w:r>
      </w:hyperlink>
    </w:p>
    <w:p w14:paraId="668F9B32" w14:textId="319E742F"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68" w:history="1">
        <w:r w:rsidRPr="00902BFF">
          <w:rPr>
            <w:rStyle w:val="Lienhypertexte"/>
            <w:noProof/>
          </w:rPr>
          <w:t>3.10</w:t>
        </w:r>
        <w:r>
          <w:rPr>
            <w:noProof/>
            <w:kern w:val="2"/>
            <w:sz w:val="24"/>
            <w:szCs w:val="24"/>
            <w:lang w:val="fr-FR" w:eastAsia="fr-FR"/>
            <w14:ligatures w14:val="standardContextual"/>
          </w:rPr>
          <w:tab/>
        </w:r>
        <w:r w:rsidRPr="00902BFF">
          <w:rPr>
            <w:rStyle w:val="Lienhypertexte"/>
            <w:noProof/>
          </w:rPr>
          <w:t>PROCEDURE ET FONCTIONNEMENT DU STAGE DE DECOUVERTE</w:t>
        </w:r>
        <w:r>
          <w:rPr>
            <w:noProof/>
            <w:webHidden/>
          </w:rPr>
          <w:tab/>
        </w:r>
        <w:r>
          <w:rPr>
            <w:noProof/>
            <w:webHidden/>
          </w:rPr>
          <w:fldChar w:fldCharType="begin"/>
        </w:r>
        <w:r>
          <w:rPr>
            <w:noProof/>
            <w:webHidden/>
          </w:rPr>
          <w:instrText xml:space="preserve"> PAGEREF _Toc223448168 \h </w:instrText>
        </w:r>
        <w:r>
          <w:rPr>
            <w:noProof/>
            <w:webHidden/>
          </w:rPr>
        </w:r>
        <w:r>
          <w:rPr>
            <w:noProof/>
            <w:webHidden/>
          </w:rPr>
          <w:fldChar w:fldCharType="separate"/>
        </w:r>
        <w:r>
          <w:rPr>
            <w:noProof/>
            <w:webHidden/>
          </w:rPr>
          <w:t>55</w:t>
        </w:r>
        <w:r>
          <w:rPr>
            <w:noProof/>
            <w:webHidden/>
          </w:rPr>
          <w:fldChar w:fldCharType="end"/>
        </w:r>
      </w:hyperlink>
    </w:p>
    <w:p w14:paraId="2E41B9D0" w14:textId="5F8E8A5D"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69" w:history="1">
        <w:r w:rsidRPr="00902BFF">
          <w:rPr>
            <w:rStyle w:val="Lienhypertexte"/>
            <w:noProof/>
          </w:rPr>
          <w:t>3.10.1</w:t>
        </w:r>
        <w:r>
          <w:rPr>
            <w:noProof/>
            <w:kern w:val="2"/>
            <w:sz w:val="24"/>
            <w:szCs w:val="24"/>
            <w:lang w:val="fr-FR" w:eastAsia="fr-FR"/>
            <w14:ligatures w14:val="standardContextual"/>
          </w:rPr>
          <w:tab/>
        </w:r>
        <w:r w:rsidRPr="00902BFF">
          <w:rPr>
            <w:rStyle w:val="Lienhypertexte"/>
            <w:noProof/>
          </w:rPr>
          <w:t>OBJET: le stage de découverte</w:t>
        </w:r>
        <w:r>
          <w:rPr>
            <w:noProof/>
            <w:webHidden/>
          </w:rPr>
          <w:tab/>
        </w:r>
        <w:r>
          <w:rPr>
            <w:noProof/>
            <w:webHidden/>
          </w:rPr>
          <w:fldChar w:fldCharType="begin"/>
        </w:r>
        <w:r>
          <w:rPr>
            <w:noProof/>
            <w:webHidden/>
          </w:rPr>
          <w:instrText xml:space="preserve"> PAGEREF _Toc223448169 \h </w:instrText>
        </w:r>
        <w:r>
          <w:rPr>
            <w:noProof/>
            <w:webHidden/>
          </w:rPr>
        </w:r>
        <w:r>
          <w:rPr>
            <w:noProof/>
            <w:webHidden/>
          </w:rPr>
          <w:fldChar w:fldCharType="separate"/>
        </w:r>
        <w:r>
          <w:rPr>
            <w:noProof/>
            <w:webHidden/>
          </w:rPr>
          <w:t>55</w:t>
        </w:r>
        <w:r>
          <w:rPr>
            <w:noProof/>
            <w:webHidden/>
          </w:rPr>
          <w:fldChar w:fldCharType="end"/>
        </w:r>
      </w:hyperlink>
    </w:p>
    <w:p w14:paraId="2A822293" w14:textId="2845767F"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70" w:history="1">
        <w:r w:rsidRPr="00902BFF">
          <w:rPr>
            <w:rStyle w:val="Lienhypertexte"/>
            <w:noProof/>
          </w:rPr>
          <w:t>3.10.2</w:t>
        </w:r>
        <w:r>
          <w:rPr>
            <w:noProof/>
            <w:kern w:val="2"/>
            <w:sz w:val="24"/>
            <w:szCs w:val="24"/>
            <w:lang w:val="fr-FR" w:eastAsia="fr-FR"/>
            <w14:ligatures w14:val="standardContextual"/>
          </w:rPr>
          <w:tab/>
        </w:r>
        <w:r w:rsidRPr="00902BFF">
          <w:rPr>
            <w:rStyle w:val="Lienhypertexte"/>
            <w:noProof/>
          </w:rPr>
          <w:t>DOCUMENTATION</w:t>
        </w:r>
        <w:r>
          <w:rPr>
            <w:noProof/>
            <w:webHidden/>
          </w:rPr>
          <w:tab/>
        </w:r>
        <w:r>
          <w:rPr>
            <w:noProof/>
            <w:webHidden/>
          </w:rPr>
          <w:fldChar w:fldCharType="begin"/>
        </w:r>
        <w:r>
          <w:rPr>
            <w:noProof/>
            <w:webHidden/>
          </w:rPr>
          <w:instrText xml:space="preserve"> PAGEREF _Toc223448170 \h </w:instrText>
        </w:r>
        <w:r>
          <w:rPr>
            <w:noProof/>
            <w:webHidden/>
          </w:rPr>
        </w:r>
        <w:r>
          <w:rPr>
            <w:noProof/>
            <w:webHidden/>
          </w:rPr>
          <w:fldChar w:fldCharType="separate"/>
        </w:r>
        <w:r>
          <w:rPr>
            <w:noProof/>
            <w:webHidden/>
          </w:rPr>
          <w:t>55</w:t>
        </w:r>
        <w:r>
          <w:rPr>
            <w:noProof/>
            <w:webHidden/>
          </w:rPr>
          <w:fldChar w:fldCharType="end"/>
        </w:r>
      </w:hyperlink>
    </w:p>
    <w:p w14:paraId="5D753C37" w14:textId="1CCCE56F"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71" w:history="1">
        <w:r w:rsidRPr="00902BFF">
          <w:rPr>
            <w:rStyle w:val="Lienhypertexte"/>
            <w:noProof/>
          </w:rPr>
          <w:t>3.10.3</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_Toc223448171 \h </w:instrText>
        </w:r>
        <w:r>
          <w:rPr>
            <w:noProof/>
            <w:webHidden/>
          </w:rPr>
        </w:r>
        <w:r>
          <w:rPr>
            <w:noProof/>
            <w:webHidden/>
          </w:rPr>
          <w:fldChar w:fldCharType="separate"/>
        </w:r>
        <w:r>
          <w:rPr>
            <w:noProof/>
            <w:webHidden/>
          </w:rPr>
          <w:t>55</w:t>
        </w:r>
        <w:r>
          <w:rPr>
            <w:noProof/>
            <w:webHidden/>
          </w:rPr>
          <w:fldChar w:fldCharType="end"/>
        </w:r>
      </w:hyperlink>
    </w:p>
    <w:p w14:paraId="7593E983" w14:textId="0D08F0A6"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72" w:history="1">
        <w:r w:rsidRPr="00902BFF">
          <w:rPr>
            <w:rStyle w:val="Lienhypertexte"/>
            <w:noProof/>
          </w:rPr>
          <w:t>3.11</w:t>
        </w:r>
        <w:r>
          <w:rPr>
            <w:noProof/>
            <w:kern w:val="2"/>
            <w:sz w:val="24"/>
            <w:szCs w:val="24"/>
            <w:lang w:val="fr-FR" w:eastAsia="fr-FR"/>
            <w14:ligatures w14:val="standardContextual"/>
          </w:rPr>
          <w:tab/>
        </w:r>
        <w:r w:rsidRPr="00902BFF">
          <w:rPr>
            <w:rStyle w:val="Lienhypertexte"/>
            <w:noProof/>
          </w:rPr>
          <w:t>PROCEDURE ET FONCTIONNEMENT DE LA JOURNEE DE L’ORIENTATION</w:t>
        </w:r>
        <w:r>
          <w:rPr>
            <w:noProof/>
            <w:webHidden/>
          </w:rPr>
          <w:tab/>
        </w:r>
        <w:r>
          <w:rPr>
            <w:noProof/>
            <w:webHidden/>
          </w:rPr>
          <w:fldChar w:fldCharType="begin"/>
        </w:r>
        <w:r>
          <w:rPr>
            <w:noProof/>
            <w:webHidden/>
          </w:rPr>
          <w:instrText xml:space="preserve"> PAGEREF _Toc223448172 \h </w:instrText>
        </w:r>
        <w:r>
          <w:rPr>
            <w:noProof/>
            <w:webHidden/>
          </w:rPr>
        </w:r>
        <w:r>
          <w:rPr>
            <w:noProof/>
            <w:webHidden/>
          </w:rPr>
          <w:fldChar w:fldCharType="separate"/>
        </w:r>
        <w:r>
          <w:rPr>
            <w:noProof/>
            <w:webHidden/>
          </w:rPr>
          <w:t>56</w:t>
        </w:r>
        <w:r>
          <w:rPr>
            <w:noProof/>
            <w:webHidden/>
          </w:rPr>
          <w:fldChar w:fldCharType="end"/>
        </w:r>
      </w:hyperlink>
    </w:p>
    <w:p w14:paraId="46723722" w14:textId="6F73315D"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73" w:history="1">
        <w:r w:rsidRPr="00902BFF">
          <w:rPr>
            <w:rStyle w:val="Lienhypertexte"/>
            <w:noProof/>
          </w:rPr>
          <w:t>3.11.1</w:t>
        </w:r>
        <w:r>
          <w:rPr>
            <w:noProof/>
            <w:kern w:val="2"/>
            <w:sz w:val="24"/>
            <w:szCs w:val="24"/>
            <w:lang w:val="fr-FR" w:eastAsia="fr-FR"/>
            <w14:ligatures w14:val="standardContextual"/>
          </w:rPr>
          <w:tab/>
        </w:r>
        <w:r w:rsidRPr="00902BFF">
          <w:rPr>
            <w:rStyle w:val="Lienhypertexte"/>
            <w:noProof/>
          </w:rPr>
          <w:t>OBJET: la journée de l’orientation</w:t>
        </w:r>
        <w:r>
          <w:rPr>
            <w:noProof/>
            <w:webHidden/>
          </w:rPr>
          <w:tab/>
        </w:r>
        <w:r>
          <w:rPr>
            <w:noProof/>
            <w:webHidden/>
          </w:rPr>
          <w:fldChar w:fldCharType="begin"/>
        </w:r>
        <w:r>
          <w:rPr>
            <w:noProof/>
            <w:webHidden/>
          </w:rPr>
          <w:instrText xml:space="preserve"> PAGEREF _Toc223448173 \h </w:instrText>
        </w:r>
        <w:r>
          <w:rPr>
            <w:noProof/>
            <w:webHidden/>
          </w:rPr>
        </w:r>
        <w:r>
          <w:rPr>
            <w:noProof/>
            <w:webHidden/>
          </w:rPr>
          <w:fldChar w:fldCharType="separate"/>
        </w:r>
        <w:r>
          <w:rPr>
            <w:noProof/>
            <w:webHidden/>
          </w:rPr>
          <w:t>56</w:t>
        </w:r>
        <w:r>
          <w:rPr>
            <w:noProof/>
            <w:webHidden/>
          </w:rPr>
          <w:fldChar w:fldCharType="end"/>
        </w:r>
      </w:hyperlink>
    </w:p>
    <w:p w14:paraId="26B9E699" w14:textId="0B1A7571"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74" w:history="1">
        <w:r w:rsidRPr="00902BFF">
          <w:rPr>
            <w:rStyle w:val="Lienhypertexte"/>
            <w:noProof/>
          </w:rPr>
          <w:t>3.11.2</w:t>
        </w:r>
        <w:r>
          <w:rPr>
            <w:noProof/>
            <w:kern w:val="2"/>
            <w:sz w:val="24"/>
            <w:szCs w:val="24"/>
            <w:lang w:val="fr-FR" w:eastAsia="fr-FR"/>
            <w14:ligatures w14:val="standardContextual"/>
          </w:rPr>
          <w:tab/>
        </w:r>
        <w:r w:rsidRPr="00902BFF">
          <w:rPr>
            <w:rStyle w:val="Lienhypertexte"/>
            <w:noProof/>
          </w:rPr>
          <w:t>DOCUMENTATION</w:t>
        </w:r>
        <w:r>
          <w:rPr>
            <w:noProof/>
            <w:webHidden/>
          </w:rPr>
          <w:tab/>
        </w:r>
        <w:r>
          <w:rPr>
            <w:noProof/>
            <w:webHidden/>
          </w:rPr>
          <w:fldChar w:fldCharType="begin"/>
        </w:r>
        <w:r>
          <w:rPr>
            <w:noProof/>
            <w:webHidden/>
          </w:rPr>
          <w:instrText xml:space="preserve"> PAGEREF _Toc223448174 \h </w:instrText>
        </w:r>
        <w:r>
          <w:rPr>
            <w:noProof/>
            <w:webHidden/>
          </w:rPr>
        </w:r>
        <w:r>
          <w:rPr>
            <w:noProof/>
            <w:webHidden/>
          </w:rPr>
          <w:fldChar w:fldCharType="separate"/>
        </w:r>
        <w:r>
          <w:rPr>
            <w:noProof/>
            <w:webHidden/>
          </w:rPr>
          <w:t>56</w:t>
        </w:r>
        <w:r>
          <w:rPr>
            <w:noProof/>
            <w:webHidden/>
          </w:rPr>
          <w:fldChar w:fldCharType="end"/>
        </w:r>
      </w:hyperlink>
    </w:p>
    <w:p w14:paraId="44D04DDA" w14:textId="673A16A7"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75" w:history="1">
        <w:r w:rsidRPr="00902BFF">
          <w:rPr>
            <w:rStyle w:val="Lienhypertexte"/>
            <w:noProof/>
          </w:rPr>
          <w:t>3.11.3</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_Toc223448175 \h </w:instrText>
        </w:r>
        <w:r>
          <w:rPr>
            <w:noProof/>
            <w:webHidden/>
          </w:rPr>
        </w:r>
        <w:r>
          <w:rPr>
            <w:noProof/>
            <w:webHidden/>
          </w:rPr>
          <w:fldChar w:fldCharType="separate"/>
        </w:r>
        <w:r>
          <w:rPr>
            <w:noProof/>
            <w:webHidden/>
          </w:rPr>
          <w:t>56</w:t>
        </w:r>
        <w:r>
          <w:rPr>
            <w:noProof/>
            <w:webHidden/>
          </w:rPr>
          <w:fldChar w:fldCharType="end"/>
        </w:r>
      </w:hyperlink>
    </w:p>
    <w:p w14:paraId="06478EF9" w14:textId="70C809B7"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76" w:history="1">
        <w:r w:rsidRPr="00902BFF">
          <w:rPr>
            <w:rStyle w:val="Lienhypertexte"/>
            <w:noProof/>
          </w:rPr>
          <w:t>3.12</w:t>
        </w:r>
        <w:r>
          <w:rPr>
            <w:noProof/>
            <w:kern w:val="2"/>
            <w:sz w:val="24"/>
            <w:szCs w:val="24"/>
            <w:lang w:val="fr-FR" w:eastAsia="fr-FR"/>
            <w14:ligatures w14:val="standardContextual"/>
          </w:rPr>
          <w:tab/>
        </w:r>
        <w:r w:rsidRPr="00902BFF">
          <w:rPr>
            <w:rStyle w:val="Lienhypertexte"/>
            <w:noProof/>
          </w:rPr>
          <w:t>PROCEDURE ET FONCTIONNEMENT DE L’ORAL DE STAGE ET DE RENOUVELLEMENT DE BOURSE POUR LES ETUDIANTS SUP</w:t>
        </w:r>
        <w:r>
          <w:rPr>
            <w:noProof/>
            <w:webHidden/>
          </w:rPr>
          <w:tab/>
        </w:r>
        <w:r>
          <w:rPr>
            <w:noProof/>
            <w:webHidden/>
          </w:rPr>
          <w:fldChar w:fldCharType="begin"/>
        </w:r>
        <w:r>
          <w:rPr>
            <w:noProof/>
            <w:webHidden/>
          </w:rPr>
          <w:instrText xml:space="preserve"> PAGEREF _Toc223448176 \h </w:instrText>
        </w:r>
        <w:r>
          <w:rPr>
            <w:noProof/>
            <w:webHidden/>
          </w:rPr>
        </w:r>
        <w:r>
          <w:rPr>
            <w:noProof/>
            <w:webHidden/>
          </w:rPr>
          <w:fldChar w:fldCharType="separate"/>
        </w:r>
        <w:r>
          <w:rPr>
            <w:noProof/>
            <w:webHidden/>
          </w:rPr>
          <w:t>56</w:t>
        </w:r>
        <w:r>
          <w:rPr>
            <w:noProof/>
            <w:webHidden/>
          </w:rPr>
          <w:fldChar w:fldCharType="end"/>
        </w:r>
      </w:hyperlink>
    </w:p>
    <w:p w14:paraId="024493B8" w14:textId="67E66289"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77" w:history="1">
        <w:r w:rsidRPr="00902BFF">
          <w:rPr>
            <w:rStyle w:val="Lienhypertexte"/>
            <w:noProof/>
          </w:rPr>
          <w:t>3.12.1</w:t>
        </w:r>
        <w:r>
          <w:rPr>
            <w:noProof/>
            <w:kern w:val="2"/>
            <w:sz w:val="24"/>
            <w:szCs w:val="24"/>
            <w:lang w:val="fr-FR" w:eastAsia="fr-FR"/>
            <w14:ligatures w14:val="standardContextual"/>
          </w:rPr>
          <w:tab/>
        </w:r>
        <w:r w:rsidRPr="00902BFF">
          <w:rPr>
            <w:rStyle w:val="Lienhypertexte"/>
            <w:noProof/>
          </w:rPr>
          <w:t>OBJET: l’oral de stage et de renouvellement de bourse pour les étudiants SUP</w:t>
        </w:r>
        <w:r>
          <w:rPr>
            <w:noProof/>
            <w:webHidden/>
          </w:rPr>
          <w:tab/>
        </w:r>
        <w:r>
          <w:rPr>
            <w:noProof/>
            <w:webHidden/>
          </w:rPr>
          <w:fldChar w:fldCharType="begin"/>
        </w:r>
        <w:r>
          <w:rPr>
            <w:noProof/>
            <w:webHidden/>
          </w:rPr>
          <w:instrText xml:space="preserve"> PAGEREF _Toc223448177 \h </w:instrText>
        </w:r>
        <w:r>
          <w:rPr>
            <w:noProof/>
            <w:webHidden/>
          </w:rPr>
        </w:r>
        <w:r>
          <w:rPr>
            <w:noProof/>
            <w:webHidden/>
          </w:rPr>
          <w:fldChar w:fldCharType="separate"/>
        </w:r>
        <w:r>
          <w:rPr>
            <w:noProof/>
            <w:webHidden/>
          </w:rPr>
          <w:t>56</w:t>
        </w:r>
        <w:r>
          <w:rPr>
            <w:noProof/>
            <w:webHidden/>
          </w:rPr>
          <w:fldChar w:fldCharType="end"/>
        </w:r>
      </w:hyperlink>
    </w:p>
    <w:p w14:paraId="1BE3A23C" w14:textId="3390F9B7"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78" w:history="1">
        <w:r w:rsidRPr="00902BFF">
          <w:rPr>
            <w:rStyle w:val="Lienhypertexte"/>
            <w:noProof/>
          </w:rPr>
          <w:t>3.12.2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_Toc223448178 \h </w:instrText>
        </w:r>
        <w:r>
          <w:rPr>
            <w:noProof/>
            <w:webHidden/>
          </w:rPr>
        </w:r>
        <w:r>
          <w:rPr>
            <w:noProof/>
            <w:webHidden/>
          </w:rPr>
          <w:fldChar w:fldCharType="separate"/>
        </w:r>
        <w:r>
          <w:rPr>
            <w:noProof/>
            <w:webHidden/>
          </w:rPr>
          <w:t>56</w:t>
        </w:r>
        <w:r>
          <w:rPr>
            <w:noProof/>
            <w:webHidden/>
          </w:rPr>
          <w:fldChar w:fldCharType="end"/>
        </w:r>
      </w:hyperlink>
    </w:p>
    <w:p w14:paraId="06D3879B" w14:textId="3CC4819C"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79" w:history="1">
        <w:r w:rsidRPr="00902BFF">
          <w:rPr>
            <w:rStyle w:val="Lienhypertexte"/>
            <w:noProof/>
          </w:rPr>
          <w:t>3.12.3</w:t>
        </w:r>
        <w:r>
          <w:rPr>
            <w:noProof/>
            <w:kern w:val="2"/>
            <w:sz w:val="24"/>
            <w:szCs w:val="24"/>
            <w:lang w:val="fr-FR" w:eastAsia="fr-FR"/>
            <w14:ligatures w14:val="standardContextual"/>
          </w:rPr>
          <w:tab/>
        </w:r>
        <w:r w:rsidRPr="00902BFF">
          <w:rPr>
            <w:rStyle w:val="Lienhypertexte"/>
            <w:noProof/>
          </w:rPr>
          <w:t>DOCUMENTATIONS</w:t>
        </w:r>
        <w:r>
          <w:rPr>
            <w:noProof/>
            <w:webHidden/>
          </w:rPr>
          <w:tab/>
        </w:r>
        <w:r>
          <w:rPr>
            <w:noProof/>
            <w:webHidden/>
          </w:rPr>
          <w:fldChar w:fldCharType="begin"/>
        </w:r>
        <w:r>
          <w:rPr>
            <w:noProof/>
            <w:webHidden/>
          </w:rPr>
          <w:instrText xml:space="preserve"> PAGEREF _Toc223448179 \h </w:instrText>
        </w:r>
        <w:r>
          <w:rPr>
            <w:noProof/>
            <w:webHidden/>
          </w:rPr>
        </w:r>
        <w:r>
          <w:rPr>
            <w:noProof/>
            <w:webHidden/>
          </w:rPr>
          <w:fldChar w:fldCharType="separate"/>
        </w:r>
        <w:r>
          <w:rPr>
            <w:noProof/>
            <w:webHidden/>
          </w:rPr>
          <w:t>56</w:t>
        </w:r>
        <w:r>
          <w:rPr>
            <w:noProof/>
            <w:webHidden/>
          </w:rPr>
          <w:fldChar w:fldCharType="end"/>
        </w:r>
      </w:hyperlink>
    </w:p>
    <w:p w14:paraId="7C060B70" w14:textId="61AADFE8"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80" w:history="1">
        <w:r w:rsidRPr="00902BFF">
          <w:rPr>
            <w:rStyle w:val="Lienhypertexte"/>
            <w:noProof/>
          </w:rPr>
          <w:t>3.12.4</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_Toc223448180 \h </w:instrText>
        </w:r>
        <w:r>
          <w:rPr>
            <w:noProof/>
            <w:webHidden/>
          </w:rPr>
        </w:r>
        <w:r>
          <w:rPr>
            <w:noProof/>
            <w:webHidden/>
          </w:rPr>
          <w:fldChar w:fldCharType="separate"/>
        </w:r>
        <w:r>
          <w:rPr>
            <w:noProof/>
            <w:webHidden/>
          </w:rPr>
          <w:t>57</w:t>
        </w:r>
        <w:r>
          <w:rPr>
            <w:noProof/>
            <w:webHidden/>
          </w:rPr>
          <w:fldChar w:fldCharType="end"/>
        </w:r>
      </w:hyperlink>
    </w:p>
    <w:p w14:paraId="0EF1C87E" w14:textId="43FCCFAA"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81" w:history="1">
        <w:r w:rsidRPr="00902BFF">
          <w:rPr>
            <w:rStyle w:val="Lienhypertexte"/>
            <w:noProof/>
          </w:rPr>
          <w:t>3.13</w:t>
        </w:r>
        <w:r>
          <w:rPr>
            <w:noProof/>
            <w:kern w:val="2"/>
            <w:sz w:val="24"/>
            <w:szCs w:val="24"/>
            <w:lang w:val="fr-FR" w:eastAsia="fr-FR"/>
            <w14:ligatures w14:val="standardContextual"/>
          </w:rPr>
          <w:tab/>
        </w:r>
        <w:r w:rsidRPr="00902BFF">
          <w:rPr>
            <w:rStyle w:val="Lienhypertexte"/>
            <w:noProof/>
          </w:rPr>
          <w:t>PROCEDURE D’OFFRE DE FORMATION POUR LES OSC (Organisations de la Société Civile)</w:t>
        </w:r>
        <w:r>
          <w:rPr>
            <w:noProof/>
            <w:webHidden/>
          </w:rPr>
          <w:tab/>
        </w:r>
        <w:r>
          <w:rPr>
            <w:noProof/>
            <w:webHidden/>
          </w:rPr>
          <w:fldChar w:fldCharType="begin"/>
        </w:r>
        <w:r>
          <w:rPr>
            <w:noProof/>
            <w:webHidden/>
          </w:rPr>
          <w:instrText xml:space="preserve"> PAGEREF _Toc223448181 \h </w:instrText>
        </w:r>
        <w:r>
          <w:rPr>
            <w:noProof/>
            <w:webHidden/>
          </w:rPr>
        </w:r>
        <w:r>
          <w:rPr>
            <w:noProof/>
            <w:webHidden/>
          </w:rPr>
          <w:fldChar w:fldCharType="separate"/>
        </w:r>
        <w:r>
          <w:rPr>
            <w:noProof/>
            <w:webHidden/>
          </w:rPr>
          <w:t>57</w:t>
        </w:r>
        <w:r>
          <w:rPr>
            <w:noProof/>
            <w:webHidden/>
          </w:rPr>
          <w:fldChar w:fldCharType="end"/>
        </w:r>
      </w:hyperlink>
    </w:p>
    <w:p w14:paraId="6CA5468A" w14:textId="2242CFC5"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82" w:history="1">
        <w:r w:rsidRPr="00902BFF">
          <w:rPr>
            <w:rStyle w:val="Lienhypertexte"/>
            <w:noProof/>
          </w:rPr>
          <w:t>3.13.1</w:t>
        </w:r>
        <w:r>
          <w:rPr>
            <w:noProof/>
            <w:kern w:val="2"/>
            <w:sz w:val="24"/>
            <w:szCs w:val="24"/>
            <w:lang w:val="fr-FR" w:eastAsia="fr-FR"/>
            <w14:ligatures w14:val="standardContextual"/>
          </w:rPr>
          <w:tab/>
        </w:r>
        <w:r w:rsidRPr="00902BFF">
          <w:rPr>
            <w:rStyle w:val="Lienhypertexte"/>
            <w:noProof/>
          </w:rPr>
          <w:t>OBJET: OFFRE DE FORMATION POUR LES OSC</w:t>
        </w:r>
        <w:r>
          <w:rPr>
            <w:noProof/>
            <w:webHidden/>
          </w:rPr>
          <w:tab/>
        </w:r>
        <w:r>
          <w:rPr>
            <w:noProof/>
            <w:webHidden/>
          </w:rPr>
          <w:fldChar w:fldCharType="begin"/>
        </w:r>
        <w:r>
          <w:rPr>
            <w:noProof/>
            <w:webHidden/>
          </w:rPr>
          <w:instrText xml:space="preserve"> PAGEREF _Toc223448182 \h </w:instrText>
        </w:r>
        <w:r>
          <w:rPr>
            <w:noProof/>
            <w:webHidden/>
          </w:rPr>
        </w:r>
        <w:r>
          <w:rPr>
            <w:noProof/>
            <w:webHidden/>
          </w:rPr>
          <w:fldChar w:fldCharType="separate"/>
        </w:r>
        <w:r>
          <w:rPr>
            <w:noProof/>
            <w:webHidden/>
          </w:rPr>
          <w:t>57</w:t>
        </w:r>
        <w:r>
          <w:rPr>
            <w:noProof/>
            <w:webHidden/>
          </w:rPr>
          <w:fldChar w:fldCharType="end"/>
        </w:r>
      </w:hyperlink>
    </w:p>
    <w:p w14:paraId="1B9001E3" w14:textId="6AFCD2D1"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83" w:history="1">
        <w:r w:rsidRPr="00902BFF">
          <w:rPr>
            <w:rStyle w:val="Lienhypertexte"/>
            <w:noProof/>
          </w:rPr>
          <w:t>3.13.2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_Toc223448183 \h </w:instrText>
        </w:r>
        <w:r>
          <w:rPr>
            <w:noProof/>
            <w:webHidden/>
          </w:rPr>
        </w:r>
        <w:r>
          <w:rPr>
            <w:noProof/>
            <w:webHidden/>
          </w:rPr>
          <w:fldChar w:fldCharType="separate"/>
        </w:r>
        <w:r>
          <w:rPr>
            <w:noProof/>
            <w:webHidden/>
          </w:rPr>
          <w:t>57</w:t>
        </w:r>
        <w:r>
          <w:rPr>
            <w:noProof/>
            <w:webHidden/>
          </w:rPr>
          <w:fldChar w:fldCharType="end"/>
        </w:r>
      </w:hyperlink>
    </w:p>
    <w:p w14:paraId="7EA52EB6" w14:textId="622D8364"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84" w:history="1">
        <w:r w:rsidRPr="00902BFF">
          <w:rPr>
            <w:rStyle w:val="Lienhypertexte"/>
            <w:noProof/>
          </w:rPr>
          <w:t>3.13.3</w:t>
        </w:r>
        <w:r>
          <w:rPr>
            <w:noProof/>
            <w:kern w:val="2"/>
            <w:sz w:val="24"/>
            <w:szCs w:val="24"/>
            <w:lang w:val="fr-FR" w:eastAsia="fr-FR"/>
            <w14:ligatures w14:val="standardContextual"/>
          </w:rPr>
          <w:tab/>
        </w:r>
        <w:r w:rsidRPr="00902BFF">
          <w:rPr>
            <w:rStyle w:val="Lienhypertexte"/>
            <w:noProof/>
          </w:rPr>
          <w:t>DOCUMENTATION</w:t>
        </w:r>
        <w:r>
          <w:rPr>
            <w:noProof/>
            <w:webHidden/>
          </w:rPr>
          <w:tab/>
        </w:r>
        <w:r>
          <w:rPr>
            <w:noProof/>
            <w:webHidden/>
          </w:rPr>
          <w:fldChar w:fldCharType="begin"/>
        </w:r>
        <w:r>
          <w:rPr>
            <w:noProof/>
            <w:webHidden/>
          </w:rPr>
          <w:instrText xml:space="preserve"> PAGEREF _Toc223448184 \h </w:instrText>
        </w:r>
        <w:r>
          <w:rPr>
            <w:noProof/>
            <w:webHidden/>
          </w:rPr>
        </w:r>
        <w:r>
          <w:rPr>
            <w:noProof/>
            <w:webHidden/>
          </w:rPr>
          <w:fldChar w:fldCharType="separate"/>
        </w:r>
        <w:r>
          <w:rPr>
            <w:noProof/>
            <w:webHidden/>
          </w:rPr>
          <w:t>58</w:t>
        </w:r>
        <w:r>
          <w:rPr>
            <w:noProof/>
            <w:webHidden/>
          </w:rPr>
          <w:fldChar w:fldCharType="end"/>
        </w:r>
      </w:hyperlink>
    </w:p>
    <w:p w14:paraId="21FE06BD" w14:textId="0543E9B4"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85" w:history="1">
        <w:r w:rsidRPr="00902BFF">
          <w:rPr>
            <w:rStyle w:val="Lienhypertexte"/>
            <w:noProof/>
          </w:rPr>
          <w:t>3.13.4</w:t>
        </w:r>
        <w:r>
          <w:rPr>
            <w:noProof/>
            <w:kern w:val="2"/>
            <w:sz w:val="24"/>
            <w:szCs w:val="24"/>
            <w:lang w:val="fr-FR" w:eastAsia="fr-FR"/>
            <w14:ligatures w14:val="standardContextual"/>
          </w:rPr>
          <w:tab/>
        </w:r>
        <w:r w:rsidRPr="00902BFF">
          <w:rPr>
            <w:rStyle w:val="Lienhypertexte"/>
            <w:noProof/>
          </w:rPr>
          <w:t>OBJECTIFS:</w:t>
        </w:r>
        <w:r>
          <w:rPr>
            <w:noProof/>
            <w:webHidden/>
          </w:rPr>
          <w:tab/>
        </w:r>
        <w:r>
          <w:rPr>
            <w:noProof/>
            <w:webHidden/>
          </w:rPr>
          <w:fldChar w:fldCharType="begin"/>
        </w:r>
        <w:r>
          <w:rPr>
            <w:noProof/>
            <w:webHidden/>
          </w:rPr>
          <w:instrText xml:space="preserve"> PAGEREF _Toc223448185 \h </w:instrText>
        </w:r>
        <w:r>
          <w:rPr>
            <w:noProof/>
            <w:webHidden/>
          </w:rPr>
        </w:r>
        <w:r>
          <w:rPr>
            <w:noProof/>
            <w:webHidden/>
          </w:rPr>
          <w:fldChar w:fldCharType="separate"/>
        </w:r>
        <w:r>
          <w:rPr>
            <w:noProof/>
            <w:webHidden/>
          </w:rPr>
          <w:t>58</w:t>
        </w:r>
        <w:r>
          <w:rPr>
            <w:noProof/>
            <w:webHidden/>
          </w:rPr>
          <w:fldChar w:fldCharType="end"/>
        </w:r>
      </w:hyperlink>
    </w:p>
    <w:p w14:paraId="295535A3" w14:textId="7B2B4426"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86" w:history="1">
        <w:r w:rsidRPr="00902BFF">
          <w:rPr>
            <w:rStyle w:val="Lienhypertexte"/>
            <w:noProof/>
          </w:rPr>
          <w:t>3.13.5</w:t>
        </w:r>
        <w:r>
          <w:rPr>
            <w:noProof/>
            <w:kern w:val="2"/>
            <w:sz w:val="24"/>
            <w:szCs w:val="24"/>
            <w:lang w:val="fr-FR" w:eastAsia="fr-FR"/>
            <w14:ligatures w14:val="standardContextual"/>
          </w:rPr>
          <w:tab/>
        </w:r>
        <w:r w:rsidRPr="00902BFF">
          <w:rPr>
            <w:rStyle w:val="Lienhypertexte"/>
            <w:noProof/>
          </w:rPr>
          <w:t>PUBLICS CIBLES</w:t>
        </w:r>
        <w:r>
          <w:rPr>
            <w:noProof/>
            <w:webHidden/>
          </w:rPr>
          <w:tab/>
        </w:r>
        <w:r>
          <w:rPr>
            <w:noProof/>
            <w:webHidden/>
          </w:rPr>
          <w:fldChar w:fldCharType="begin"/>
        </w:r>
        <w:r>
          <w:rPr>
            <w:noProof/>
            <w:webHidden/>
          </w:rPr>
          <w:instrText xml:space="preserve"> PAGEREF _Toc223448186 \h </w:instrText>
        </w:r>
        <w:r>
          <w:rPr>
            <w:noProof/>
            <w:webHidden/>
          </w:rPr>
        </w:r>
        <w:r>
          <w:rPr>
            <w:noProof/>
            <w:webHidden/>
          </w:rPr>
          <w:fldChar w:fldCharType="separate"/>
        </w:r>
        <w:r>
          <w:rPr>
            <w:noProof/>
            <w:webHidden/>
          </w:rPr>
          <w:t>58</w:t>
        </w:r>
        <w:r>
          <w:rPr>
            <w:noProof/>
            <w:webHidden/>
          </w:rPr>
          <w:fldChar w:fldCharType="end"/>
        </w:r>
      </w:hyperlink>
    </w:p>
    <w:p w14:paraId="44F771CD" w14:textId="1A02C5F5"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87" w:history="1">
        <w:r w:rsidRPr="00902BFF">
          <w:rPr>
            <w:rStyle w:val="Lienhypertexte"/>
            <w:noProof/>
          </w:rPr>
          <w:t>3.13.6</w:t>
        </w:r>
        <w:r>
          <w:rPr>
            <w:noProof/>
            <w:kern w:val="2"/>
            <w:sz w:val="24"/>
            <w:szCs w:val="24"/>
            <w:lang w:val="fr-FR" w:eastAsia="fr-FR"/>
            <w14:ligatures w14:val="standardContextual"/>
          </w:rPr>
          <w:tab/>
        </w:r>
        <w:r w:rsidRPr="00902BFF">
          <w:rPr>
            <w:rStyle w:val="Lienhypertexte"/>
            <w:noProof/>
          </w:rPr>
          <w:t>Inscription</w:t>
        </w:r>
        <w:r>
          <w:rPr>
            <w:noProof/>
            <w:webHidden/>
          </w:rPr>
          <w:tab/>
        </w:r>
        <w:r>
          <w:rPr>
            <w:noProof/>
            <w:webHidden/>
          </w:rPr>
          <w:fldChar w:fldCharType="begin"/>
        </w:r>
        <w:r>
          <w:rPr>
            <w:noProof/>
            <w:webHidden/>
          </w:rPr>
          <w:instrText xml:space="preserve"> PAGEREF _Toc223448187 \h </w:instrText>
        </w:r>
        <w:r>
          <w:rPr>
            <w:noProof/>
            <w:webHidden/>
          </w:rPr>
        </w:r>
        <w:r>
          <w:rPr>
            <w:noProof/>
            <w:webHidden/>
          </w:rPr>
          <w:fldChar w:fldCharType="separate"/>
        </w:r>
        <w:r>
          <w:rPr>
            <w:noProof/>
            <w:webHidden/>
          </w:rPr>
          <w:t>58</w:t>
        </w:r>
        <w:r>
          <w:rPr>
            <w:noProof/>
            <w:webHidden/>
          </w:rPr>
          <w:fldChar w:fldCharType="end"/>
        </w:r>
      </w:hyperlink>
    </w:p>
    <w:p w14:paraId="63D5992A" w14:textId="43B197C3"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88" w:history="1">
        <w:r w:rsidRPr="00902BFF">
          <w:rPr>
            <w:rStyle w:val="Lienhypertexte"/>
            <w:noProof/>
          </w:rPr>
          <w:t>3.13.7</w:t>
        </w:r>
        <w:r>
          <w:rPr>
            <w:noProof/>
            <w:kern w:val="2"/>
            <w:sz w:val="24"/>
            <w:szCs w:val="24"/>
            <w:lang w:val="fr-FR" w:eastAsia="fr-FR"/>
            <w14:ligatures w14:val="standardContextual"/>
          </w:rPr>
          <w:tab/>
        </w:r>
        <w:r w:rsidRPr="00902BFF">
          <w:rPr>
            <w:rStyle w:val="Lienhypertexte"/>
            <w:noProof/>
          </w:rPr>
          <w:t>Thématiques proposées</w:t>
        </w:r>
        <w:r>
          <w:rPr>
            <w:noProof/>
            <w:webHidden/>
          </w:rPr>
          <w:tab/>
        </w:r>
        <w:r>
          <w:rPr>
            <w:noProof/>
            <w:webHidden/>
          </w:rPr>
          <w:fldChar w:fldCharType="begin"/>
        </w:r>
        <w:r>
          <w:rPr>
            <w:noProof/>
            <w:webHidden/>
          </w:rPr>
          <w:instrText xml:space="preserve"> PAGEREF _Toc223448188 \h </w:instrText>
        </w:r>
        <w:r>
          <w:rPr>
            <w:noProof/>
            <w:webHidden/>
          </w:rPr>
        </w:r>
        <w:r>
          <w:rPr>
            <w:noProof/>
            <w:webHidden/>
          </w:rPr>
          <w:fldChar w:fldCharType="separate"/>
        </w:r>
        <w:r>
          <w:rPr>
            <w:noProof/>
            <w:webHidden/>
          </w:rPr>
          <w:t>58</w:t>
        </w:r>
        <w:r>
          <w:rPr>
            <w:noProof/>
            <w:webHidden/>
          </w:rPr>
          <w:fldChar w:fldCharType="end"/>
        </w:r>
      </w:hyperlink>
    </w:p>
    <w:p w14:paraId="1461DC58" w14:textId="23DDBFB2"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89" w:history="1">
        <w:r w:rsidRPr="00902BFF">
          <w:rPr>
            <w:rStyle w:val="Lienhypertexte"/>
            <w:noProof/>
          </w:rPr>
          <w:t>3.13.8</w:t>
        </w:r>
        <w:r>
          <w:rPr>
            <w:noProof/>
            <w:kern w:val="2"/>
            <w:sz w:val="24"/>
            <w:szCs w:val="24"/>
            <w:lang w:val="fr-FR" w:eastAsia="fr-FR"/>
            <w14:ligatures w14:val="standardContextual"/>
          </w:rPr>
          <w:tab/>
        </w:r>
        <w:r w:rsidRPr="00902BFF">
          <w:rPr>
            <w:rStyle w:val="Lienhypertexte"/>
            <w:noProof/>
          </w:rPr>
          <w:t>Conditions matérielles et financières:</w:t>
        </w:r>
        <w:r>
          <w:rPr>
            <w:noProof/>
            <w:webHidden/>
          </w:rPr>
          <w:tab/>
        </w:r>
        <w:r>
          <w:rPr>
            <w:noProof/>
            <w:webHidden/>
          </w:rPr>
          <w:fldChar w:fldCharType="begin"/>
        </w:r>
        <w:r>
          <w:rPr>
            <w:noProof/>
            <w:webHidden/>
          </w:rPr>
          <w:instrText xml:space="preserve"> PAGEREF _Toc223448189 \h </w:instrText>
        </w:r>
        <w:r>
          <w:rPr>
            <w:noProof/>
            <w:webHidden/>
          </w:rPr>
        </w:r>
        <w:r>
          <w:rPr>
            <w:noProof/>
            <w:webHidden/>
          </w:rPr>
          <w:fldChar w:fldCharType="separate"/>
        </w:r>
        <w:r>
          <w:rPr>
            <w:noProof/>
            <w:webHidden/>
          </w:rPr>
          <w:t>59</w:t>
        </w:r>
        <w:r>
          <w:rPr>
            <w:noProof/>
            <w:webHidden/>
          </w:rPr>
          <w:fldChar w:fldCharType="end"/>
        </w:r>
      </w:hyperlink>
    </w:p>
    <w:p w14:paraId="094EC7A8" w14:textId="33926D29"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90" w:history="1">
        <w:r w:rsidRPr="00902BFF">
          <w:rPr>
            <w:rStyle w:val="Lienhypertexte"/>
            <w:noProof/>
          </w:rPr>
          <w:t>3.13.9</w:t>
        </w:r>
        <w:r>
          <w:rPr>
            <w:noProof/>
            <w:kern w:val="2"/>
            <w:sz w:val="24"/>
            <w:szCs w:val="24"/>
            <w:lang w:val="fr-FR" w:eastAsia="fr-FR"/>
            <w14:ligatures w14:val="standardContextual"/>
          </w:rPr>
          <w:tab/>
        </w:r>
        <w:r w:rsidRPr="00902BFF">
          <w:rPr>
            <w:rStyle w:val="Lienhypertexte"/>
            <w:noProof/>
          </w:rPr>
          <w:t>SUIVI POST-FORMATION</w:t>
        </w:r>
        <w:r>
          <w:rPr>
            <w:noProof/>
            <w:webHidden/>
          </w:rPr>
          <w:tab/>
        </w:r>
        <w:r>
          <w:rPr>
            <w:noProof/>
            <w:webHidden/>
          </w:rPr>
          <w:fldChar w:fldCharType="begin"/>
        </w:r>
        <w:r>
          <w:rPr>
            <w:noProof/>
            <w:webHidden/>
          </w:rPr>
          <w:instrText xml:space="preserve"> PAGEREF _Toc223448190 \h </w:instrText>
        </w:r>
        <w:r>
          <w:rPr>
            <w:noProof/>
            <w:webHidden/>
          </w:rPr>
        </w:r>
        <w:r>
          <w:rPr>
            <w:noProof/>
            <w:webHidden/>
          </w:rPr>
          <w:fldChar w:fldCharType="separate"/>
        </w:r>
        <w:r>
          <w:rPr>
            <w:noProof/>
            <w:webHidden/>
          </w:rPr>
          <w:t>60</w:t>
        </w:r>
        <w:r>
          <w:rPr>
            <w:noProof/>
            <w:webHidden/>
          </w:rPr>
          <w:fldChar w:fldCharType="end"/>
        </w:r>
      </w:hyperlink>
    </w:p>
    <w:p w14:paraId="2E4E278A" w14:textId="2DBB1E67"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91" w:history="1">
        <w:r w:rsidRPr="00902BFF">
          <w:rPr>
            <w:rStyle w:val="Lienhypertexte"/>
            <w:noProof/>
          </w:rPr>
          <w:t>3.14</w:t>
        </w:r>
        <w:r>
          <w:rPr>
            <w:noProof/>
            <w:kern w:val="2"/>
            <w:sz w:val="24"/>
            <w:szCs w:val="24"/>
            <w:lang w:val="fr-FR" w:eastAsia="fr-FR"/>
            <w14:ligatures w14:val="standardContextual"/>
          </w:rPr>
          <w:tab/>
        </w:r>
        <w:r w:rsidRPr="00902BFF">
          <w:rPr>
            <w:rStyle w:val="Lienhypertexte"/>
            <w:noProof/>
          </w:rPr>
          <w:t>PROCEDURE VISITE QUALITE</w:t>
        </w:r>
        <w:r>
          <w:rPr>
            <w:noProof/>
            <w:webHidden/>
          </w:rPr>
          <w:tab/>
        </w:r>
        <w:r>
          <w:rPr>
            <w:noProof/>
            <w:webHidden/>
          </w:rPr>
          <w:fldChar w:fldCharType="begin"/>
        </w:r>
        <w:r>
          <w:rPr>
            <w:noProof/>
            <w:webHidden/>
          </w:rPr>
          <w:instrText xml:space="preserve"> PAGEREF _Toc223448191 \h </w:instrText>
        </w:r>
        <w:r>
          <w:rPr>
            <w:noProof/>
            <w:webHidden/>
          </w:rPr>
        </w:r>
        <w:r>
          <w:rPr>
            <w:noProof/>
            <w:webHidden/>
          </w:rPr>
          <w:fldChar w:fldCharType="separate"/>
        </w:r>
        <w:r>
          <w:rPr>
            <w:noProof/>
            <w:webHidden/>
          </w:rPr>
          <w:t>60</w:t>
        </w:r>
        <w:r>
          <w:rPr>
            <w:noProof/>
            <w:webHidden/>
          </w:rPr>
          <w:fldChar w:fldCharType="end"/>
        </w:r>
      </w:hyperlink>
    </w:p>
    <w:p w14:paraId="074F92C2" w14:textId="1363E9C2"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92" w:history="1">
        <w:r w:rsidRPr="00902BFF">
          <w:rPr>
            <w:rStyle w:val="Lienhypertexte"/>
            <w:noProof/>
          </w:rPr>
          <w:t>3.14.1</w:t>
        </w:r>
        <w:r>
          <w:rPr>
            <w:noProof/>
            <w:kern w:val="2"/>
            <w:sz w:val="24"/>
            <w:szCs w:val="24"/>
            <w:lang w:val="fr-FR" w:eastAsia="fr-FR"/>
            <w14:ligatures w14:val="standardContextual"/>
          </w:rPr>
          <w:tab/>
        </w:r>
        <w:r w:rsidRPr="00902BFF">
          <w:rPr>
            <w:rStyle w:val="Lienhypertexte"/>
            <w:noProof/>
          </w:rPr>
          <w:t>OBJET: VISITE QUALITE</w:t>
        </w:r>
        <w:r>
          <w:rPr>
            <w:noProof/>
            <w:webHidden/>
          </w:rPr>
          <w:tab/>
        </w:r>
        <w:r>
          <w:rPr>
            <w:noProof/>
            <w:webHidden/>
          </w:rPr>
          <w:fldChar w:fldCharType="begin"/>
        </w:r>
        <w:r>
          <w:rPr>
            <w:noProof/>
            <w:webHidden/>
          </w:rPr>
          <w:instrText xml:space="preserve"> PAGEREF _Toc223448192 \h </w:instrText>
        </w:r>
        <w:r>
          <w:rPr>
            <w:noProof/>
            <w:webHidden/>
          </w:rPr>
        </w:r>
        <w:r>
          <w:rPr>
            <w:noProof/>
            <w:webHidden/>
          </w:rPr>
          <w:fldChar w:fldCharType="separate"/>
        </w:r>
        <w:r>
          <w:rPr>
            <w:noProof/>
            <w:webHidden/>
          </w:rPr>
          <w:t>60</w:t>
        </w:r>
        <w:r>
          <w:rPr>
            <w:noProof/>
            <w:webHidden/>
          </w:rPr>
          <w:fldChar w:fldCharType="end"/>
        </w:r>
      </w:hyperlink>
    </w:p>
    <w:p w14:paraId="12BDC3BE" w14:textId="02E743BA"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93" w:history="1">
        <w:r w:rsidRPr="00902BFF">
          <w:rPr>
            <w:rStyle w:val="Lienhypertexte"/>
            <w:noProof/>
          </w:rPr>
          <w:t>3.14.2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_Toc223448193 \h </w:instrText>
        </w:r>
        <w:r>
          <w:rPr>
            <w:noProof/>
            <w:webHidden/>
          </w:rPr>
        </w:r>
        <w:r>
          <w:rPr>
            <w:noProof/>
            <w:webHidden/>
          </w:rPr>
          <w:fldChar w:fldCharType="separate"/>
        </w:r>
        <w:r>
          <w:rPr>
            <w:noProof/>
            <w:webHidden/>
          </w:rPr>
          <w:t>60</w:t>
        </w:r>
        <w:r>
          <w:rPr>
            <w:noProof/>
            <w:webHidden/>
          </w:rPr>
          <w:fldChar w:fldCharType="end"/>
        </w:r>
      </w:hyperlink>
    </w:p>
    <w:p w14:paraId="150B0A65" w14:textId="7F35A534"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94" w:history="1">
        <w:r w:rsidRPr="00902BFF">
          <w:rPr>
            <w:rStyle w:val="Lienhypertexte"/>
            <w:noProof/>
          </w:rPr>
          <w:t>3.14.3</w:t>
        </w:r>
        <w:r>
          <w:rPr>
            <w:noProof/>
            <w:kern w:val="2"/>
            <w:sz w:val="24"/>
            <w:szCs w:val="24"/>
            <w:lang w:val="fr-FR" w:eastAsia="fr-FR"/>
            <w14:ligatures w14:val="standardContextual"/>
          </w:rPr>
          <w:tab/>
        </w:r>
        <w:r w:rsidRPr="00902BFF">
          <w:rPr>
            <w:rStyle w:val="Lienhypertexte"/>
            <w:noProof/>
          </w:rPr>
          <w:t>DOCUMENTATION:</w:t>
        </w:r>
        <w:r>
          <w:rPr>
            <w:noProof/>
            <w:webHidden/>
          </w:rPr>
          <w:tab/>
        </w:r>
        <w:r>
          <w:rPr>
            <w:noProof/>
            <w:webHidden/>
          </w:rPr>
          <w:fldChar w:fldCharType="begin"/>
        </w:r>
        <w:r>
          <w:rPr>
            <w:noProof/>
            <w:webHidden/>
          </w:rPr>
          <w:instrText xml:space="preserve"> PAGEREF _Toc223448194 \h </w:instrText>
        </w:r>
        <w:r>
          <w:rPr>
            <w:noProof/>
            <w:webHidden/>
          </w:rPr>
        </w:r>
        <w:r>
          <w:rPr>
            <w:noProof/>
            <w:webHidden/>
          </w:rPr>
          <w:fldChar w:fldCharType="separate"/>
        </w:r>
        <w:r>
          <w:rPr>
            <w:noProof/>
            <w:webHidden/>
          </w:rPr>
          <w:t>60</w:t>
        </w:r>
        <w:r>
          <w:rPr>
            <w:noProof/>
            <w:webHidden/>
          </w:rPr>
          <w:fldChar w:fldCharType="end"/>
        </w:r>
      </w:hyperlink>
    </w:p>
    <w:p w14:paraId="639A8B46" w14:textId="1E08FDF8"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95" w:history="1">
        <w:r w:rsidRPr="00902BFF">
          <w:rPr>
            <w:rStyle w:val="Lienhypertexte"/>
            <w:noProof/>
          </w:rPr>
          <w:t>3.14.4</w:t>
        </w:r>
        <w:r>
          <w:rPr>
            <w:noProof/>
            <w:kern w:val="2"/>
            <w:sz w:val="24"/>
            <w:szCs w:val="24"/>
            <w:lang w:val="fr-FR" w:eastAsia="fr-FR"/>
            <w14:ligatures w14:val="standardContextual"/>
          </w:rPr>
          <w:tab/>
        </w:r>
        <w:r w:rsidRPr="00902BFF">
          <w:rPr>
            <w:rStyle w:val="Lienhypertexte"/>
            <w:noProof/>
          </w:rPr>
          <w:t>COMMUNICATION PREALABLE:</w:t>
        </w:r>
        <w:r>
          <w:rPr>
            <w:noProof/>
            <w:webHidden/>
          </w:rPr>
          <w:tab/>
        </w:r>
        <w:r>
          <w:rPr>
            <w:noProof/>
            <w:webHidden/>
          </w:rPr>
          <w:fldChar w:fldCharType="begin"/>
        </w:r>
        <w:r>
          <w:rPr>
            <w:noProof/>
            <w:webHidden/>
          </w:rPr>
          <w:instrText xml:space="preserve"> PAGEREF _Toc223448195 \h </w:instrText>
        </w:r>
        <w:r>
          <w:rPr>
            <w:noProof/>
            <w:webHidden/>
          </w:rPr>
        </w:r>
        <w:r>
          <w:rPr>
            <w:noProof/>
            <w:webHidden/>
          </w:rPr>
          <w:fldChar w:fldCharType="separate"/>
        </w:r>
        <w:r>
          <w:rPr>
            <w:noProof/>
            <w:webHidden/>
          </w:rPr>
          <w:t>60</w:t>
        </w:r>
        <w:r>
          <w:rPr>
            <w:noProof/>
            <w:webHidden/>
          </w:rPr>
          <w:fldChar w:fldCharType="end"/>
        </w:r>
      </w:hyperlink>
    </w:p>
    <w:p w14:paraId="3ADDDA51" w14:textId="6032E633"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96" w:history="1">
        <w:r w:rsidRPr="00902BFF">
          <w:rPr>
            <w:rStyle w:val="Lienhypertexte"/>
            <w:noProof/>
          </w:rPr>
          <w:t>3.14.5</w:t>
        </w:r>
        <w:r>
          <w:rPr>
            <w:noProof/>
            <w:kern w:val="2"/>
            <w:sz w:val="24"/>
            <w:szCs w:val="24"/>
            <w:lang w:val="fr-FR" w:eastAsia="fr-FR"/>
            <w14:ligatures w14:val="standardContextual"/>
          </w:rPr>
          <w:tab/>
        </w:r>
        <w:r w:rsidRPr="00902BFF">
          <w:rPr>
            <w:rStyle w:val="Lienhypertexte"/>
            <w:noProof/>
          </w:rPr>
          <w:t>FONCTIONNEMENT:</w:t>
        </w:r>
        <w:r>
          <w:rPr>
            <w:noProof/>
            <w:webHidden/>
          </w:rPr>
          <w:tab/>
        </w:r>
        <w:r>
          <w:rPr>
            <w:noProof/>
            <w:webHidden/>
          </w:rPr>
          <w:fldChar w:fldCharType="begin"/>
        </w:r>
        <w:r>
          <w:rPr>
            <w:noProof/>
            <w:webHidden/>
          </w:rPr>
          <w:instrText xml:space="preserve"> PAGEREF _Toc223448196 \h </w:instrText>
        </w:r>
        <w:r>
          <w:rPr>
            <w:noProof/>
            <w:webHidden/>
          </w:rPr>
        </w:r>
        <w:r>
          <w:rPr>
            <w:noProof/>
            <w:webHidden/>
          </w:rPr>
          <w:fldChar w:fldCharType="separate"/>
        </w:r>
        <w:r>
          <w:rPr>
            <w:noProof/>
            <w:webHidden/>
          </w:rPr>
          <w:t>60</w:t>
        </w:r>
        <w:r>
          <w:rPr>
            <w:noProof/>
            <w:webHidden/>
          </w:rPr>
          <w:fldChar w:fldCharType="end"/>
        </w:r>
      </w:hyperlink>
    </w:p>
    <w:p w14:paraId="6C0D1FC1" w14:textId="31D46605"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97" w:history="1">
        <w:r w:rsidRPr="00902BFF">
          <w:rPr>
            <w:rStyle w:val="Lienhypertexte"/>
            <w:noProof/>
          </w:rPr>
          <w:t>3.14.6</w:t>
        </w:r>
        <w:r>
          <w:rPr>
            <w:noProof/>
            <w:kern w:val="2"/>
            <w:sz w:val="24"/>
            <w:szCs w:val="24"/>
            <w:lang w:val="fr-FR" w:eastAsia="fr-FR"/>
            <w14:ligatures w14:val="standardContextual"/>
          </w:rPr>
          <w:tab/>
        </w:r>
        <w:r w:rsidRPr="00902BFF">
          <w:rPr>
            <w:rStyle w:val="Lienhypertexte"/>
            <w:noProof/>
          </w:rPr>
          <w:t>POST-VISITE</w:t>
        </w:r>
        <w:r>
          <w:rPr>
            <w:noProof/>
            <w:webHidden/>
          </w:rPr>
          <w:tab/>
        </w:r>
        <w:r>
          <w:rPr>
            <w:noProof/>
            <w:webHidden/>
          </w:rPr>
          <w:fldChar w:fldCharType="begin"/>
        </w:r>
        <w:r>
          <w:rPr>
            <w:noProof/>
            <w:webHidden/>
          </w:rPr>
          <w:instrText xml:space="preserve"> PAGEREF _Toc223448197 \h </w:instrText>
        </w:r>
        <w:r>
          <w:rPr>
            <w:noProof/>
            <w:webHidden/>
          </w:rPr>
        </w:r>
        <w:r>
          <w:rPr>
            <w:noProof/>
            <w:webHidden/>
          </w:rPr>
          <w:fldChar w:fldCharType="separate"/>
        </w:r>
        <w:r>
          <w:rPr>
            <w:noProof/>
            <w:webHidden/>
          </w:rPr>
          <w:t>61</w:t>
        </w:r>
        <w:r>
          <w:rPr>
            <w:noProof/>
            <w:webHidden/>
          </w:rPr>
          <w:fldChar w:fldCharType="end"/>
        </w:r>
      </w:hyperlink>
    </w:p>
    <w:p w14:paraId="4E881025" w14:textId="7BCD95FC"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198" w:history="1">
        <w:r w:rsidRPr="00902BFF">
          <w:rPr>
            <w:rStyle w:val="Lienhypertexte"/>
            <w:noProof/>
          </w:rPr>
          <w:t>3.15</w:t>
        </w:r>
        <w:r>
          <w:rPr>
            <w:noProof/>
            <w:kern w:val="2"/>
            <w:sz w:val="24"/>
            <w:szCs w:val="24"/>
            <w:lang w:val="fr-FR" w:eastAsia="fr-FR"/>
            <w14:ligatures w14:val="standardContextual"/>
          </w:rPr>
          <w:tab/>
        </w:r>
        <w:r w:rsidRPr="00902BFF">
          <w:rPr>
            <w:rStyle w:val="Lienhypertexte"/>
            <w:noProof/>
          </w:rPr>
          <w:t>PROCEDURE POUR LE RESEAU ALUMNI CERES</w:t>
        </w:r>
        <w:r>
          <w:rPr>
            <w:noProof/>
            <w:webHidden/>
          </w:rPr>
          <w:tab/>
        </w:r>
        <w:r>
          <w:rPr>
            <w:noProof/>
            <w:webHidden/>
          </w:rPr>
          <w:fldChar w:fldCharType="begin"/>
        </w:r>
        <w:r>
          <w:rPr>
            <w:noProof/>
            <w:webHidden/>
          </w:rPr>
          <w:instrText xml:space="preserve"> PAGEREF _Toc223448198 \h </w:instrText>
        </w:r>
        <w:r>
          <w:rPr>
            <w:noProof/>
            <w:webHidden/>
          </w:rPr>
        </w:r>
        <w:r>
          <w:rPr>
            <w:noProof/>
            <w:webHidden/>
          </w:rPr>
          <w:fldChar w:fldCharType="separate"/>
        </w:r>
        <w:r>
          <w:rPr>
            <w:noProof/>
            <w:webHidden/>
          </w:rPr>
          <w:t>61</w:t>
        </w:r>
        <w:r>
          <w:rPr>
            <w:noProof/>
            <w:webHidden/>
          </w:rPr>
          <w:fldChar w:fldCharType="end"/>
        </w:r>
      </w:hyperlink>
    </w:p>
    <w:p w14:paraId="54E03DF9" w14:textId="2D13FEC5"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199" w:history="1">
        <w:r w:rsidRPr="00902BFF">
          <w:rPr>
            <w:rStyle w:val="Lienhypertexte"/>
            <w:noProof/>
          </w:rPr>
          <w:t>3.15.1</w:t>
        </w:r>
        <w:r>
          <w:rPr>
            <w:noProof/>
            <w:kern w:val="2"/>
            <w:sz w:val="24"/>
            <w:szCs w:val="24"/>
            <w:lang w:val="fr-FR" w:eastAsia="fr-FR"/>
            <w14:ligatures w14:val="standardContextual"/>
          </w:rPr>
          <w:tab/>
        </w:r>
        <w:r w:rsidRPr="00902BFF">
          <w:rPr>
            <w:rStyle w:val="Lienhypertexte"/>
            <w:noProof/>
          </w:rPr>
          <w:t>Objectifs:</w:t>
        </w:r>
        <w:r>
          <w:rPr>
            <w:noProof/>
            <w:webHidden/>
          </w:rPr>
          <w:tab/>
        </w:r>
        <w:r>
          <w:rPr>
            <w:noProof/>
            <w:webHidden/>
          </w:rPr>
          <w:fldChar w:fldCharType="begin"/>
        </w:r>
        <w:r>
          <w:rPr>
            <w:noProof/>
            <w:webHidden/>
          </w:rPr>
          <w:instrText xml:space="preserve"> PAGEREF _Toc223448199 \h </w:instrText>
        </w:r>
        <w:r>
          <w:rPr>
            <w:noProof/>
            <w:webHidden/>
          </w:rPr>
        </w:r>
        <w:r>
          <w:rPr>
            <w:noProof/>
            <w:webHidden/>
          </w:rPr>
          <w:fldChar w:fldCharType="separate"/>
        </w:r>
        <w:r>
          <w:rPr>
            <w:noProof/>
            <w:webHidden/>
          </w:rPr>
          <w:t>61</w:t>
        </w:r>
        <w:r>
          <w:rPr>
            <w:noProof/>
            <w:webHidden/>
          </w:rPr>
          <w:fldChar w:fldCharType="end"/>
        </w:r>
      </w:hyperlink>
    </w:p>
    <w:p w14:paraId="39B64DD4" w14:textId="6B328B34"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00" w:history="1">
        <w:r w:rsidRPr="00902BFF">
          <w:rPr>
            <w:rStyle w:val="Lienhypertexte"/>
            <w:noProof/>
          </w:rPr>
          <w:t>3.15.2</w:t>
        </w:r>
        <w:r>
          <w:rPr>
            <w:noProof/>
            <w:kern w:val="2"/>
            <w:sz w:val="24"/>
            <w:szCs w:val="24"/>
            <w:lang w:val="fr-FR" w:eastAsia="fr-FR"/>
            <w14:ligatures w14:val="standardContextual"/>
          </w:rPr>
          <w:tab/>
        </w:r>
        <w:r w:rsidRPr="00902BFF">
          <w:rPr>
            <w:rStyle w:val="Lienhypertexte"/>
            <w:noProof/>
          </w:rPr>
          <w:t>Adhésion au Réseau Alumni</w:t>
        </w:r>
        <w:r>
          <w:rPr>
            <w:noProof/>
            <w:webHidden/>
          </w:rPr>
          <w:tab/>
        </w:r>
        <w:r>
          <w:rPr>
            <w:noProof/>
            <w:webHidden/>
          </w:rPr>
          <w:fldChar w:fldCharType="begin"/>
        </w:r>
        <w:r>
          <w:rPr>
            <w:noProof/>
            <w:webHidden/>
          </w:rPr>
          <w:instrText xml:space="preserve"> PAGEREF _Toc223448200 \h </w:instrText>
        </w:r>
        <w:r>
          <w:rPr>
            <w:noProof/>
            <w:webHidden/>
          </w:rPr>
        </w:r>
        <w:r>
          <w:rPr>
            <w:noProof/>
            <w:webHidden/>
          </w:rPr>
          <w:fldChar w:fldCharType="separate"/>
        </w:r>
        <w:r>
          <w:rPr>
            <w:noProof/>
            <w:webHidden/>
          </w:rPr>
          <w:t>61</w:t>
        </w:r>
        <w:r>
          <w:rPr>
            <w:noProof/>
            <w:webHidden/>
          </w:rPr>
          <w:fldChar w:fldCharType="end"/>
        </w:r>
      </w:hyperlink>
    </w:p>
    <w:p w14:paraId="21D485B9" w14:textId="3590292D"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01" w:history="1">
        <w:r w:rsidRPr="00902BFF">
          <w:rPr>
            <w:rStyle w:val="Lienhypertexte"/>
            <w:noProof/>
          </w:rPr>
          <w:t>3.15.3</w:t>
        </w:r>
        <w:r>
          <w:rPr>
            <w:noProof/>
            <w:kern w:val="2"/>
            <w:sz w:val="24"/>
            <w:szCs w:val="24"/>
            <w:lang w:val="fr-FR" w:eastAsia="fr-FR"/>
            <w14:ligatures w14:val="standardContextual"/>
          </w:rPr>
          <w:tab/>
        </w:r>
        <w:r w:rsidRPr="00902BFF">
          <w:rPr>
            <w:rStyle w:val="Lienhypertexte"/>
            <w:noProof/>
          </w:rPr>
          <w:t>Activités et initiatives pour dynamiser le réseau</w:t>
        </w:r>
        <w:r>
          <w:rPr>
            <w:noProof/>
            <w:webHidden/>
          </w:rPr>
          <w:tab/>
        </w:r>
        <w:r>
          <w:rPr>
            <w:noProof/>
            <w:webHidden/>
          </w:rPr>
          <w:fldChar w:fldCharType="begin"/>
        </w:r>
        <w:r>
          <w:rPr>
            <w:noProof/>
            <w:webHidden/>
          </w:rPr>
          <w:instrText xml:space="preserve"> PAGEREF _Toc223448201 \h </w:instrText>
        </w:r>
        <w:r>
          <w:rPr>
            <w:noProof/>
            <w:webHidden/>
          </w:rPr>
        </w:r>
        <w:r>
          <w:rPr>
            <w:noProof/>
            <w:webHidden/>
          </w:rPr>
          <w:fldChar w:fldCharType="separate"/>
        </w:r>
        <w:r>
          <w:rPr>
            <w:noProof/>
            <w:webHidden/>
          </w:rPr>
          <w:t>61</w:t>
        </w:r>
        <w:r>
          <w:rPr>
            <w:noProof/>
            <w:webHidden/>
          </w:rPr>
          <w:fldChar w:fldCharType="end"/>
        </w:r>
      </w:hyperlink>
    </w:p>
    <w:p w14:paraId="711ADD86" w14:textId="6D514AF1"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02" w:history="1">
        <w:r w:rsidRPr="00902BFF">
          <w:rPr>
            <w:rStyle w:val="Lienhypertexte"/>
            <w:noProof/>
          </w:rPr>
          <w:t>3.15.4</w:t>
        </w:r>
        <w:r>
          <w:rPr>
            <w:noProof/>
            <w:kern w:val="2"/>
            <w:sz w:val="24"/>
            <w:szCs w:val="24"/>
            <w:lang w:val="fr-FR" w:eastAsia="fr-FR"/>
            <w14:ligatures w14:val="standardContextual"/>
          </w:rPr>
          <w:tab/>
        </w:r>
        <w:r w:rsidRPr="00902BFF">
          <w:rPr>
            <w:rStyle w:val="Lienhypertexte"/>
            <w:noProof/>
          </w:rPr>
          <w:t>Moyens de communication</w:t>
        </w:r>
        <w:r>
          <w:rPr>
            <w:noProof/>
            <w:webHidden/>
          </w:rPr>
          <w:tab/>
        </w:r>
        <w:r>
          <w:rPr>
            <w:noProof/>
            <w:webHidden/>
          </w:rPr>
          <w:fldChar w:fldCharType="begin"/>
        </w:r>
        <w:r>
          <w:rPr>
            <w:noProof/>
            <w:webHidden/>
          </w:rPr>
          <w:instrText xml:space="preserve"> PAGEREF _Toc223448202 \h </w:instrText>
        </w:r>
        <w:r>
          <w:rPr>
            <w:noProof/>
            <w:webHidden/>
          </w:rPr>
        </w:r>
        <w:r>
          <w:rPr>
            <w:noProof/>
            <w:webHidden/>
          </w:rPr>
          <w:fldChar w:fldCharType="separate"/>
        </w:r>
        <w:r>
          <w:rPr>
            <w:noProof/>
            <w:webHidden/>
          </w:rPr>
          <w:t>62</w:t>
        </w:r>
        <w:r>
          <w:rPr>
            <w:noProof/>
            <w:webHidden/>
          </w:rPr>
          <w:fldChar w:fldCharType="end"/>
        </w:r>
      </w:hyperlink>
    </w:p>
    <w:p w14:paraId="2EB15D49" w14:textId="54E6DF4F"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03" w:history="1">
        <w:r w:rsidRPr="00902BFF">
          <w:rPr>
            <w:rStyle w:val="Lienhypertexte"/>
            <w:noProof/>
          </w:rPr>
          <w:t>3.15.5</w:t>
        </w:r>
        <w:r>
          <w:rPr>
            <w:noProof/>
            <w:kern w:val="2"/>
            <w:sz w:val="24"/>
            <w:szCs w:val="24"/>
            <w:lang w:val="fr-FR" w:eastAsia="fr-FR"/>
            <w14:ligatures w14:val="standardContextual"/>
          </w:rPr>
          <w:tab/>
        </w:r>
        <w:r w:rsidRPr="00902BFF">
          <w:rPr>
            <w:rStyle w:val="Lienhypertexte"/>
            <w:noProof/>
          </w:rPr>
          <w:t>Suivi et évaluation:</w:t>
        </w:r>
        <w:r>
          <w:rPr>
            <w:noProof/>
            <w:webHidden/>
          </w:rPr>
          <w:tab/>
        </w:r>
        <w:r>
          <w:rPr>
            <w:noProof/>
            <w:webHidden/>
          </w:rPr>
          <w:fldChar w:fldCharType="begin"/>
        </w:r>
        <w:r>
          <w:rPr>
            <w:noProof/>
            <w:webHidden/>
          </w:rPr>
          <w:instrText xml:space="preserve"> PAGEREF _Toc223448203 \h </w:instrText>
        </w:r>
        <w:r>
          <w:rPr>
            <w:noProof/>
            <w:webHidden/>
          </w:rPr>
        </w:r>
        <w:r>
          <w:rPr>
            <w:noProof/>
            <w:webHidden/>
          </w:rPr>
          <w:fldChar w:fldCharType="separate"/>
        </w:r>
        <w:r>
          <w:rPr>
            <w:noProof/>
            <w:webHidden/>
          </w:rPr>
          <w:t>62</w:t>
        </w:r>
        <w:r>
          <w:rPr>
            <w:noProof/>
            <w:webHidden/>
          </w:rPr>
          <w:fldChar w:fldCharType="end"/>
        </w:r>
      </w:hyperlink>
    </w:p>
    <w:p w14:paraId="655479E2" w14:textId="19722EB2"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04" w:history="1">
        <w:r w:rsidRPr="00902BFF">
          <w:rPr>
            <w:rStyle w:val="Lienhypertexte"/>
            <w:noProof/>
          </w:rPr>
          <w:t>3.16</w:t>
        </w:r>
        <w:r>
          <w:rPr>
            <w:noProof/>
            <w:kern w:val="2"/>
            <w:sz w:val="24"/>
            <w:szCs w:val="24"/>
            <w:lang w:val="fr-FR" w:eastAsia="fr-FR"/>
            <w14:ligatures w14:val="standardContextual"/>
          </w:rPr>
          <w:tab/>
        </w:r>
        <w:r w:rsidRPr="00902BFF">
          <w:rPr>
            <w:rStyle w:val="Lienhypertexte"/>
            <w:noProof/>
          </w:rPr>
          <w:t>Modalités de fonctionnement de l’atelier manuel au sein du Programme CERES</w:t>
        </w:r>
        <w:r>
          <w:rPr>
            <w:noProof/>
            <w:webHidden/>
          </w:rPr>
          <w:tab/>
        </w:r>
        <w:r>
          <w:rPr>
            <w:noProof/>
            <w:webHidden/>
          </w:rPr>
          <w:fldChar w:fldCharType="begin"/>
        </w:r>
        <w:r>
          <w:rPr>
            <w:noProof/>
            <w:webHidden/>
          </w:rPr>
          <w:instrText xml:space="preserve"> PAGEREF _Toc223448204 \h </w:instrText>
        </w:r>
        <w:r>
          <w:rPr>
            <w:noProof/>
            <w:webHidden/>
          </w:rPr>
        </w:r>
        <w:r>
          <w:rPr>
            <w:noProof/>
            <w:webHidden/>
          </w:rPr>
          <w:fldChar w:fldCharType="separate"/>
        </w:r>
        <w:r>
          <w:rPr>
            <w:noProof/>
            <w:webHidden/>
          </w:rPr>
          <w:t>62</w:t>
        </w:r>
        <w:r>
          <w:rPr>
            <w:noProof/>
            <w:webHidden/>
          </w:rPr>
          <w:fldChar w:fldCharType="end"/>
        </w:r>
      </w:hyperlink>
    </w:p>
    <w:p w14:paraId="74D4AE10" w14:textId="6C5870ED"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05" w:history="1">
        <w:r w:rsidRPr="00902BFF">
          <w:rPr>
            <w:rStyle w:val="Lienhypertexte"/>
            <w:noProof/>
          </w:rPr>
          <w:t>3.16.1</w:t>
        </w:r>
        <w:r>
          <w:rPr>
            <w:noProof/>
            <w:kern w:val="2"/>
            <w:sz w:val="24"/>
            <w:szCs w:val="24"/>
            <w:lang w:val="fr-FR" w:eastAsia="fr-FR"/>
            <w14:ligatures w14:val="standardContextual"/>
          </w:rPr>
          <w:tab/>
        </w:r>
        <w:r w:rsidRPr="00902BFF">
          <w:rPr>
            <w:rStyle w:val="Lienhypertexte"/>
            <w:noProof/>
          </w:rPr>
          <w:t>OBJET: ATELIER MANUEL</w:t>
        </w:r>
        <w:r>
          <w:rPr>
            <w:noProof/>
            <w:webHidden/>
          </w:rPr>
          <w:tab/>
        </w:r>
        <w:r>
          <w:rPr>
            <w:noProof/>
            <w:webHidden/>
          </w:rPr>
          <w:fldChar w:fldCharType="begin"/>
        </w:r>
        <w:r>
          <w:rPr>
            <w:noProof/>
            <w:webHidden/>
          </w:rPr>
          <w:instrText xml:space="preserve"> PAGEREF _Toc223448205 \h </w:instrText>
        </w:r>
        <w:r>
          <w:rPr>
            <w:noProof/>
            <w:webHidden/>
          </w:rPr>
        </w:r>
        <w:r>
          <w:rPr>
            <w:noProof/>
            <w:webHidden/>
          </w:rPr>
          <w:fldChar w:fldCharType="separate"/>
        </w:r>
        <w:r>
          <w:rPr>
            <w:noProof/>
            <w:webHidden/>
          </w:rPr>
          <w:t>62</w:t>
        </w:r>
        <w:r>
          <w:rPr>
            <w:noProof/>
            <w:webHidden/>
          </w:rPr>
          <w:fldChar w:fldCharType="end"/>
        </w:r>
      </w:hyperlink>
    </w:p>
    <w:p w14:paraId="1E268949" w14:textId="1706929F"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06" w:history="1">
        <w:r w:rsidRPr="00902BFF">
          <w:rPr>
            <w:rStyle w:val="Lienhypertexte"/>
            <w:noProof/>
          </w:rPr>
          <w:t>3.16.2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_Toc223448206 \h </w:instrText>
        </w:r>
        <w:r>
          <w:rPr>
            <w:noProof/>
            <w:webHidden/>
          </w:rPr>
        </w:r>
        <w:r>
          <w:rPr>
            <w:noProof/>
            <w:webHidden/>
          </w:rPr>
          <w:fldChar w:fldCharType="separate"/>
        </w:r>
        <w:r>
          <w:rPr>
            <w:noProof/>
            <w:webHidden/>
          </w:rPr>
          <w:t>62</w:t>
        </w:r>
        <w:r>
          <w:rPr>
            <w:noProof/>
            <w:webHidden/>
          </w:rPr>
          <w:fldChar w:fldCharType="end"/>
        </w:r>
      </w:hyperlink>
    </w:p>
    <w:p w14:paraId="476D7788" w14:textId="429C1D33"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07" w:history="1">
        <w:r w:rsidRPr="00902BFF">
          <w:rPr>
            <w:rStyle w:val="Lienhypertexte"/>
            <w:noProof/>
          </w:rPr>
          <w:t>3.16.3</w:t>
        </w:r>
        <w:r>
          <w:rPr>
            <w:noProof/>
            <w:kern w:val="2"/>
            <w:sz w:val="24"/>
            <w:szCs w:val="24"/>
            <w:lang w:val="fr-FR" w:eastAsia="fr-FR"/>
            <w14:ligatures w14:val="standardContextual"/>
          </w:rPr>
          <w:tab/>
        </w:r>
        <w:r w:rsidRPr="00902BFF">
          <w:rPr>
            <w:rStyle w:val="Lienhypertexte"/>
            <w:noProof/>
          </w:rPr>
          <w:t>OBJECTIFS SPECIFIQUES:</w:t>
        </w:r>
        <w:r>
          <w:rPr>
            <w:noProof/>
            <w:webHidden/>
          </w:rPr>
          <w:tab/>
        </w:r>
        <w:r>
          <w:rPr>
            <w:noProof/>
            <w:webHidden/>
          </w:rPr>
          <w:fldChar w:fldCharType="begin"/>
        </w:r>
        <w:r>
          <w:rPr>
            <w:noProof/>
            <w:webHidden/>
          </w:rPr>
          <w:instrText xml:space="preserve"> PAGEREF _Toc223448207 \h </w:instrText>
        </w:r>
        <w:r>
          <w:rPr>
            <w:noProof/>
            <w:webHidden/>
          </w:rPr>
        </w:r>
        <w:r>
          <w:rPr>
            <w:noProof/>
            <w:webHidden/>
          </w:rPr>
          <w:fldChar w:fldCharType="separate"/>
        </w:r>
        <w:r>
          <w:rPr>
            <w:noProof/>
            <w:webHidden/>
          </w:rPr>
          <w:t>62</w:t>
        </w:r>
        <w:r>
          <w:rPr>
            <w:noProof/>
            <w:webHidden/>
          </w:rPr>
          <w:fldChar w:fldCharType="end"/>
        </w:r>
      </w:hyperlink>
    </w:p>
    <w:p w14:paraId="4D8F7738" w14:textId="2BAFC4AB"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08" w:history="1">
        <w:r w:rsidRPr="00902BFF">
          <w:rPr>
            <w:rStyle w:val="Lienhypertexte"/>
            <w:noProof/>
          </w:rPr>
          <w:t>3.16.4</w:t>
        </w:r>
        <w:r>
          <w:rPr>
            <w:noProof/>
            <w:kern w:val="2"/>
            <w:sz w:val="24"/>
            <w:szCs w:val="24"/>
            <w:lang w:val="fr-FR" w:eastAsia="fr-FR"/>
            <w14:ligatures w14:val="standardContextual"/>
          </w:rPr>
          <w:tab/>
        </w:r>
        <w:r w:rsidRPr="00902BFF">
          <w:rPr>
            <w:rStyle w:val="Lienhypertexte"/>
            <w:noProof/>
          </w:rPr>
          <w:t>DOCUMENTATIONS:</w:t>
        </w:r>
        <w:r>
          <w:rPr>
            <w:noProof/>
            <w:webHidden/>
          </w:rPr>
          <w:tab/>
        </w:r>
        <w:r>
          <w:rPr>
            <w:noProof/>
            <w:webHidden/>
          </w:rPr>
          <w:fldChar w:fldCharType="begin"/>
        </w:r>
        <w:r>
          <w:rPr>
            <w:noProof/>
            <w:webHidden/>
          </w:rPr>
          <w:instrText xml:space="preserve"> PAGEREF _Toc223448208 \h </w:instrText>
        </w:r>
        <w:r>
          <w:rPr>
            <w:noProof/>
            <w:webHidden/>
          </w:rPr>
        </w:r>
        <w:r>
          <w:rPr>
            <w:noProof/>
            <w:webHidden/>
          </w:rPr>
          <w:fldChar w:fldCharType="separate"/>
        </w:r>
        <w:r>
          <w:rPr>
            <w:noProof/>
            <w:webHidden/>
          </w:rPr>
          <w:t>63</w:t>
        </w:r>
        <w:r>
          <w:rPr>
            <w:noProof/>
            <w:webHidden/>
          </w:rPr>
          <w:fldChar w:fldCharType="end"/>
        </w:r>
      </w:hyperlink>
    </w:p>
    <w:p w14:paraId="13DD7EE1" w14:textId="79C29473"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09" w:history="1">
        <w:r w:rsidRPr="00902BFF">
          <w:rPr>
            <w:rStyle w:val="Lienhypertexte"/>
            <w:noProof/>
          </w:rPr>
          <w:t>3.16.5</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_Toc223448209 \h </w:instrText>
        </w:r>
        <w:r>
          <w:rPr>
            <w:noProof/>
            <w:webHidden/>
          </w:rPr>
        </w:r>
        <w:r>
          <w:rPr>
            <w:noProof/>
            <w:webHidden/>
          </w:rPr>
          <w:fldChar w:fldCharType="separate"/>
        </w:r>
        <w:r>
          <w:rPr>
            <w:noProof/>
            <w:webHidden/>
          </w:rPr>
          <w:t>63</w:t>
        </w:r>
        <w:r>
          <w:rPr>
            <w:noProof/>
            <w:webHidden/>
          </w:rPr>
          <w:fldChar w:fldCharType="end"/>
        </w:r>
      </w:hyperlink>
    </w:p>
    <w:p w14:paraId="335947EB" w14:textId="20B4BE04"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10" w:history="1">
        <w:r w:rsidRPr="00902BFF">
          <w:rPr>
            <w:rStyle w:val="Lienhypertexte"/>
            <w:noProof/>
          </w:rPr>
          <w:t>3.17</w:t>
        </w:r>
        <w:r>
          <w:rPr>
            <w:noProof/>
            <w:kern w:val="2"/>
            <w:sz w:val="24"/>
            <w:szCs w:val="24"/>
            <w:lang w:val="fr-FR" w:eastAsia="fr-FR"/>
            <w14:ligatures w14:val="standardContextual"/>
          </w:rPr>
          <w:tab/>
        </w:r>
        <w:r w:rsidRPr="00902BFF">
          <w:rPr>
            <w:rStyle w:val="Lienhypertexte"/>
            <w:noProof/>
          </w:rPr>
          <w:t>Modalités de Fonctionnement de l’heure de vie à l’internat</w:t>
        </w:r>
        <w:r>
          <w:rPr>
            <w:noProof/>
            <w:webHidden/>
          </w:rPr>
          <w:tab/>
        </w:r>
        <w:r>
          <w:rPr>
            <w:noProof/>
            <w:webHidden/>
          </w:rPr>
          <w:fldChar w:fldCharType="begin"/>
        </w:r>
        <w:r>
          <w:rPr>
            <w:noProof/>
            <w:webHidden/>
          </w:rPr>
          <w:instrText xml:space="preserve"> PAGEREF _Toc223448210 \h </w:instrText>
        </w:r>
        <w:r>
          <w:rPr>
            <w:noProof/>
            <w:webHidden/>
          </w:rPr>
        </w:r>
        <w:r>
          <w:rPr>
            <w:noProof/>
            <w:webHidden/>
          </w:rPr>
          <w:fldChar w:fldCharType="separate"/>
        </w:r>
        <w:r>
          <w:rPr>
            <w:noProof/>
            <w:webHidden/>
          </w:rPr>
          <w:t>63</w:t>
        </w:r>
        <w:r>
          <w:rPr>
            <w:noProof/>
            <w:webHidden/>
          </w:rPr>
          <w:fldChar w:fldCharType="end"/>
        </w:r>
      </w:hyperlink>
    </w:p>
    <w:p w14:paraId="0328D578" w14:textId="4C16FC9E"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11" w:history="1">
        <w:r w:rsidRPr="00902BFF">
          <w:rPr>
            <w:rStyle w:val="Lienhypertexte"/>
            <w:noProof/>
          </w:rPr>
          <w:t>3.17.1</w:t>
        </w:r>
        <w:r>
          <w:rPr>
            <w:noProof/>
            <w:kern w:val="2"/>
            <w:sz w:val="24"/>
            <w:szCs w:val="24"/>
            <w:lang w:val="fr-FR" w:eastAsia="fr-FR"/>
            <w14:ligatures w14:val="standardContextual"/>
          </w:rPr>
          <w:tab/>
        </w:r>
        <w:r w:rsidRPr="00902BFF">
          <w:rPr>
            <w:rStyle w:val="Lienhypertexte"/>
            <w:noProof/>
          </w:rPr>
          <w:t>OBJET: HEURE DE VIE A L’INTERNAT (HVI)</w:t>
        </w:r>
        <w:r>
          <w:rPr>
            <w:noProof/>
            <w:webHidden/>
          </w:rPr>
          <w:tab/>
        </w:r>
        <w:r>
          <w:rPr>
            <w:noProof/>
            <w:webHidden/>
          </w:rPr>
          <w:fldChar w:fldCharType="begin"/>
        </w:r>
        <w:r>
          <w:rPr>
            <w:noProof/>
            <w:webHidden/>
          </w:rPr>
          <w:instrText xml:space="preserve"> PAGEREF _Toc223448211 \h </w:instrText>
        </w:r>
        <w:r>
          <w:rPr>
            <w:noProof/>
            <w:webHidden/>
          </w:rPr>
        </w:r>
        <w:r>
          <w:rPr>
            <w:noProof/>
            <w:webHidden/>
          </w:rPr>
          <w:fldChar w:fldCharType="separate"/>
        </w:r>
        <w:r>
          <w:rPr>
            <w:noProof/>
            <w:webHidden/>
          </w:rPr>
          <w:t>63</w:t>
        </w:r>
        <w:r>
          <w:rPr>
            <w:noProof/>
            <w:webHidden/>
          </w:rPr>
          <w:fldChar w:fldCharType="end"/>
        </w:r>
      </w:hyperlink>
    </w:p>
    <w:p w14:paraId="509220ED" w14:textId="20655B57"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12" w:history="1">
        <w:r w:rsidRPr="00902BFF">
          <w:rPr>
            <w:rStyle w:val="Lienhypertexte"/>
            <w:noProof/>
          </w:rPr>
          <w:t>3.17.2</w:t>
        </w:r>
        <w:r>
          <w:rPr>
            <w:noProof/>
            <w:kern w:val="2"/>
            <w:sz w:val="24"/>
            <w:szCs w:val="24"/>
            <w:lang w:val="fr-FR" w:eastAsia="fr-FR"/>
            <w14:ligatures w14:val="standardContextual"/>
          </w:rPr>
          <w:tab/>
        </w:r>
        <w:r w:rsidRPr="00902BFF">
          <w:rPr>
            <w:rStyle w:val="Lienhypertexte"/>
            <w:noProof/>
          </w:rPr>
          <w:t>DOMAINE D’APPLICATION:</w:t>
        </w:r>
        <w:r>
          <w:rPr>
            <w:noProof/>
            <w:webHidden/>
          </w:rPr>
          <w:tab/>
        </w:r>
        <w:r>
          <w:rPr>
            <w:noProof/>
            <w:webHidden/>
          </w:rPr>
          <w:fldChar w:fldCharType="begin"/>
        </w:r>
        <w:r>
          <w:rPr>
            <w:noProof/>
            <w:webHidden/>
          </w:rPr>
          <w:instrText xml:space="preserve"> PAGEREF _Toc223448212 \h </w:instrText>
        </w:r>
        <w:r>
          <w:rPr>
            <w:noProof/>
            <w:webHidden/>
          </w:rPr>
        </w:r>
        <w:r>
          <w:rPr>
            <w:noProof/>
            <w:webHidden/>
          </w:rPr>
          <w:fldChar w:fldCharType="separate"/>
        </w:r>
        <w:r>
          <w:rPr>
            <w:noProof/>
            <w:webHidden/>
          </w:rPr>
          <w:t>63</w:t>
        </w:r>
        <w:r>
          <w:rPr>
            <w:noProof/>
            <w:webHidden/>
          </w:rPr>
          <w:fldChar w:fldCharType="end"/>
        </w:r>
      </w:hyperlink>
    </w:p>
    <w:p w14:paraId="1106171E" w14:textId="6F2F684E"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13" w:history="1">
        <w:r w:rsidRPr="00902BFF">
          <w:rPr>
            <w:rStyle w:val="Lienhypertexte"/>
            <w:noProof/>
          </w:rPr>
          <w:t>3.17.3</w:t>
        </w:r>
        <w:r>
          <w:rPr>
            <w:noProof/>
            <w:kern w:val="2"/>
            <w:sz w:val="24"/>
            <w:szCs w:val="24"/>
            <w:lang w:val="fr-FR" w:eastAsia="fr-FR"/>
            <w14:ligatures w14:val="standardContextual"/>
          </w:rPr>
          <w:tab/>
        </w:r>
        <w:r w:rsidRPr="00902BFF">
          <w:rPr>
            <w:rStyle w:val="Lienhypertexte"/>
            <w:noProof/>
          </w:rPr>
          <w:t>OBJECTIFS SPECIFIQUES:</w:t>
        </w:r>
        <w:r>
          <w:rPr>
            <w:noProof/>
            <w:webHidden/>
          </w:rPr>
          <w:tab/>
        </w:r>
        <w:r>
          <w:rPr>
            <w:noProof/>
            <w:webHidden/>
          </w:rPr>
          <w:fldChar w:fldCharType="begin"/>
        </w:r>
        <w:r>
          <w:rPr>
            <w:noProof/>
            <w:webHidden/>
          </w:rPr>
          <w:instrText xml:space="preserve"> PAGEREF _Toc223448213 \h </w:instrText>
        </w:r>
        <w:r>
          <w:rPr>
            <w:noProof/>
            <w:webHidden/>
          </w:rPr>
        </w:r>
        <w:r>
          <w:rPr>
            <w:noProof/>
            <w:webHidden/>
          </w:rPr>
          <w:fldChar w:fldCharType="separate"/>
        </w:r>
        <w:r>
          <w:rPr>
            <w:noProof/>
            <w:webHidden/>
          </w:rPr>
          <w:t>63</w:t>
        </w:r>
        <w:r>
          <w:rPr>
            <w:noProof/>
            <w:webHidden/>
          </w:rPr>
          <w:fldChar w:fldCharType="end"/>
        </w:r>
      </w:hyperlink>
    </w:p>
    <w:p w14:paraId="31B19D69" w14:textId="006B2132"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14" w:history="1">
        <w:r w:rsidRPr="00902BFF">
          <w:rPr>
            <w:rStyle w:val="Lienhypertexte"/>
            <w:noProof/>
          </w:rPr>
          <w:t>3.17.4</w:t>
        </w:r>
        <w:r>
          <w:rPr>
            <w:noProof/>
            <w:kern w:val="2"/>
            <w:sz w:val="24"/>
            <w:szCs w:val="24"/>
            <w:lang w:val="fr-FR" w:eastAsia="fr-FR"/>
            <w14:ligatures w14:val="standardContextual"/>
          </w:rPr>
          <w:tab/>
        </w:r>
        <w:r w:rsidRPr="00902BFF">
          <w:rPr>
            <w:rStyle w:val="Lienhypertexte"/>
            <w:noProof/>
          </w:rPr>
          <w:t>DOCUMENTATIONS:</w:t>
        </w:r>
        <w:r>
          <w:rPr>
            <w:noProof/>
            <w:webHidden/>
          </w:rPr>
          <w:tab/>
        </w:r>
        <w:r>
          <w:rPr>
            <w:noProof/>
            <w:webHidden/>
          </w:rPr>
          <w:fldChar w:fldCharType="begin"/>
        </w:r>
        <w:r>
          <w:rPr>
            <w:noProof/>
            <w:webHidden/>
          </w:rPr>
          <w:instrText xml:space="preserve"> PAGEREF _Toc223448214 \h </w:instrText>
        </w:r>
        <w:r>
          <w:rPr>
            <w:noProof/>
            <w:webHidden/>
          </w:rPr>
        </w:r>
        <w:r>
          <w:rPr>
            <w:noProof/>
            <w:webHidden/>
          </w:rPr>
          <w:fldChar w:fldCharType="separate"/>
        </w:r>
        <w:r>
          <w:rPr>
            <w:noProof/>
            <w:webHidden/>
          </w:rPr>
          <w:t>64</w:t>
        </w:r>
        <w:r>
          <w:rPr>
            <w:noProof/>
            <w:webHidden/>
          </w:rPr>
          <w:fldChar w:fldCharType="end"/>
        </w:r>
      </w:hyperlink>
    </w:p>
    <w:p w14:paraId="05F091E0" w14:textId="7AAE4196"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15" w:history="1">
        <w:r w:rsidRPr="00902BFF">
          <w:rPr>
            <w:rStyle w:val="Lienhypertexte"/>
            <w:noProof/>
          </w:rPr>
          <w:t>3.17.5</w:t>
        </w:r>
        <w:r>
          <w:rPr>
            <w:noProof/>
            <w:kern w:val="2"/>
            <w:sz w:val="24"/>
            <w:szCs w:val="24"/>
            <w:lang w:val="fr-FR" w:eastAsia="fr-FR"/>
            <w14:ligatures w14:val="standardContextual"/>
          </w:rPr>
          <w:tab/>
        </w:r>
        <w:r w:rsidRPr="00902BFF">
          <w:rPr>
            <w:rStyle w:val="Lienhypertexte"/>
            <w:noProof/>
          </w:rPr>
          <w:t>REGLE GENERALE:</w:t>
        </w:r>
        <w:r>
          <w:rPr>
            <w:noProof/>
            <w:webHidden/>
          </w:rPr>
          <w:tab/>
        </w:r>
        <w:r>
          <w:rPr>
            <w:noProof/>
            <w:webHidden/>
          </w:rPr>
          <w:fldChar w:fldCharType="begin"/>
        </w:r>
        <w:r>
          <w:rPr>
            <w:noProof/>
            <w:webHidden/>
          </w:rPr>
          <w:instrText xml:space="preserve"> PAGEREF _Toc223448215 \h </w:instrText>
        </w:r>
        <w:r>
          <w:rPr>
            <w:noProof/>
            <w:webHidden/>
          </w:rPr>
        </w:r>
        <w:r>
          <w:rPr>
            <w:noProof/>
            <w:webHidden/>
          </w:rPr>
          <w:fldChar w:fldCharType="separate"/>
        </w:r>
        <w:r>
          <w:rPr>
            <w:noProof/>
            <w:webHidden/>
          </w:rPr>
          <w:t>64</w:t>
        </w:r>
        <w:r>
          <w:rPr>
            <w:noProof/>
            <w:webHidden/>
          </w:rPr>
          <w:fldChar w:fldCharType="end"/>
        </w:r>
      </w:hyperlink>
    </w:p>
    <w:p w14:paraId="7918F1D9" w14:textId="3061270E"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16" w:history="1">
        <w:r w:rsidRPr="00902BFF">
          <w:rPr>
            <w:rStyle w:val="Lienhypertexte"/>
            <w:noProof/>
          </w:rPr>
          <w:t>3.17.6</w:t>
        </w:r>
        <w:r>
          <w:rPr>
            <w:noProof/>
            <w:kern w:val="2"/>
            <w:sz w:val="24"/>
            <w:szCs w:val="24"/>
            <w:lang w:val="fr-FR" w:eastAsia="fr-FR"/>
            <w14:ligatures w14:val="standardContextual"/>
          </w:rPr>
          <w:tab/>
        </w:r>
        <w:r w:rsidRPr="00902BFF">
          <w:rPr>
            <w:rStyle w:val="Lienhypertexte"/>
            <w:noProof/>
          </w:rPr>
          <w:t>Remarque:</w:t>
        </w:r>
        <w:r>
          <w:rPr>
            <w:noProof/>
            <w:webHidden/>
          </w:rPr>
          <w:tab/>
        </w:r>
        <w:r>
          <w:rPr>
            <w:noProof/>
            <w:webHidden/>
          </w:rPr>
          <w:fldChar w:fldCharType="begin"/>
        </w:r>
        <w:r>
          <w:rPr>
            <w:noProof/>
            <w:webHidden/>
          </w:rPr>
          <w:instrText xml:space="preserve"> PAGEREF _Toc223448216 \h </w:instrText>
        </w:r>
        <w:r>
          <w:rPr>
            <w:noProof/>
            <w:webHidden/>
          </w:rPr>
        </w:r>
        <w:r>
          <w:rPr>
            <w:noProof/>
            <w:webHidden/>
          </w:rPr>
          <w:fldChar w:fldCharType="separate"/>
        </w:r>
        <w:r>
          <w:rPr>
            <w:noProof/>
            <w:webHidden/>
          </w:rPr>
          <w:t>65</w:t>
        </w:r>
        <w:r>
          <w:rPr>
            <w:noProof/>
            <w:webHidden/>
          </w:rPr>
          <w:fldChar w:fldCharType="end"/>
        </w:r>
      </w:hyperlink>
    </w:p>
    <w:p w14:paraId="4D0309DE" w14:textId="7513107C"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17" w:history="1">
        <w:r w:rsidRPr="00902BFF">
          <w:rPr>
            <w:rStyle w:val="Lienhypertexte"/>
            <w:noProof/>
          </w:rPr>
          <w:t>3.18</w:t>
        </w:r>
        <w:r>
          <w:rPr>
            <w:noProof/>
            <w:kern w:val="2"/>
            <w:sz w:val="24"/>
            <w:szCs w:val="24"/>
            <w:lang w:val="fr-FR" w:eastAsia="fr-FR"/>
            <w14:ligatures w14:val="standardContextual"/>
          </w:rPr>
          <w:tab/>
        </w:r>
        <w:r w:rsidRPr="00902BFF">
          <w:rPr>
            <w:rStyle w:val="Lienhypertexte"/>
            <w:noProof/>
          </w:rPr>
          <w:t>Guide de procédure pour la Classe MIABO</w:t>
        </w:r>
        <w:r>
          <w:rPr>
            <w:noProof/>
            <w:webHidden/>
          </w:rPr>
          <w:tab/>
        </w:r>
        <w:r>
          <w:rPr>
            <w:noProof/>
            <w:webHidden/>
          </w:rPr>
          <w:fldChar w:fldCharType="begin"/>
        </w:r>
        <w:r>
          <w:rPr>
            <w:noProof/>
            <w:webHidden/>
          </w:rPr>
          <w:instrText xml:space="preserve"> PAGEREF _Toc223448217 \h </w:instrText>
        </w:r>
        <w:r>
          <w:rPr>
            <w:noProof/>
            <w:webHidden/>
          </w:rPr>
        </w:r>
        <w:r>
          <w:rPr>
            <w:noProof/>
            <w:webHidden/>
          </w:rPr>
          <w:fldChar w:fldCharType="separate"/>
        </w:r>
        <w:r>
          <w:rPr>
            <w:noProof/>
            <w:webHidden/>
          </w:rPr>
          <w:t>65</w:t>
        </w:r>
        <w:r>
          <w:rPr>
            <w:noProof/>
            <w:webHidden/>
          </w:rPr>
          <w:fldChar w:fldCharType="end"/>
        </w:r>
      </w:hyperlink>
    </w:p>
    <w:p w14:paraId="089E6331" w14:textId="12C30D74"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18" w:history="1">
        <w:r w:rsidRPr="00902BFF">
          <w:rPr>
            <w:rStyle w:val="Lienhypertexte"/>
            <w:noProof/>
          </w:rPr>
          <w:t>3.19</w:t>
        </w:r>
        <w:r>
          <w:rPr>
            <w:noProof/>
            <w:kern w:val="2"/>
            <w:sz w:val="24"/>
            <w:szCs w:val="24"/>
            <w:lang w:val="fr-FR" w:eastAsia="fr-FR"/>
            <w14:ligatures w14:val="standardContextual"/>
          </w:rPr>
          <w:tab/>
        </w:r>
        <w:r w:rsidRPr="00902BFF">
          <w:rPr>
            <w:rStyle w:val="Lienhypertexte"/>
            <w:noProof/>
          </w:rPr>
          <w:t>Procédure de la Réunion d’équipe mensuelle Pôle Education</w:t>
        </w:r>
        <w:r>
          <w:rPr>
            <w:noProof/>
            <w:webHidden/>
          </w:rPr>
          <w:tab/>
        </w:r>
        <w:r>
          <w:rPr>
            <w:noProof/>
            <w:webHidden/>
          </w:rPr>
          <w:fldChar w:fldCharType="begin"/>
        </w:r>
        <w:r>
          <w:rPr>
            <w:noProof/>
            <w:webHidden/>
          </w:rPr>
          <w:instrText xml:space="preserve"> PAGEREF _Toc223448218 \h </w:instrText>
        </w:r>
        <w:r>
          <w:rPr>
            <w:noProof/>
            <w:webHidden/>
          </w:rPr>
        </w:r>
        <w:r>
          <w:rPr>
            <w:noProof/>
            <w:webHidden/>
          </w:rPr>
          <w:fldChar w:fldCharType="separate"/>
        </w:r>
        <w:r>
          <w:rPr>
            <w:noProof/>
            <w:webHidden/>
          </w:rPr>
          <w:t>66</w:t>
        </w:r>
        <w:r>
          <w:rPr>
            <w:noProof/>
            <w:webHidden/>
          </w:rPr>
          <w:fldChar w:fldCharType="end"/>
        </w:r>
      </w:hyperlink>
    </w:p>
    <w:p w14:paraId="3F50049A" w14:textId="5C24C71A" w:rsidR="00A009F1" w:rsidRDefault="00A009F1">
      <w:pPr>
        <w:pStyle w:val="TM1"/>
        <w:tabs>
          <w:tab w:val="left" w:pos="440"/>
          <w:tab w:val="right" w:leader="dot" w:pos="9638"/>
        </w:tabs>
        <w:rPr>
          <w:noProof/>
          <w:kern w:val="2"/>
          <w:sz w:val="24"/>
          <w:szCs w:val="24"/>
          <w:lang w:val="fr-FR" w:eastAsia="fr-FR"/>
          <w14:ligatures w14:val="standardContextual"/>
        </w:rPr>
      </w:pPr>
      <w:hyperlink w:anchor="_Toc223448219" w:history="1">
        <w:r w:rsidRPr="00902BFF">
          <w:rPr>
            <w:rStyle w:val="Lienhypertexte"/>
            <w:noProof/>
          </w:rPr>
          <w:t>4</w:t>
        </w:r>
        <w:r>
          <w:rPr>
            <w:noProof/>
            <w:kern w:val="2"/>
            <w:sz w:val="24"/>
            <w:szCs w:val="24"/>
            <w:lang w:val="fr-FR" w:eastAsia="fr-FR"/>
            <w14:ligatures w14:val="standardContextual"/>
          </w:rPr>
          <w:tab/>
        </w:r>
        <w:r w:rsidRPr="00902BFF">
          <w:rPr>
            <w:rStyle w:val="Lienhypertexte"/>
            <w:noProof/>
          </w:rPr>
          <w:t>PROCEDURES PÔLE FORMATION</w:t>
        </w:r>
        <w:r>
          <w:rPr>
            <w:noProof/>
            <w:webHidden/>
          </w:rPr>
          <w:tab/>
        </w:r>
        <w:r>
          <w:rPr>
            <w:noProof/>
            <w:webHidden/>
          </w:rPr>
          <w:fldChar w:fldCharType="begin"/>
        </w:r>
        <w:r>
          <w:rPr>
            <w:noProof/>
            <w:webHidden/>
          </w:rPr>
          <w:instrText xml:space="preserve"> PAGEREF _Toc223448219 \h </w:instrText>
        </w:r>
        <w:r>
          <w:rPr>
            <w:noProof/>
            <w:webHidden/>
          </w:rPr>
        </w:r>
        <w:r>
          <w:rPr>
            <w:noProof/>
            <w:webHidden/>
          </w:rPr>
          <w:fldChar w:fldCharType="separate"/>
        </w:r>
        <w:r>
          <w:rPr>
            <w:noProof/>
            <w:webHidden/>
          </w:rPr>
          <w:t>67</w:t>
        </w:r>
        <w:r>
          <w:rPr>
            <w:noProof/>
            <w:webHidden/>
          </w:rPr>
          <w:fldChar w:fldCharType="end"/>
        </w:r>
      </w:hyperlink>
    </w:p>
    <w:p w14:paraId="7BCD4B74" w14:textId="678B8A95"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20" w:history="1">
        <w:r w:rsidRPr="00902BFF">
          <w:rPr>
            <w:rStyle w:val="Lienhypertexte"/>
            <w:noProof/>
          </w:rPr>
          <w:t>4.1</w:t>
        </w:r>
        <w:r>
          <w:rPr>
            <w:noProof/>
            <w:kern w:val="2"/>
            <w:sz w:val="24"/>
            <w:szCs w:val="24"/>
            <w:lang w:val="fr-FR" w:eastAsia="fr-FR"/>
            <w14:ligatures w14:val="standardContextual"/>
          </w:rPr>
          <w:tab/>
        </w:r>
        <w:r w:rsidRPr="00902BFF">
          <w:rPr>
            <w:rStyle w:val="Lienhypertexte"/>
            <w:noProof/>
          </w:rPr>
          <w:t>Le Centre de Formation Initiale des Professeurs de Collège (CFIP)</w:t>
        </w:r>
        <w:r>
          <w:rPr>
            <w:noProof/>
            <w:webHidden/>
          </w:rPr>
          <w:tab/>
        </w:r>
        <w:r>
          <w:rPr>
            <w:noProof/>
            <w:webHidden/>
          </w:rPr>
          <w:fldChar w:fldCharType="begin"/>
        </w:r>
        <w:r>
          <w:rPr>
            <w:noProof/>
            <w:webHidden/>
          </w:rPr>
          <w:instrText xml:space="preserve"> PAGEREF _Toc223448220 \h </w:instrText>
        </w:r>
        <w:r>
          <w:rPr>
            <w:noProof/>
            <w:webHidden/>
          </w:rPr>
        </w:r>
        <w:r>
          <w:rPr>
            <w:noProof/>
            <w:webHidden/>
          </w:rPr>
          <w:fldChar w:fldCharType="separate"/>
        </w:r>
        <w:r>
          <w:rPr>
            <w:noProof/>
            <w:webHidden/>
          </w:rPr>
          <w:t>67</w:t>
        </w:r>
        <w:r>
          <w:rPr>
            <w:noProof/>
            <w:webHidden/>
          </w:rPr>
          <w:fldChar w:fldCharType="end"/>
        </w:r>
      </w:hyperlink>
    </w:p>
    <w:p w14:paraId="0DD4943C" w14:textId="7B3A7F2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21" w:history="1">
        <w:r w:rsidRPr="00902BFF">
          <w:rPr>
            <w:rStyle w:val="Lienhypertexte"/>
            <w:noProof/>
          </w:rPr>
          <w:t>4.1.1</w:t>
        </w:r>
        <w:r>
          <w:rPr>
            <w:noProof/>
            <w:kern w:val="2"/>
            <w:sz w:val="24"/>
            <w:szCs w:val="24"/>
            <w:lang w:val="fr-FR" w:eastAsia="fr-FR"/>
            <w14:ligatures w14:val="standardContextual"/>
          </w:rPr>
          <w:tab/>
        </w:r>
        <w:r w:rsidRPr="00902BFF">
          <w:rPr>
            <w:rStyle w:val="Lienhypertexte"/>
            <w:noProof/>
          </w:rPr>
          <w:t>Implantation</w:t>
        </w:r>
        <w:r>
          <w:rPr>
            <w:noProof/>
            <w:webHidden/>
          </w:rPr>
          <w:tab/>
        </w:r>
        <w:r>
          <w:rPr>
            <w:noProof/>
            <w:webHidden/>
          </w:rPr>
          <w:fldChar w:fldCharType="begin"/>
        </w:r>
        <w:r>
          <w:rPr>
            <w:noProof/>
            <w:webHidden/>
          </w:rPr>
          <w:instrText xml:space="preserve"> PAGEREF _Toc223448221 \h </w:instrText>
        </w:r>
        <w:r>
          <w:rPr>
            <w:noProof/>
            <w:webHidden/>
          </w:rPr>
        </w:r>
        <w:r>
          <w:rPr>
            <w:noProof/>
            <w:webHidden/>
          </w:rPr>
          <w:fldChar w:fldCharType="separate"/>
        </w:r>
        <w:r>
          <w:rPr>
            <w:noProof/>
            <w:webHidden/>
          </w:rPr>
          <w:t>67</w:t>
        </w:r>
        <w:r>
          <w:rPr>
            <w:noProof/>
            <w:webHidden/>
          </w:rPr>
          <w:fldChar w:fldCharType="end"/>
        </w:r>
      </w:hyperlink>
    </w:p>
    <w:p w14:paraId="2F477546" w14:textId="085995E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22" w:history="1">
        <w:r w:rsidRPr="00902BFF">
          <w:rPr>
            <w:rStyle w:val="Lienhypertexte"/>
            <w:noProof/>
          </w:rPr>
          <w:t>4.1.2</w:t>
        </w:r>
        <w:r>
          <w:rPr>
            <w:noProof/>
            <w:kern w:val="2"/>
            <w:sz w:val="24"/>
            <w:szCs w:val="24"/>
            <w:lang w:val="fr-FR" w:eastAsia="fr-FR"/>
            <w14:ligatures w14:val="standardContextual"/>
          </w:rPr>
          <w:tab/>
        </w:r>
        <w:r w:rsidRPr="00902BFF">
          <w:rPr>
            <w:rStyle w:val="Lienhypertexte"/>
            <w:noProof/>
          </w:rPr>
          <w:t>Répartition de la deuxième année de formation</w:t>
        </w:r>
        <w:r>
          <w:rPr>
            <w:noProof/>
            <w:webHidden/>
          </w:rPr>
          <w:tab/>
        </w:r>
        <w:r>
          <w:rPr>
            <w:noProof/>
            <w:webHidden/>
          </w:rPr>
          <w:fldChar w:fldCharType="begin"/>
        </w:r>
        <w:r>
          <w:rPr>
            <w:noProof/>
            <w:webHidden/>
          </w:rPr>
          <w:instrText xml:space="preserve"> PAGEREF _Toc223448222 \h </w:instrText>
        </w:r>
        <w:r>
          <w:rPr>
            <w:noProof/>
            <w:webHidden/>
          </w:rPr>
        </w:r>
        <w:r>
          <w:rPr>
            <w:noProof/>
            <w:webHidden/>
          </w:rPr>
          <w:fldChar w:fldCharType="separate"/>
        </w:r>
        <w:r>
          <w:rPr>
            <w:noProof/>
            <w:webHidden/>
          </w:rPr>
          <w:t>68</w:t>
        </w:r>
        <w:r>
          <w:rPr>
            <w:noProof/>
            <w:webHidden/>
          </w:rPr>
          <w:fldChar w:fldCharType="end"/>
        </w:r>
      </w:hyperlink>
    </w:p>
    <w:p w14:paraId="636AD01A" w14:textId="3FDF5577"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23" w:history="1">
        <w:r w:rsidRPr="00902BFF">
          <w:rPr>
            <w:rStyle w:val="Lienhypertexte"/>
            <w:noProof/>
          </w:rPr>
          <w:t>4.1.2.1</w:t>
        </w:r>
        <w:r>
          <w:rPr>
            <w:noProof/>
            <w:kern w:val="2"/>
            <w:sz w:val="24"/>
            <w:szCs w:val="24"/>
            <w:lang w:val="fr-FR" w:eastAsia="fr-FR"/>
            <w14:ligatures w14:val="standardContextual"/>
          </w:rPr>
          <w:tab/>
        </w:r>
        <w:r w:rsidRPr="00902BFF">
          <w:rPr>
            <w:rStyle w:val="Lienhypertexte"/>
            <w:noProof/>
          </w:rPr>
          <w:t>Le stage en responsabilité</w:t>
        </w:r>
        <w:r>
          <w:rPr>
            <w:noProof/>
            <w:webHidden/>
          </w:rPr>
          <w:tab/>
        </w:r>
        <w:r>
          <w:rPr>
            <w:noProof/>
            <w:webHidden/>
          </w:rPr>
          <w:fldChar w:fldCharType="begin"/>
        </w:r>
        <w:r>
          <w:rPr>
            <w:noProof/>
            <w:webHidden/>
          </w:rPr>
          <w:instrText xml:space="preserve"> PAGEREF _Toc223448223 \h </w:instrText>
        </w:r>
        <w:r>
          <w:rPr>
            <w:noProof/>
            <w:webHidden/>
          </w:rPr>
        </w:r>
        <w:r>
          <w:rPr>
            <w:noProof/>
            <w:webHidden/>
          </w:rPr>
          <w:fldChar w:fldCharType="separate"/>
        </w:r>
        <w:r>
          <w:rPr>
            <w:noProof/>
            <w:webHidden/>
          </w:rPr>
          <w:t>69</w:t>
        </w:r>
        <w:r>
          <w:rPr>
            <w:noProof/>
            <w:webHidden/>
          </w:rPr>
          <w:fldChar w:fldCharType="end"/>
        </w:r>
      </w:hyperlink>
    </w:p>
    <w:p w14:paraId="13BE4ED6" w14:textId="762D1580"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24" w:history="1">
        <w:r w:rsidRPr="00902BFF">
          <w:rPr>
            <w:rStyle w:val="Lienhypertexte"/>
            <w:noProof/>
          </w:rPr>
          <w:t>4.1.2.2</w:t>
        </w:r>
        <w:r>
          <w:rPr>
            <w:noProof/>
            <w:kern w:val="2"/>
            <w:sz w:val="24"/>
            <w:szCs w:val="24"/>
            <w:lang w:val="fr-FR" w:eastAsia="fr-FR"/>
            <w14:ligatures w14:val="standardContextual"/>
          </w:rPr>
          <w:tab/>
        </w:r>
        <w:r w:rsidRPr="00902BFF">
          <w:rPr>
            <w:rStyle w:val="Lienhypertexte"/>
            <w:noProof/>
          </w:rPr>
          <w:t>Les évaluations et examens</w:t>
        </w:r>
        <w:r>
          <w:rPr>
            <w:noProof/>
            <w:webHidden/>
          </w:rPr>
          <w:tab/>
        </w:r>
        <w:r>
          <w:rPr>
            <w:noProof/>
            <w:webHidden/>
          </w:rPr>
          <w:fldChar w:fldCharType="begin"/>
        </w:r>
        <w:r>
          <w:rPr>
            <w:noProof/>
            <w:webHidden/>
          </w:rPr>
          <w:instrText xml:space="preserve"> PAGEREF _Toc223448224 \h </w:instrText>
        </w:r>
        <w:r>
          <w:rPr>
            <w:noProof/>
            <w:webHidden/>
          </w:rPr>
        </w:r>
        <w:r>
          <w:rPr>
            <w:noProof/>
            <w:webHidden/>
          </w:rPr>
          <w:fldChar w:fldCharType="separate"/>
        </w:r>
        <w:r>
          <w:rPr>
            <w:noProof/>
            <w:webHidden/>
          </w:rPr>
          <w:t>69</w:t>
        </w:r>
        <w:r>
          <w:rPr>
            <w:noProof/>
            <w:webHidden/>
          </w:rPr>
          <w:fldChar w:fldCharType="end"/>
        </w:r>
      </w:hyperlink>
    </w:p>
    <w:p w14:paraId="06E335F9" w14:textId="79EEF9FF"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25" w:history="1">
        <w:r w:rsidRPr="00902BFF">
          <w:rPr>
            <w:rStyle w:val="Lienhypertexte"/>
            <w:noProof/>
          </w:rPr>
          <w:t>4.1.2.3</w:t>
        </w:r>
        <w:r>
          <w:rPr>
            <w:noProof/>
            <w:kern w:val="2"/>
            <w:sz w:val="24"/>
            <w:szCs w:val="24"/>
            <w:lang w:val="fr-FR" w:eastAsia="fr-FR"/>
            <w14:ligatures w14:val="standardContextual"/>
          </w:rPr>
          <w:tab/>
        </w:r>
        <w:r w:rsidRPr="00902BFF">
          <w:rPr>
            <w:rStyle w:val="Lienhypertexte"/>
            <w:noProof/>
          </w:rPr>
          <w:t>Les autres activités</w:t>
        </w:r>
        <w:r>
          <w:rPr>
            <w:noProof/>
            <w:webHidden/>
          </w:rPr>
          <w:tab/>
        </w:r>
        <w:r>
          <w:rPr>
            <w:noProof/>
            <w:webHidden/>
          </w:rPr>
          <w:fldChar w:fldCharType="begin"/>
        </w:r>
        <w:r>
          <w:rPr>
            <w:noProof/>
            <w:webHidden/>
          </w:rPr>
          <w:instrText xml:space="preserve"> PAGEREF _Toc223448225 \h </w:instrText>
        </w:r>
        <w:r>
          <w:rPr>
            <w:noProof/>
            <w:webHidden/>
          </w:rPr>
        </w:r>
        <w:r>
          <w:rPr>
            <w:noProof/>
            <w:webHidden/>
          </w:rPr>
          <w:fldChar w:fldCharType="separate"/>
        </w:r>
        <w:r>
          <w:rPr>
            <w:noProof/>
            <w:webHidden/>
          </w:rPr>
          <w:t>71</w:t>
        </w:r>
        <w:r>
          <w:rPr>
            <w:noProof/>
            <w:webHidden/>
          </w:rPr>
          <w:fldChar w:fldCharType="end"/>
        </w:r>
      </w:hyperlink>
    </w:p>
    <w:p w14:paraId="559A36D8" w14:textId="06B85AA6"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26" w:history="1">
        <w:r w:rsidRPr="00902BFF">
          <w:rPr>
            <w:rStyle w:val="Lienhypertexte"/>
            <w:noProof/>
          </w:rPr>
          <w:t>4.1.3</w:t>
        </w:r>
        <w:r>
          <w:rPr>
            <w:noProof/>
            <w:kern w:val="2"/>
            <w:sz w:val="24"/>
            <w:szCs w:val="24"/>
            <w:lang w:val="fr-FR" w:eastAsia="fr-FR"/>
            <w14:ligatures w14:val="standardContextual"/>
          </w:rPr>
          <w:tab/>
        </w:r>
        <w:r w:rsidRPr="00902BFF">
          <w:rPr>
            <w:rStyle w:val="Lienhypertexte"/>
            <w:noProof/>
          </w:rPr>
          <w:t>Partenariat</w:t>
        </w:r>
        <w:r>
          <w:rPr>
            <w:noProof/>
            <w:webHidden/>
          </w:rPr>
          <w:tab/>
        </w:r>
        <w:r>
          <w:rPr>
            <w:noProof/>
            <w:webHidden/>
          </w:rPr>
          <w:fldChar w:fldCharType="begin"/>
        </w:r>
        <w:r>
          <w:rPr>
            <w:noProof/>
            <w:webHidden/>
          </w:rPr>
          <w:instrText xml:space="preserve"> PAGEREF _Toc223448226 \h </w:instrText>
        </w:r>
        <w:r>
          <w:rPr>
            <w:noProof/>
            <w:webHidden/>
          </w:rPr>
        </w:r>
        <w:r>
          <w:rPr>
            <w:noProof/>
            <w:webHidden/>
          </w:rPr>
          <w:fldChar w:fldCharType="separate"/>
        </w:r>
        <w:r>
          <w:rPr>
            <w:noProof/>
            <w:webHidden/>
          </w:rPr>
          <w:t>71</w:t>
        </w:r>
        <w:r>
          <w:rPr>
            <w:noProof/>
            <w:webHidden/>
          </w:rPr>
          <w:fldChar w:fldCharType="end"/>
        </w:r>
      </w:hyperlink>
    </w:p>
    <w:p w14:paraId="1836EED0" w14:textId="133876CE"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27" w:history="1">
        <w:r w:rsidRPr="00902BFF">
          <w:rPr>
            <w:rStyle w:val="Lienhypertexte"/>
            <w:noProof/>
          </w:rPr>
          <w:t>4.1.3.1</w:t>
        </w:r>
        <w:r>
          <w:rPr>
            <w:noProof/>
            <w:kern w:val="2"/>
            <w:sz w:val="24"/>
            <w:szCs w:val="24"/>
            <w:lang w:val="fr-FR" w:eastAsia="fr-FR"/>
            <w14:ligatures w14:val="standardContextual"/>
          </w:rPr>
          <w:tab/>
        </w:r>
        <w:r w:rsidRPr="00902BFF">
          <w:rPr>
            <w:rStyle w:val="Lienhypertexte"/>
            <w:noProof/>
          </w:rPr>
          <w:t>Avec le CRFRP</w:t>
        </w:r>
        <w:r>
          <w:rPr>
            <w:noProof/>
            <w:webHidden/>
          </w:rPr>
          <w:tab/>
        </w:r>
        <w:r>
          <w:rPr>
            <w:noProof/>
            <w:webHidden/>
          </w:rPr>
          <w:fldChar w:fldCharType="begin"/>
        </w:r>
        <w:r>
          <w:rPr>
            <w:noProof/>
            <w:webHidden/>
          </w:rPr>
          <w:instrText xml:space="preserve"> PAGEREF _Toc223448227 \h </w:instrText>
        </w:r>
        <w:r>
          <w:rPr>
            <w:noProof/>
            <w:webHidden/>
          </w:rPr>
        </w:r>
        <w:r>
          <w:rPr>
            <w:noProof/>
            <w:webHidden/>
          </w:rPr>
          <w:fldChar w:fldCharType="separate"/>
        </w:r>
        <w:r>
          <w:rPr>
            <w:noProof/>
            <w:webHidden/>
          </w:rPr>
          <w:t>71</w:t>
        </w:r>
        <w:r>
          <w:rPr>
            <w:noProof/>
            <w:webHidden/>
          </w:rPr>
          <w:fldChar w:fldCharType="end"/>
        </w:r>
      </w:hyperlink>
    </w:p>
    <w:p w14:paraId="0E745C16" w14:textId="435BCF9A"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28" w:history="1">
        <w:r w:rsidRPr="00902BFF">
          <w:rPr>
            <w:rStyle w:val="Lienhypertexte"/>
            <w:noProof/>
          </w:rPr>
          <w:t>4.1.3.2</w:t>
        </w:r>
        <w:r>
          <w:rPr>
            <w:noProof/>
            <w:kern w:val="2"/>
            <w:sz w:val="24"/>
            <w:szCs w:val="24"/>
            <w:lang w:val="fr-FR" w:eastAsia="fr-FR"/>
            <w14:ligatures w14:val="standardContextual"/>
          </w:rPr>
          <w:tab/>
        </w:r>
        <w:r w:rsidRPr="00902BFF">
          <w:rPr>
            <w:rStyle w:val="Lienhypertexte"/>
            <w:noProof/>
          </w:rPr>
          <w:t>Avec la DRETFP</w:t>
        </w:r>
        <w:r>
          <w:rPr>
            <w:noProof/>
            <w:webHidden/>
          </w:rPr>
          <w:tab/>
        </w:r>
        <w:r>
          <w:rPr>
            <w:noProof/>
            <w:webHidden/>
          </w:rPr>
          <w:fldChar w:fldCharType="begin"/>
        </w:r>
        <w:r>
          <w:rPr>
            <w:noProof/>
            <w:webHidden/>
          </w:rPr>
          <w:instrText xml:space="preserve"> PAGEREF _Toc223448228 \h </w:instrText>
        </w:r>
        <w:r>
          <w:rPr>
            <w:noProof/>
            <w:webHidden/>
          </w:rPr>
        </w:r>
        <w:r>
          <w:rPr>
            <w:noProof/>
            <w:webHidden/>
          </w:rPr>
          <w:fldChar w:fldCharType="separate"/>
        </w:r>
        <w:r>
          <w:rPr>
            <w:noProof/>
            <w:webHidden/>
          </w:rPr>
          <w:t>71</w:t>
        </w:r>
        <w:r>
          <w:rPr>
            <w:noProof/>
            <w:webHidden/>
          </w:rPr>
          <w:fldChar w:fldCharType="end"/>
        </w:r>
      </w:hyperlink>
    </w:p>
    <w:p w14:paraId="20FD6626" w14:textId="6ABB74C1"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29" w:history="1">
        <w:r w:rsidRPr="00902BFF">
          <w:rPr>
            <w:rStyle w:val="Lienhypertexte"/>
            <w:noProof/>
          </w:rPr>
          <w:t>4.1.3.3</w:t>
        </w:r>
        <w:r>
          <w:rPr>
            <w:noProof/>
            <w:kern w:val="2"/>
            <w:sz w:val="24"/>
            <w:szCs w:val="24"/>
            <w:lang w:val="fr-FR" w:eastAsia="fr-FR"/>
            <w14:ligatures w14:val="standardContextual"/>
          </w:rPr>
          <w:tab/>
        </w:r>
        <w:r w:rsidRPr="00902BFF">
          <w:rPr>
            <w:rStyle w:val="Lienhypertexte"/>
            <w:noProof/>
          </w:rPr>
          <w:t>Avec la DREN</w:t>
        </w:r>
        <w:r>
          <w:rPr>
            <w:noProof/>
            <w:webHidden/>
          </w:rPr>
          <w:tab/>
        </w:r>
        <w:r>
          <w:rPr>
            <w:noProof/>
            <w:webHidden/>
          </w:rPr>
          <w:fldChar w:fldCharType="begin"/>
        </w:r>
        <w:r>
          <w:rPr>
            <w:noProof/>
            <w:webHidden/>
          </w:rPr>
          <w:instrText xml:space="preserve"> PAGEREF _Toc223448229 \h </w:instrText>
        </w:r>
        <w:r>
          <w:rPr>
            <w:noProof/>
            <w:webHidden/>
          </w:rPr>
        </w:r>
        <w:r>
          <w:rPr>
            <w:noProof/>
            <w:webHidden/>
          </w:rPr>
          <w:fldChar w:fldCharType="separate"/>
        </w:r>
        <w:r>
          <w:rPr>
            <w:noProof/>
            <w:webHidden/>
          </w:rPr>
          <w:t>71</w:t>
        </w:r>
        <w:r>
          <w:rPr>
            <w:noProof/>
            <w:webHidden/>
          </w:rPr>
          <w:fldChar w:fldCharType="end"/>
        </w:r>
      </w:hyperlink>
    </w:p>
    <w:p w14:paraId="34449573" w14:textId="6EF1935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30" w:history="1">
        <w:r w:rsidRPr="00902BFF">
          <w:rPr>
            <w:rStyle w:val="Lienhypertexte"/>
            <w:noProof/>
          </w:rPr>
          <w:t>4.1.4</w:t>
        </w:r>
        <w:r>
          <w:rPr>
            <w:noProof/>
            <w:kern w:val="2"/>
            <w:sz w:val="24"/>
            <w:szCs w:val="24"/>
            <w:lang w:val="fr-FR" w:eastAsia="fr-FR"/>
            <w14:ligatures w14:val="standardContextual"/>
          </w:rPr>
          <w:tab/>
        </w:r>
        <w:r w:rsidRPr="00902BFF">
          <w:rPr>
            <w:rStyle w:val="Lienhypertexte"/>
            <w:noProof/>
          </w:rPr>
          <w:t>Suivi des étudiants sortants du CFIP</w:t>
        </w:r>
        <w:r>
          <w:rPr>
            <w:noProof/>
            <w:webHidden/>
          </w:rPr>
          <w:tab/>
        </w:r>
        <w:r>
          <w:rPr>
            <w:noProof/>
            <w:webHidden/>
          </w:rPr>
          <w:fldChar w:fldCharType="begin"/>
        </w:r>
        <w:r>
          <w:rPr>
            <w:noProof/>
            <w:webHidden/>
          </w:rPr>
          <w:instrText xml:space="preserve"> PAGEREF _Toc223448230 \h </w:instrText>
        </w:r>
        <w:r>
          <w:rPr>
            <w:noProof/>
            <w:webHidden/>
          </w:rPr>
        </w:r>
        <w:r>
          <w:rPr>
            <w:noProof/>
            <w:webHidden/>
          </w:rPr>
          <w:fldChar w:fldCharType="separate"/>
        </w:r>
        <w:r>
          <w:rPr>
            <w:noProof/>
            <w:webHidden/>
          </w:rPr>
          <w:t>72</w:t>
        </w:r>
        <w:r>
          <w:rPr>
            <w:noProof/>
            <w:webHidden/>
          </w:rPr>
          <w:fldChar w:fldCharType="end"/>
        </w:r>
      </w:hyperlink>
    </w:p>
    <w:p w14:paraId="462627DB" w14:textId="554C5EF4"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31" w:history="1">
        <w:r w:rsidRPr="00902BFF">
          <w:rPr>
            <w:rStyle w:val="Lienhypertexte"/>
            <w:noProof/>
          </w:rPr>
          <w:t>4.2</w:t>
        </w:r>
        <w:r>
          <w:rPr>
            <w:noProof/>
            <w:kern w:val="2"/>
            <w:sz w:val="24"/>
            <w:szCs w:val="24"/>
            <w:lang w:val="fr-FR" w:eastAsia="fr-FR"/>
            <w14:ligatures w14:val="standardContextual"/>
          </w:rPr>
          <w:tab/>
        </w:r>
        <w:r w:rsidRPr="00902BFF">
          <w:rPr>
            <w:rStyle w:val="Lienhypertexte"/>
            <w:noProof/>
          </w:rPr>
          <w:t>Les activités au sein du PF</w:t>
        </w:r>
        <w:r>
          <w:rPr>
            <w:noProof/>
            <w:webHidden/>
          </w:rPr>
          <w:tab/>
        </w:r>
        <w:r>
          <w:rPr>
            <w:noProof/>
            <w:webHidden/>
          </w:rPr>
          <w:fldChar w:fldCharType="begin"/>
        </w:r>
        <w:r>
          <w:rPr>
            <w:noProof/>
            <w:webHidden/>
          </w:rPr>
          <w:instrText xml:space="preserve"> PAGEREF _Toc223448231 \h </w:instrText>
        </w:r>
        <w:r>
          <w:rPr>
            <w:noProof/>
            <w:webHidden/>
          </w:rPr>
        </w:r>
        <w:r>
          <w:rPr>
            <w:noProof/>
            <w:webHidden/>
          </w:rPr>
          <w:fldChar w:fldCharType="separate"/>
        </w:r>
        <w:r>
          <w:rPr>
            <w:noProof/>
            <w:webHidden/>
          </w:rPr>
          <w:t>72</w:t>
        </w:r>
        <w:r>
          <w:rPr>
            <w:noProof/>
            <w:webHidden/>
          </w:rPr>
          <w:fldChar w:fldCharType="end"/>
        </w:r>
      </w:hyperlink>
    </w:p>
    <w:p w14:paraId="40D3D68C" w14:textId="4DA9362D"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32" w:history="1">
        <w:r w:rsidRPr="00902BFF">
          <w:rPr>
            <w:rStyle w:val="Lienhypertexte"/>
            <w:noProof/>
          </w:rPr>
          <w:t>4.2.1</w:t>
        </w:r>
        <w:r>
          <w:rPr>
            <w:noProof/>
            <w:kern w:val="2"/>
            <w:sz w:val="24"/>
            <w:szCs w:val="24"/>
            <w:lang w:val="fr-FR" w:eastAsia="fr-FR"/>
            <w14:ligatures w14:val="standardContextual"/>
          </w:rPr>
          <w:tab/>
        </w:r>
        <w:r w:rsidRPr="00902BFF">
          <w:rPr>
            <w:rStyle w:val="Lienhypertexte"/>
            <w:noProof/>
          </w:rPr>
          <w:t>Suivi des stagiaires CFIP</w:t>
        </w:r>
        <w:r>
          <w:rPr>
            <w:noProof/>
            <w:webHidden/>
          </w:rPr>
          <w:tab/>
        </w:r>
        <w:r>
          <w:rPr>
            <w:noProof/>
            <w:webHidden/>
          </w:rPr>
          <w:fldChar w:fldCharType="begin"/>
        </w:r>
        <w:r>
          <w:rPr>
            <w:noProof/>
            <w:webHidden/>
          </w:rPr>
          <w:instrText xml:space="preserve"> PAGEREF _Toc223448232 \h </w:instrText>
        </w:r>
        <w:r>
          <w:rPr>
            <w:noProof/>
            <w:webHidden/>
          </w:rPr>
        </w:r>
        <w:r>
          <w:rPr>
            <w:noProof/>
            <w:webHidden/>
          </w:rPr>
          <w:fldChar w:fldCharType="separate"/>
        </w:r>
        <w:r>
          <w:rPr>
            <w:noProof/>
            <w:webHidden/>
          </w:rPr>
          <w:t>72</w:t>
        </w:r>
        <w:r>
          <w:rPr>
            <w:noProof/>
            <w:webHidden/>
          </w:rPr>
          <w:fldChar w:fldCharType="end"/>
        </w:r>
      </w:hyperlink>
    </w:p>
    <w:p w14:paraId="19DA9878" w14:textId="0978ECC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33" w:history="1">
        <w:r w:rsidRPr="00902BFF">
          <w:rPr>
            <w:rStyle w:val="Lienhypertexte"/>
            <w:noProof/>
          </w:rPr>
          <w:t>4.2.2</w:t>
        </w:r>
        <w:r>
          <w:rPr>
            <w:noProof/>
            <w:kern w:val="2"/>
            <w:sz w:val="24"/>
            <w:szCs w:val="24"/>
            <w:lang w:val="fr-FR" w:eastAsia="fr-FR"/>
            <w14:ligatures w14:val="standardContextual"/>
          </w:rPr>
          <w:tab/>
        </w:r>
        <w:r w:rsidRPr="00902BFF">
          <w:rPr>
            <w:rStyle w:val="Lienhypertexte"/>
            <w:noProof/>
          </w:rPr>
          <w:t>Evaluation et sortie de promotion</w:t>
        </w:r>
        <w:r>
          <w:rPr>
            <w:noProof/>
            <w:webHidden/>
          </w:rPr>
          <w:tab/>
        </w:r>
        <w:r>
          <w:rPr>
            <w:noProof/>
            <w:webHidden/>
          </w:rPr>
          <w:fldChar w:fldCharType="begin"/>
        </w:r>
        <w:r>
          <w:rPr>
            <w:noProof/>
            <w:webHidden/>
          </w:rPr>
          <w:instrText xml:space="preserve"> PAGEREF _Toc223448233 \h </w:instrText>
        </w:r>
        <w:r>
          <w:rPr>
            <w:noProof/>
            <w:webHidden/>
          </w:rPr>
        </w:r>
        <w:r>
          <w:rPr>
            <w:noProof/>
            <w:webHidden/>
          </w:rPr>
          <w:fldChar w:fldCharType="separate"/>
        </w:r>
        <w:r>
          <w:rPr>
            <w:noProof/>
            <w:webHidden/>
          </w:rPr>
          <w:t>72</w:t>
        </w:r>
        <w:r>
          <w:rPr>
            <w:noProof/>
            <w:webHidden/>
          </w:rPr>
          <w:fldChar w:fldCharType="end"/>
        </w:r>
      </w:hyperlink>
    </w:p>
    <w:p w14:paraId="721804BD" w14:textId="6F0F9849"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34" w:history="1">
        <w:r w:rsidRPr="00902BFF">
          <w:rPr>
            <w:rStyle w:val="Lienhypertexte"/>
            <w:noProof/>
          </w:rPr>
          <w:t>4.2.3</w:t>
        </w:r>
        <w:r>
          <w:rPr>
            <w:noProof/>
            <w:kern w:val="2"/>
            <w:sz w:val="24"/>
            <w:szCs w:val="24"/>
            <w:lang w:val="fr-FR" w:eastAsia="fr-FR"/>
            <w14:ligatures w14:val="standardContextual"/>
          </w:rPr>
          <w:tab/>
        </w:r>
        <w:r w:rsidRPr="00902BFF">
          <w:rPr>
            <w:rStyle w:val="Lienhypertexte"/>
            <w:noProof/>
          </w:rPr>
          <w:t>Classe Miabo</w:t>
        </w:r>
        <w:r>
          <w:rPr>
            <w:noProof/>
            <w:webHidden/>
          </w:rPr>
          <w:tab/>
        </w:r>
        <w:r>
          <w:rPr>
            <w:noProof/>
            <w:webHidden/>
          </w:rPr>
          <w:fldChar w:fldCharType="begin"/>
        </w:r>
        <w:r>
          <w:rPr>
            <w:noProof/>
            <w:webHidden/>
          </w:rPr>
          <w:instrText xml:space="preserve"> PAGEREF _Toc223448234 \h </w:instrText>
        </w:r>
        <w:r>
          <w:rPr>
            <w:noProof/>
            <w:webHidden/>
          </w:rPr>
        </w:r>
        <w:r>
          <w:rPr>
            <w:noProof/>
            <w:webHidden/>
          </w:rPr>
          <w:fldChar w:fldCharType="separate"/>
        </w:r>
        <w:r>
          <w:rPr>
            <w:noProof/>
            <w:webHidden/>
          </w:rPr>
          <w:t>72</w:t>
        </w:r>
        <w:r>
          <w:rPr>
            <w:noProof/>
            <w:webHidden/>
          </w:rPr>
          <w:fldChar w:fldCharType="end"/>
        </w:r>
      </w:hyperlink>
    </w:p>
    <w:p w14:paraId="1E7ABC00" w14:textId="1E5B99AE"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35" w:history="1">
        <w:r w:rsidRPr="00902BFF">
          <w:rPr>
            <w:rStyle w:val="Lienhypertexte"/>
            <w:noProof/>
          </w:rPr>
          <w:t>4.2.4</w:t>
        </w:r>
        <w:r>
          <w:rPr>
            <w:noProof/>
            <w:kern w:val="2"/>
            <w:sz w:val="24"/>
            <w:szCs w:val="24"/>
            <w:lang w:val="fr-FR" w:eastAsia="fr-FR"/>
            <w14:ligatures w14:val="standardContextual"/>
          </w:rPr>
          <w:tab/>
        </w:r>
        <w:r w:rsidRPr="00902BFF">
          <w:rPr>
            <w:rStyle w:val="Lienhypertexte"/>
            <w:noProof/>
          </w:rPr>
          <w:t>Examen trimestriel</w:t>
        </w:r>
        <w:r>
          <w:rPr>
            <w:noProof/>
            <w:webHidden/>
          </w:rPr>
          <w:tab/>
        </w:r>
        <w:r>
          <w:rPr>
            <w:noProof/>
            <w:webHidden/>
          </w:rPr>
          <w:fldChar w:fldCharType="begin"/>
        </w:r>
        <w:r>
          <w:rPr>
            <w:noProof/>
            <w:webHidden/>
          </w:rPr>
          <w:instrText xml:space="preserve"> PAGEREF _Toc223448235 \h </w:instrText>
        </w:r>
        <w:r>
          <w:rPr>
            <w:noProof/>
            <w:webHidden/>
          </w:rPr>
        </w:r>
        <w:r>
          <w:rPr>
            <w:noProof/>
            <w:webHidden/>
          </w:rPr>
          <w:fldChar w:fldCharType="separate"/>
        </w:r>
        <w:r>
          <w:rPr>
            <w:noProof/>
            <w:webHidden/>
          </w:rPr>
          <w:t>72</w:t>
        </w:r>
        <w:r>
          <w:rPr>
            <w:noProof/>
            <w:webHidden/>
          </w:rPr>
          <w:fldChar w:fldCharType="end"/>
        </w:r>
      </w:hyperlink>
    </w:p>
    <w:p w14:paraId="658B10DB" w14:textId="5AD9AE8F"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36" w:history="1">
        <w:r w:rsidRPr="00902BFF">
          <w:rPr>
            <w:rStyle w:val="Lienhypertexte"/>
            <w:noProof/>
          </w:rPr>
          <w:t>4.2.5</w:t>
        </w:r>
        <w:r>
          <w:rPr>
            <w:noProof/>
            <w:kern w:val="2"/>
            <w:sz w:val="24"/>
            <w:szCs w:val="24"/>
            <w:lang w:val="fr-FR" w:eastAsia="fr-FR"/>
            <w14:ligatures w14:val="standardContextual"/>
          </w:rPr>
          <w:tab/>
        </w:r>
        <w:r w:rsidRPr="00902BFF">
          <w:rPr>
            <w:rStyle w:val="Lienhypertexte"/>
            <w:noProof/>
          </w:rPr>
          <w:t>Miaraka</w:t>
        </w:r>
        <w:r>
          <w:rPr>
            <w:noProof/>
            <w:webHidden/>
          </w:rPr>
          <w:tab/>
        </w:r>
        <w:r>
          <w:rPr>
            <w:noProof/>
            <w:webHidden/>
          </w:rPr>
          <w:fldChar w:fldCharType="begin"/>
        </w:r>
        <w:r>
          <w:rPr>
            <w:noProof/>
            <w:webHidden/>
          </w:rPr>
          <w:instrText xml:space="preserve"> PAGEREF _Toc223448236 \h </w:instrText>
        </w:r>
        <w:r>
          <w:rPr>
            <w:noProof/>
            <w:webHidden/>
          </w:rPr>
        </w:r>
        <w:r>
          <w:rPr>
            <w:noProof/>
            <w:webHidden/>
          </w:rPr>
          <w:fldChar w:fldCharType="separate"/>
        </w:r>
        <w:r>
          <w:rPr>
            <w:noProof/>
            <w:webHidden/>
          </w:rPr>
          <w:t>73</w:t>
        </w:r>
        <w:r>
          <w:rPr>
            <w:noProof/>
            <w:webHidden/>
          </w:rPr>
          <w:fldChar w:fldCharType="end"/>
        </w:r>
      </w:hyperlink>
    </w:p>
    <w:p w14:paraId="23129EFE" w14:textId="6BECC48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37" w:history="1">
        <w:r w:rsidRPr="00902BFF">
          <w:rPr>
            <w:rStyle w:val="Lienhypertexte"/>
            <w:noProof/>
          </w:rPr>
          <w:t>4.2.6</w:t>
        </w:r>
        <w:r>
          <w:rPr>
            <w:noProof/>
            <w:kern w:val="2"/>
            <w:sz w:val="24"/>
            <w:szCs w:val="24"/>
            <w:lang w:val="fr-FR" w:eastAsia="fr-FR"/>
            <w14:ligatures w14:val="standardContextual"/>
          </w:rPr>
          <w:tab/>
        </w:r>
        <w:r w:rsidRPr="00902BFF">
          <w:rPr>
            <w:rStyle w:val="Lienhypertexte"/>
            <w:noProof/>
          </w:rPr>
          <w:t>RESCO</w:t>
        </w:r>
        <w:r>
          <w:rPr>
            <w:noProof/>
            <w:webHidden/>
          </w:rPr>
          <w:tab/>
        </w:r>
        <w:r>
          <w:rPr>
            <w:noProof/>
            <w:webHidden/>
          </w:rPr>
          <w:fldChar w:fldCharType="begin"/>
        </w:r>
        <w:r>
          <w:rPr>
            <w:noProof/>
            <w:webHidden/>
          </w:rPr>
          <w:instrText xml:space="preserve"> PAGEREF _Toc223448237 \h </w:instrText>
        </w:r>
        <w:r>
          <w:rPr>
            <w:noProof/>
            <w:webHidden/>
          </w:rPr>
        </w:r>
        <w:r>
          <w:rPr>
            <w:noProof/>
            <w:webHidden/>
          </w:rPr>
          <w:fldChar w:fldCharType="separate"/>
        </w:r>
        <w:r>
          <w:rPr>
            <w:noProof/>
            <w:webHidden/>
          </w:rPr>
          <w:t>73</w:t>
        </w:r>
        <w:r>
          <w:rPr>
            <w:noProof/>
            <w:webHidden/>
          </w:rPr>
          <w:fldChar w:fldCharType="end"/>
        </w:r>
      </w:hyperlink>
    </w:p>
    <w:p w14:paraId="1C6A2C4D" w14:textId="08A71BAF"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38" w:history="1">
        <w:r w:rsidRPr="00902BFF">
          <w:rPr>
            <w:rStyle w:val="Lienhypertexte"/>
            <w:noProof/>
          </w:rPr>
          <w:t>4.2.6.1</w:t>
        </w:r>
        <w:r>
          <w:rPr>
            <w:noProof/>
            <w:kern w:val="2"/>
            <w:sz w:val="24"/>
            <w:szCs w:val="24"/>
            <w:lang w:val="fr-FR" w:eastAsia="fr-FR"/>
            <w14:ligatures w14:val="standardContextual"/>
          </w:rPr>
          <w:tab/>
        </w:r>
        <w:r w:rsidRPr="00902BFF">
          <w:rPr>
            <w:rStyle w:val="Lienhypertexte"/>
            <w:noProof/>
          </w:rPr>
          <w:t>RESCO collège</w:t>
        </w:r>
        <w:r>
          <w:rPr>
            <w:noProof/>
            <w:webHidden/>
          </w:rPr>
          <w:tab/>
        </w:r>
        <w:r>
          <w:rPr>
            <w:noProof/>
            <w:webHidden/>
          </w:rPr>
          <w:fldChar w:fldCharType="begin"/>
        </w:r>
        <w:r>
          <w:rPr>
            <w:noProof/>
            <w:webHidden/>
          </w:rPr>
          <w:instrText xml:space="preserve"> PAGEREF _Toc223448238 \h </w:instrText>
        </w:r>
        <w:r>
          <w:rPr>
            <w:noProof/>
            <w:webHidden/>
          </w:rPr>
        </w:r>
        <w:r>
          <w:rPr>
            <w:noProof/>
            <w:webHidden/>
          </w:rPr>
          <w:fldChar w:fldCharType="separate"/>
        </w:r>
        <w:r>
          <w:rPr>
            <w:noProof/>
            <w:webHidden/>
          </w:rPr>
          <w:t>73</w:t>
        </w:r>
        <w:r>
          <w:rPr>
            <w:noProof/>
            <w:webHidden/>
          </w:rPr>
          <w:fldChar w:fldCharType="end"/>
        </w:r>
      </w:hyperlink>
    </w:p>
    <w:p w14:paraId="30323807" w14:textId="0F6A060D"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39" w:history="1">
        <w:r w:rsidRPr="00902BFF">
          <w:rPr>
            <w:rStyle w:val="Lienhypertexte"/>
            <w:noProof/>
          </w:rPr>
          <w:t>4.2.6.2</w:t>
        </w:r>
        <w:r>
          <w:rPr>
            <w:noProof/>
            <w:kern w:val="2"/>
            <w:sz w:val="24"/>
            <w:szCs w:val="24"/>
            <w:lang w:val="fr-FR" w:eastAsia="fr-FR"/>
            <w14:ligatures w14:val="standardContextual"/>
          </w:rPr>
          <w:tab/>
        </w:r>
        <w:r w:rsidRPr="00902BFF">
          <w:rPr>
            <w:rStyle w:val="Lienhypertexte"/>
            <w:noProof/>
          </w:rPr>
          <w:t>RESCO lycée</w:t>
        </w:r>
        <w:r>
          <w:rPr>
            <w:noProof/>
            <w:webHidden/>
          </w:rPr>
          <w:tab/>
        </w:r>
        <w:r>
          <w:rPr>
            <w:noProof/>
            <w:webHidden/>
          </w:rPr>
          <w:fldChar w:fldCharType="begin"/>
        </w:r>
        <w:r>
          <w:rPr>
            <w:noProof/>
            <w:webHidden/>
          </w:rPr>
          <w:instrText xml:space="preserve"> PAGEREF _Toc223448239 \h </w:instrText>
        </w:r>
        <w:r>
          <w:rPr>
            <w:noProof/>
            <w:webHidden/>
          </w:rPr>
        </w:r>
        <w:r>
          <w:rPr>
            <w:noProof/>
            <w:webHidden/>
          </w:rPr>
          <w:fldChar w:fldCharType="separate"/>
        </w:r>
        <w:r>
          <w:rPr>
            <w:noProof/>
            <w:webHidden/>
          </w:rPr>
          <w:t>74</w:t>
        </w:r>
        <w:r>
          <w:rPr>
            <w:noProof/>
            <w:webHidden/>
          </w:rPr>
          <w:fldChar w:fldCharType="end"/>
        </w:r>
      </w:hyperlink>
    </w:p>
    <w:p w14:paraId="119C24E9" w14:textId="78FC201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40" w:history="1">
        <w:r w:rsidRPr="00902BFF">
          <w:rPr>
            <w:rStyle w:val="Lienhypertexte"/>
            <w:noProof/>
          </w:rPr>
          <w:t>4.2.7</w:t>
        </w:r>
        <w:r>
          <w:rPr>
            <w:noProof/>
            <w:kern w:val="2"/>
            <w:sz w:val="24"/>
            <w:szCs w:val="24"/>
            <w:lang w:val="fr-FR" w:eastAsia="fr-FR"/>
            <w14:ligatures w14:val="standardContextual"/>
          </w:rPr>
          <w:tab/>
        </w:r>
        <w:r w:rsidRPr="00902BFF">
          <w:rPr>
            <w:rStyle w:val="Lienhypertexte"/>
            <w:noProof/>
          </w:rPr>
          <w:t>Réunion d’équipe.</w:t>
        </w:r>
        <w:r>
          <w:rPr>
            <w:noProof/>
            <w:webHidden/>
          </w:rPr>
          <w:tab/>
        </w:r>
        <w:r>
          <w:rPr>
            <w:noProof/>
            <w:webHidden/>
          </w:rPr>
          <w:fldChar w:fldCharType="begin"/>
        </w:r>
        <w:r>
          <w:rPr>
            <w:noProof/>
            <w:webHidden/>
          </w:rPr>
          <w:instrText xml:space="preserve"> PAGEREF _Toc223448240 \h </w:instrText>
        </w:r>
        <w:r>
          <w:rPr>
            <w:noProof/>
            <w:webHidden/>
          </w:rPr>
        </w:r>
        <w:r>
          <w:rPr>
            <w:noProof/>
            <w:webHidden/>
          </w:rPr>
          <w:fldChar w:fldCharType="separate"/>
        </w:r>
        <w:r>
          <w:rPr>
            <w:noProof/>
            <w:webHidden/>
          </w:rPr>
          <w:t>75</w:t>
        </w:r>
        <w:r>
          <w:rPr>
            <w:noProof/>
            <w:webHidden/>
          </w:rPr>
          <w:fldChar w:fldCharType="end"/>
        </w:r>
      </w:hyperlink>
    </w:p>
    <w:p w14:paraId="2E40B33F" w14:textId="478781A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41" w:history="1">
        <w:r w:rsidRPr="00902BFF">
          <w:rPr>
            <w:rStyle w:val="Lienhypertexte"/>
            <w:noProof/>
          </w:rPr>
          <w:t>4.2.8</w:t>
        </w:r>
        <w:r>
          <w:rPr>
            <w:noProof/>
            <w:kern w:val="2"/>
            <w:sz w:val="24"/>
            <w:szCs w:val="24"/>
            <w:lang w:val="fr-FR" w:eastAsia="fr-FR"/>
            <w14:ligatures w14:val="standardContextual"/>
          </w:rPr>
          <w:tab/>
        </w:r>
        <w:r w:rsidRPr="00902BFF">
          <w:rPr>
            <w:rStyle w:val="Lienhypertexte"/>
            <w:noProof/>
          </w:rPr>
          <w:t>Activité médiathèque</w:t>
        </w:r>
        <w:r>
          <w:rPr>
            <w:noProof/>
            <w:webHidden/>
          </w:rPr>
          <w:tab/>
        </w:r>
        <w:r>
          <w:rPr>
            <w:noProof/>
            <w:webHidden/>
          </w:rPr>
          <w:fldChar w:fldCharType="begin"/>
        </w:r>
        <w:r>
          <w:rPr>
            <w:noProof/>
            <w:webHidden/>
          </w:rPr>
          <w:instrText xml:space="preserve"> PAGEREF _Toc223448241 \h </w:instrText>
        </w:r>
        <w:r>
          <w:rPr>
            <w:noProof/>
            <w:webHidden/>
          </w:rPr>
        </w:r>
        <w:r>
          <w:rPr>
            <w:noProof/>
            <w:webHidden/>
          </w:rPr>
          <w:fldChar w:fldCharType="separate"/>
        </w:r>
        <w:r>
          <w:rPr>
            <w:noProof/>
            <w:webHidden/>
          </w:rPr>
          <w:t>75</w:t>
        </w:r>
        <w:r>
          <w:rPr>
            <w:noProof/>
            <w:webHidden/>
          </w:rPr>
          <w:fldChar w:fldCharType="end"/>
        </w:r>
      </w:hyperlink>
    </w:p>
    <w:p w14:paraId="03293EFF" w14:textId="68D7F11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42" w:history="1">
        <w:r w:rsidRPr="00902BFF">
          <w:rPr>
            <w:rStyle w:val="Lienhypertexte"/>
            <w:noProof/>
          </w:rPr>
          <w:t>4.2.9</w:t>
        </w:r>
        <w:r>
          <w:rPr>
            <w:noProof/>
            <w:kern w:val="2"/>
            <w:sz w:val="24"/>
            <w:szCs w:val="24"/>
            <w:lang w:val="fr-FR" w:eastAsia="fr-FR"/>
            <w14:ligatures w14:val="standardContextual"/>
          </w:rPr>
          <w:tab/>
        </w:r>
        <w:r w:rsidRPr="00902BFF">
          <w:rPr>
            <w:rStyle w:val="Lienhypertexte"/>
            <w:noProof/>
          </w:rPr>
          <w:t>Formation des formateurs</w:t>
        </w:r>
        <w:r>
          <w:rPr>
            <w:noProof/>
            <w:webHidden/>
          </w:rPr>
          <w:tab/>
        </w:r>
        <w:r>
          <w:rPr>
            <w:noProof/>
            <w:webHidden/>
          </w:rPr>
          <w:fldChar w:fldCharType="begin"/>
        </w:r>
        <w:r>
          <w:rPr>
            <w:noProof/>
            <w:webHidden/>
          </w:rPr>
          <w:instrText xml:space="preserve"> PAGEREF _Toc223448242 \h </w:instrText>
        </w:r>
        <w:r>
          <w:rPr>
            <w:noProof/>
            <w:webHidden/>
          </w:rPr>
        </w:r>
        <w:r>
          <w:rPr>
            <w:noProof/>
            <w:webHidden/>
          </w:rPr>
          <w:fldChar w:fldCharType="separate"/>
        </w:r>
        <w:r>
          <w:rPr>
            <w:noProof/>
            <w:webHidden/>
          </w:rPr>
          <w:t>76</w:t>
        </w:r>
        <w:r>
          <w:rPr>
            <w:noProof/>
            <w:webHidden/>
          </w:rPr>
          <w:fldChar w:fldCharType="end"/>
        </w:r>
      </w:hyperlink>
    </w:p>
    <w:p w14:paraId="60627E92" w14:textId="5CF6ECA0"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43" w:history="1">
        <w:r w:rsidRPr="00902BFF">
          <w:rPr>
            <w:rStyle w:val="Lienhypertexte"/>
            <w:noProof/>
          </w:rPr>
          <w:t>4.2.10</w:t>
        </w:r>
        <w:r>
          <w:rPr>
            <w:noProof/>
            <w:kern w:val="2"/>
            <w:sz w:val="24"/>
            <w:szCs w:val="24"/>
            <w:lang w:val="fr-FR" w:eastAsia="fr-FR"/>
            <w14:ligatures w14:val="standardContextual"/>
          </w:rPr>
          <w:tab/>
        </w:r>
        <w:r w:rsidRPr="00902BFF">
          <w:rPr>
            <w:rStyle w:val="Lienhypertexte"/>
            <w:noProof/>
          </w:rPr>
          <w:t>Relation avec les autres services</w:t>
        </w:r>
        <w:r>
          <w:rPr>
            <w:noProof/>
            <w:webHidden/>
          </w:rPr>
          <w:tab/>
        </w:r>
        <w:r>
          <w:rPr>
            <w:noProof/>
            <w:webHidden/>
          </w:rPr>
          <w:fldChar w:fldCharType="begin"/>
        </w:r>
        <w:r>
          <w:rPr>
            <w:noProof/>
            <w:webHidden/>
          </w:rPr>
          <w:instrText xml:space="preserve"> PAGEREF _Toc223448243 \h </w:instrText>
        </w:r>
        <w:r>
          <w:rPr>
            <w:noProof/>
            <w:webHidden/>
          </w:rPr>
        </w:r>
        <w:r>
          <w:rPr>
            <w:noProof/>
            <w:webHidden/>
          </w:rPr>
          <w:fldChar w:fldCharType="separate"/>
        </w:r>
        <w:r>
          <w:rPr>
            <w:noProof/>
            <w:webHidden/>
          </w:rPr>
          <w:t>76</w:t>
        </w:r>
        <w:r>
          <w:rPr>
            <w:noProof/>
            <w:webHidden/>
          </w:rPr>
          <w:fldChar w:fldCharType="end"/>
        </w:r>
      </w:hyperlink>
    </w:p>
    <w:p w14:paraId="3D9EA140" w14:textId="517D94AC" w:rsidR="00A009F1" w:rsidRDefault="00A009F1">
      <w:pPr>
        <w:pStyle w:val="TM1"/>
        <w:tabs>
          <w:tab w:val="left" w:pos="440"/>
          <w:tab w:val="right" w:leader="dot" w:pos="9638"/>
        </w:tabs>
        <w:rPr>
          <w:noProof/>
          <w:kern w:val="2"/>
          <w:sz w:val="24"/>
          <w:szCs w:val="24"/>
          <w:lang w:val="fr-FR" w:eastAsia="fr-FR"/>
          <w14:ligatures w14:val="standardContextual"/>
        </w:rPr>
      </w:pPr>
      <w:hyperlink w:anchor="_Toc223448244" w:history="1">
        <w:r w:rsidRPr="00902BFF">
          <w:rPr>
            <w:rStyle w:val="Lienhypertexte"/>
            <w:noProof/>
          </w:rPr>
          <w:t>5</w:t>
        </w:r>
        <w:r>
          <w:rPr>
            <w:noProof/>
            <w:kern w:val="2"/>
            <w:sz w:val="24"/>
            <w:szCs w:val="24"/>
            <w:lang w:val="fr-FR" w:eastAsia="fr-FR"/>
            <w14:ligatures w14:val="standardContextual"/>
          </w:rPr>
          <w:tab/>
        </w:r>
        <w:r w:rsidRPr="00902BFF">
          <w:rPr>
            <w:rStyle w:val="Lienhypertexte"/>
            <w:noProof/>
          </w:rPr>
          <w:t>PROCEDURE RESSOURCES HUMAINES</w:t>
        </w:r>
        <w:r>
          <w:rPr>
            <w:noProof/>
            <w:webHidden/>
          </w:rPr>
          <w:tab/>
        </w:r>
        <w:r>
          <w:rPr>
            <w:noProof/>
            <w:webHidden/>
          </w:rPr>
          <w:fldChar w:fldCharType="begin"/>
        </w:r>
        <w:r>
          <w:rPr>
            <w:noProof/>
            <w:webHidden/>
          </w:rPr>
          <w:instrText xml:space="preserve"> PAGEREF _Toc223448244 \h </w:instrText>
        </w:r>
        <w:r>
          <w:rPr>
            <w:noProof/>
            <w:webHidden/>
          </w:rPr>
        </w:r>
        <w:r>
          <w:rPr>
            <w:noProof/>
            <w:webHidden/>
          </w:rPr>
          <w:fldChar w:fldCharType="separate"/>
        </w:r>
        <w:r>
          <w:rPr>
            <w:noProof/>
            <w:webHidden/>
          </w:rPr>
          <w:t>77</w:t>
        </w:r>
        <w:r>
          <w:rPr>
            <w:noProof/>
            <w:webHidden/>
          </w:rPr>
          <w:fldChar w:fldCharType="end"/>
        </w:r>
      </w:hyperlink>
    </w:p>
    <w:p w14:paraId="099CE88C" w14:textId="51DB5488"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45" w:history="1">
        <w:r w:rsidRPr="00902BFF">
          <w:rPr>
            <w:rStyle w:val="Lienhypertexte"/>
            <w:noProof/>
          </w:rPr>
          <w:t>5.1</w:t>
        </w:r>
        <w:r>
          <w:rPr>
            <w:noProof/>
            <w:kern w:val="2"/>
            <w:sz w:val="24"/>
            <w:szCs w:val="24"/>
            <w:lang w:val="fr-FR" w:eastAsia="fr-FR"/>
            <w14:ligatures w14:val="standardContextual"/>
          </w:rPr>
          <w:tab/>
        </w:r>
        <w:r w:rsidRPr="00902BFF">
          <w:rPr>
            <w:rStyle w:val="Lienhypertexte"/>
            <w:noProof/>
          </w:rPr>
          <w:t>RECRUTEMENT</w:t>
        </w:r>
        <w:r>
          <w:rPr>
            <w:noProof/>
            <w:webHidden/>
          </w:rPr>
          <w:tab/>
        </w:r>
        <w:r>
          <w:rPr>
            <w:noProof/>
            <w:webHidden/>
          </w:rPr>
          <w:fldChar w:fldCharType="begin"/>
        </w:r>
        <w:r>
          <w:rPr>
            <w:noProof/>
            <w:webHidden/>
          </w:rPr>
          <w:instrText xml:space="preserve"> PAGEREF _Toc223448245 \h </w:instrText>
        </w:r>
        <w:r>
          <w:rPr>
            <w:noProof/>
            <w:webHidden/>
          </w:rPr>
        </w:r>
        <w:r>
          <w:rPr>
            <w:noProof/>
            <w:webHidden/>
          </w:rPr>
          <w:fldChar w:fldCharType="separate"/>
        </w:r>
        <w:r>
          <w:rPr>
            <w:noProof/>
            <w:webHidden/>
          </w:rPr>
          <w:t>77</w:t>
        </w:r>
        <w:r>
          <w:rPr>
            <w:noProof/>
            <w:webHidden/>
          </w:rPr>
          <w:fldChar w:fldCharType="end"/>
        </w:r>
      </w:hyperlink>
    </w:p>
    <w:p w14:paraId="63920398" w14:textId="42A52B40"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46" w:history="1">
        <w:r w:rsidRPr="00902BFF">
          <w:rPr>
            <w:rStyle w:val="Lienhypertexte"/>
            <w:noProof/>
          </w:rPr>
          <w:t>5.1.1</w:t>
        </w:r>
        <w:r>
          <w:rPr>
            <w:noProof/>
            <w:kern w:val="2"/>
            <w:sz w:val="24"/>
            <w:szCs w:val="24"/>
            <w:lang w:val="fr-FR" w:eastAsia="fr-FR"/>
            <w14:ligatures w14:val="standardContextual"/>
          </w:rPr>
          <w:tab/>
        </w:r>
        <w:r w:rsidRPr="00902BFF">
          <w:rPr>
            <w:rStyle w:val="Lienhypertexte"/>
            <w:noProof/>
          </w:rPr>
          <w:t>Politique de recrutement</w:t>
        </w:r>
        <w:r>
          <w:rPr>
            <w:noProof/>
            <w:webHidden/>
          </w:rPr>
          <w:tab/>
        </w:r>
        <w:r>
          <w:rPr>
            <w:noProof/>
            <w:webHidden/>
          </w:rPr>
          <w:fldChar w:fldCharType="begin"/>
        </w:r>
        <w:r>
          <w:rPr>
            <w:noProof/>
            <w:webHidden/>
          </w:rPr>
          <w:instrText xml:space="preserve"> PAGEREF _Toc223448246 \h </w:instrText>
        </w:r>
        <w:r>
          <w:rPr>
            <w:noProof/>
            <w:webHidden/>
          </w:rPr>
        </w:r>
        <w:r>
          <w:rPr>
            <w:noProof/>
            <w:webHidden/>
          </w:rPr>
          <w:fldChar w:fldCharType="separate"/>
        </w:r>
        <w:r>
          <w:rPr>
            <w:noProof/>
            <w:webHidden/>
          </w:rPr>
          <w:t>77</w:t>
        </w:r>
        <w:r>
          <w:rPr>
            <w:noProof/>
            <w:webHidden/>
          </w:rPr>
          <w:fldChar w:fldCharType="end"/>
        </w:r>
      </w:hyperlink>
    </w:p>
    <w:p w14:paraId="73A0DC05" w14:textId="1EC766E9"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47" w:history="1">
        <w:r w:rsidRPr="00902BFF">
          <w:rPr>
            <w:rStyle w:val="Lienhypertexte"/>
            <w:noProof/>
          </w:rPr>
          <w:t>5.1.2</w:t>
        </w:r>
        <w:r>
          <w:rPr>
            <w:noProof/>
            <w:kern w:val="2"/>
            <w:sz w:val="24"/>
            <w:szCs w:val="24"/>
            <w:lang w:val="fr-FR" w:eastAsia="fr-FR"/>
            <w14:ligatures w14:val="standardContextual"/>
          </w:rPr>
          <w:tab/>
        </w:r>
        <w:r w:rsidRPr="00902BFF">
          <w:rPr>
            <w:rStyle w:val="Lienhypertexte"/>
            <w:noProof/>
          </w:rPr>
          <w:t>Principes de recrutement</w:t>
        </w:r>
        <w:r>
          <w:rPr>
            <w:noProof/>
            <w:webHidden/>
          </w:rPr>
          <w:tab/>
        </w:r>
        <w:r>
          <w:rPr>
            <w:noProof/>
            <w:webHidden/>
          </w:rPr>
          <w:fldChar w:fldCharType="begin"/>
        </w:r>
        <w:r>
          <w:rPr>
            <w:noProof/>
            <w:webHidden/>
          </w:rPr>
          <w:instrText xml:space="preserve"> PAGEREF _Toc223448247 \h </w:instrText>
        </w:r>
        <w:r>
          <w:rPr>
            <w:noProof/>
            <w:webHidden/>
          </w:rPr>
        </w:r>
        <w:r>
          <w:rPr>
            <w:noProof/>
            <w:webHidden/>
          </w:rPr>
          <w:fldChar w:fldCharType="separate"/>
        </w:r>
        <w:r>
          <w:rPr>
            <w:noProof/>
            <w:webHidden/>
          </w:rPr>
          <w:t>77</w:t>
        </w:r>
        <w:r>
          <w:rPr>
            <w:noProof/>
            <w:webHidden/>
          </w:rPr>
          <w:fldChar w:fldCharType="end"/>
        </w:r>
      </w:hyperlink>
    </w:p>
    <w:p w14:paraId="7D25AB0B" w14:textId="0B8BC673"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48" w:history="1">
        <w:r w:rsidRPr="00902BFF">
          <w:rPr>
            <w:rStyle w:val="Lienhypertexte"/>
            <w:noProof/>
          </w:rPr>
          <w:t>5.1.3</w:t>
        </w:r>
        <w:r>
          <w:rPr>
            <w:noProof/>
            <w:kern w:val="2"/>
            <w:sz w:val="24"/>
            <w:szCs w:val="24"/>
            <w:lang w:val="fr-FR" w:eastAsia="fr-FR"/>
            <w14:ligatures w14:val="standardContextual"/>
          </w:rPr>
          <w:tab/>
        </w:r>
        <w:r w:rsidRPr="00902BFF">
          <w:rPr>
            <w:rStyle w:val="Lienhypertexte"/>
            <w:noProof/>
          </w:rPr>
          <w:t>Procédure de recrutement</w:t>
        </w:r>
        <w:r>
          <w:rPr>
            <w:noProof/>
            <w:webHidden/>
          </w:rPr>
          <w:tab/>
        </w:r>
        <w:r>
          <w:rPr>
            <w:noProof/>
            <w:webHidden/>
          </w:rPr>
          <w:fldChar w:fldCharType="begin"/>
        </w:r>
        <w:r>
          <w:rPr>
            <w:noProof/>
            <w:webHidden/>
          </w:rPr>
          <w:instrText xml:space="preserve"> PAGEREF _Toc223448248 \h </w:instrText>
        </w:r>
        <w:r>
          <w:rPr>
            <w:noProof/>
            <w:webHidden/>
          </w:rPr>
        </w:r>
        <w:r>
          <w:rPr>
            <w:noProof/>
            <w:webHidden/>
          </w:rPr>
          <w:fldChar w:fldCharType="separate"/>
        </w:r>
        <w:r>
          <w:rPr>
            <w:noProof/>
            <w:webHidden/>
          </w:rPr>
          <w:t>78</w:t>
        </w:r>
        <w:r>
          <w:rPr>
            <w:noProof/>
            <w:webHidden/>
          </w:rPr>
          <w:fldChar w:fldCharType="end"/>
        </w:r>
      </w:hyperlink>
    </w:p>
    <w:p w14:paraId="291FAF52" w14:textId="629095F5"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49" w:history="1">
        <w:r w:rsidRPr="00902BFF">
          <w:rPr>
            <w:rStyle w:val="Lienhypertexte"/>
            <w:noProof/>
          </w:rPr>
          <w:t>5.1.4</w:t>
        </w:r>
        <w:r>
          <w:rPr>
            <w:noProof/>
            <w:kern w:val="2"/>
            <w:sz w:val="24"/>
            <w:szCs w:val="24"/>
            <w:lang w:val="fr-FR" w:eastAsia="fr-FR"/>
            <w14:ligatures w14:val="standardContextual"/>
          </w:rPr>
          <w:tab/>
        </w:r>
        <w:r w:rsidRPr="00902BFF">
          <w:rPr>
            <w:rStyle w:val="Lienhypertexte"/>
            <w:noProof/>
          </w:rPr>
          <w:t>Embauche et préparation de l’embauche</w:t>
        </w:r>
        <w:r>
          <w:rPr>
            <w:noProof/>
            <w:webHidden/>
          </w:rPr>
          <w:tab/>
        </w:r>
        <w:r>
          <w:rPr>
            <w:noProof/>
            <w:webHidden/>
          </w:rPr>
          <w:fldChar w:fldCharType="begin"/>
        </w:r>
        <w:r>
          <w:rPr>
            <w:noProof/>
            <w:webHidden/>
          </w:rPr>
          <w:instrText xml:space="preserve"> PAGEREF _Toc223448249 \h </w:instrText>
        </w:r>
        <w:r>
          <w:rPr>
            <w:noProof/>
            <w:webHidden/>
          </w:rPr>
        </w:r>
        <w:r>
          <w:rPr>
            <w:noProof/>
            <w:webHidden/>
          </w:rPr>
          <w:fldChar w:fldCharType="separate"/>
        </w:r>
        <w:r>
          <w:rPr>
            <w:noProof/>
            <w:webHidden/>
          </w:rPr>
          <w:t>79</w:t>
        </w:r>
        <w:r>
          <w:rPr>
            <w:noProof/>
            <w:webHidden/>
          </w:rPr>
          <w:fldChar w:fldCharType="end"/>
        </w:r>
      </w:hyperlink>
    </w:p>
    <w:p w14:paraId="3F95AD0A" w14:textId="2464F985"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50" w:history="1">
        <w:r w:rsidRPr="00902BFF">
          <w:rPr>
            <w:rStyle w:val="Lienhypertexte"/>
            <w:noProof/>
          </w:rPr>
          <w:t>5.1.5</w:t>
        </w:r>
        <w:r>
          <w:rPr>
            <w:noProof/>
            <w:kern w:val="2"/>
            <w:sz w:val="24"/>
            <w:szCs w:val="24"/>
            <w:lang w:val="fr-FR" w:eastAsia="fr-FR"/>
            <w14:ligatures w14:val="standardContextual"/>
          </w:rPr>
          <w:tab/>
        </w:r>
        <w:r w:rsidRPr="00902BFF">
          <w:rPr>
            <w:rStyle w:val="Lienhypertexte"/>
            <w:noProof/>
          </w:rPr>
          <w:t>Accueil et période d’intégration</w:t>
        </w:r>
        <w:r>
          <w:rPr>
            <w:noProof/>
            <w:webHidden/>
          </w:rPr>
          <w:tab/>
        </w:r>
        <w:r>
          <w:rPr>
            <w:noProof/>
            <w:webHidden/>
          </w:rPr>
          <w:fldChar w:fldCharType="begin"/>
        </w:r>
        <w:r>
          <w:rPr>
            <w:noProof/>
            <w:webHidden/>
          </w:rPr>
          <w:instrText xml:space="preserve"> PAGEREF _Toc223448250 \h </w:instrText>
        </w:r>
        <w:r>
          <w:rPr>
            <w:noProof/>
            <w:webHidden/>
          </w:rPr>
        </w:r>
        <w:r>
          <w:rPr>
            <w:noProof/>
            <w:webHidden/>
          </w:rPr>
          <w:fldChar w:fldCharType="separate"/>
        </w:r>
        <w:r>
          <w:rPr>
            <w:noProof/>
            <w:webHidden/>
          </w:rPr>
          <w:t>79</w:t>
        </w:r>
        <w:r>
          <w:rPr>
            <w:noProof/>
            <w:webHidden/>
          </w:rPr>
          <w:fldChar w:fldCharType="end"/>
        </w:r>
      </w:hyperlink>
    </w:p>
    <w:p w14:paraId="6C1C20B6" w14:textId="39AB3A7F"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51" w:history="1">
        <w:r w:rsidRPr="00902BFF">
          <w:rPr>
            <w:rStyle w:val="Lienhypertexte"/>
            <w:noProof/>
          </w:rPr>
          <w:t>5.2</w:t>
        </w:r>
        <w:r>
          <w:rPr>
            <w:noProof/>
            <w:kern w:val="2"/>
            <w:sz w:val="24"/>
            <w:szCs w:val="24"/>
            <w:lang w:val="fr-FR" w:eastAsia="fr-FR"/>
            <w14:ligatures w14:val="standardContextual"/>
          </w:rPr>
          <w:tab/>
        </w:r>
        <w:r w:rsidRPr="00902BFF">
          <w:rPr>
            <w:rStyle w:val="Lienhypertexte"/>
            <w:noProof/>
          </w:rPr>
          <w:t>Organisation et Gestion des Ressources Humaines</w:t>
        </w:r>
        <w:r>
          <w:rPr>
            <w:noProof/>
            <w:webHidden/>
          </w:rPr>
          <w:tab/>
        </w:r>
        <w:r>
          <w:rPr>
            <w:noProof/>
            <w:webHidden/>
          </w:rPr>
          <w:fldChar w:fldCharType="begin"/>
        </w:r>
        <w:r>
          <w:rPr>
            <w:noProof/>
            <w:webHidden/>
          </w:rPr>
          <w:instrText xml:space="preserve"> PAGEREF _Toc223448251 \h </w:instrText>
        </w:r>
        <w:r>
          <w:rPr>
            <w:noProof/>
            <w:webHidden/>
          </w:rPr>
        </w:r>
        <w:r>
          <w:rPr>
            <w:noProof/>
            <w:webHidden/>
          </w:rPr>
          <w:fldChar w:fldCharType="separate"/>
        </w:r>
        <w:r>
          <w:rPr>
            <w:noProof/>
            <w:webHidden/>
          </w:rPr>
          <w:t>81</w:t>
        </w:r>
        <w:r>
          <w:rPr>
            <w:noProof/>
            <w:webHidden/>
          </w:rPr>
          <w:fldChar w:fldCharType="end"/>
        </w:r>
      </w:hyperlink>
    </w:p>
    <w:p w14:paraId="0E1FDC48" w14:textId="28CB8B5B"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52" w:history="1">
        <w:r w:rsidRPr="00902BFF">
          <w:rPr>
            <w:rStyle w:val="Lienhypertexte"/>
            <w:noProof/>
          </w:rPr>
          <w:t>5.2.1</w:t>
        </w:r>
        <w:r>
          <w:rPr>
            <w:noProof/>
            <w:kern w:val="2"/>
            <w:sz w:val="24"/>
            <w:szCs w:val="24"/>
            <w:lang w:val="fr-FR" w:eastAsia="fr-FR"/>
            <w14:ligatures w14:val="standardContextual"/>
          </w:rPr>
          <w:tab/>
        </w:r>
        <w:r w:rsidRPr="00902BFF">
          <w:rPr>
            <w:rStyle w:val="Lienhypertexte"/>
            <w:noProof/>
          </w:rPr>
          <w:t>Organigramme</w:t>
        </w:r>
        <w:r>
          <w:rPr>
            <w:noProof/>
            <w:webHidden/>
          </w:rPr>
          <w:tab/>
        </w:r>
        <w:r>
          <w:rPr>
            <w:noProof/>
            <w:webHidden/>
          </w:rPr>
          <w:fldChar w:fldCharType="begin"/>
        </w:r>
        <w:r>
          <w:rPr>
            <w:noProof/>
            <w:webHidden/>
          </w:rPr>
          <w:instrText xml:space="preserve"> PAGEREF _Toc223448252 \h </w:instrText>
        </w:r>
        <w:r>
          <w:rPr>
            <w:noProof/>
            <w:webHidden/>
          </w:rPr>
        </w:r>
        <w:r>
          <w:rPr>
            <w:noProof/>
            <w:webHidden/>
          </w:rPr>
          <w:fldChar w:fldCharType="separate"/>
        </w:r>
        <w:r>
          <w:rPr>
            <w:noProof/>
            <w:webHidden/>
          </w:rPr>
          <w:t>81</w:t>
        </w:r>
        <w:r>
          <w:rPr>
            <w:noProof/>
            <w:webHidden/>
          </w:rPr>
          <w:fldChar w:fldCharType="end"/>
        </w:r>
      </w:hyperlink>
    </w:p>
    <w:p w14:paraId="77527ADD" w14:textId="621615B6"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53" w:history="1">
        <w:r w:rsidRPr="00902BFF">
          <w:rPr>
            <w:rStyle w:val="Lienhypertexte"/>
            <w:noProof/>
          </w:rPr>
          <w:t>5.2.2</w:t>
        </w:r>
        <w:r>
          <w:rPr>
            <w:noProof/>
            <w:kern w:val="2"/>
            <w:sz w:val="24"/>
            <w:szCs w:val="24"/>
            <w:lang w:val="fr-FR" w:eastAsia="fr-FR"/>
            <w14:ligatures w14:val="standardContextual"/>
          </w:rPr>
          <w:tab/>
        </w:r>
        <w:r w:rsidRPr="00902BFF">
          <w:rPr>
            <w:rStyle w:val="Lienhypertexte"/>
            <w:noProof/>
          </w:rPr>
          <w:t>Cantine du Personnel</w:t>
        </w:r>
        <w:r>
          <w:rPr>
            <w:noProof/>
            <w:webHidden/>
          </w:rPr>
          <w:tab/>
        </w:r>
        <w:r>
          <w:rPr>
            <w:noProof/>
            <w:webHidden/>
          </w:rPr>
          <w:fldChar w:fldCharType="begin"/>
        </w:r>
        <w:r>
          <w:rPr>
            <w:noProof/>
            <w:webHidden/>
          </w:rPr>
          <w:instrText xml:space="preserve"> PAGEREF _Toc223448253 \h </w:instrText>
        </w:r>
        <w:r>
          <w:rPr>
            <w:noProof/>
            <w:webHidden/>
          </w:rPr>
        </w:r>
        <w:r>
          <w:rPr>
            <w:noProof/>
            <w:webHidden/>
          </w:rPr>
          <w:fldChar w:fldCharType="separate"/>
        </w:r>
        <w:r>
          <w:rPr>
            <w:noProof/>
            <w:webHidden/>
          </w:rPr>
          <w:t>81</w:t>
        </w:r>
        <w:r>
          <w:rPr>
            <w:noProof/>
            <w:webHidden/>
          </w:rPr>
          <w:fldChar w:fldCharType="end"/>
        </w:r>
      </w:hyperlink>
    </w:p>
    <w:p w14:paraId="32405FC8" w14:textId="6BF968D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54" w:history="1">
        <w:r w:rsidRPr="00902BFF">
          <w:rPr>
            <w:rStyle w:val="Lienhypertexte"/>
            <w:noProof/>
          </w:rPr>
          <w:t>5.2.3</w:t>
        </w:r>
        <w:r>
          <w:rPr>
            <w:noProof/>
            <w:kern w:val="2"/>
            <w:sz w:val="24"/>
            <w:szCs w:val="24"/>
            <w:lang w:val="fr-FR" w:eastAsia="fr-FR"/>
            <w14:ligatures w14:val="standardContextual"/>
          </w:rPr>
          <w:tab/>
        </w:r>
        <w:r w:rsidRPr="00902BFF">
          <w:rPr>
            <w:rStyle w:val="Lienhypertexte"/>
            <w:noProof/>
          </w:rPr>
          <w:t>Déplacement</w:t>
        </w:r>
        <w:r>
          <w:rPr>
            <w:noProof/>
            <w:webHidden/>
          </w:rPr>
          <w:tab/>
        </w:r>
        <w:r>
          <w:rPr>
            <w:noProof/>
            <w:webHidden/>
          </w:rPr>
          <w:fldChar w:fldCharType="begin"/>
        </w:r>
        <w:r>
          <w:rPr>
            <w:noProof/>
            <w:webHidden/>
          </w:rPr>
          <w:instrText xml:space="preserve"> PAGEREF _Toc223448254 \h </w:instrText>
        </w:r>
        <w:r>
          <w:rPr>
            <w:noProof/>
            <w:webHidden/>
          </w:rPr>
        </w:r>
        <w:r>
          <w:rPr>
            <w:noProof/>
            <w:webHidden/>
          </w:rPr>
          <w:fldChar w:fldCharType="separate"/>
        </w:r>
        <w:r>
          <w:rPr>
            <w:noProof/>
            <w:webHidden/>
          </w:rPr>
          <w:t>82</w:t>
        </w:r>
        <w:r>
          <w:rPr>
            <w:noProof/>
            <w:webHidden/>
          </w:rPr>
          <w:fldChar w:fldCharType="end"/>
        </w:r>
      </w:hyperlink>
    </w:p>
    <w:p w14:paraId="6AA739EB" w14:textId="4BAB7A5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55" w:history="1">
        <w:r w:rsidRPr="00902BFF">
          <w:rPr>
            <w:rStyle w:val="Lienhypertexte"/>
            <w:noProof/>
          </w:rPr>
          <w:t>5.2.4</w:t>
        </w:r>
        <w:r>
          <w:rPr>
            <w:noProof/>
            <w:kern w:val="2"/>
            <w:sz w:val="24"/>
            <w:szCs w:val="24"/>
            <w:lang w:val="fr-FR" w:eastAsia="fr-FR"/>
            <w14:ligatures w14:val="standardContextual"/>
          </w:rPr>
          <w:tab/>
        </w:r>
        <w:r w:rsidRPr="00902BFF">
          <w:rPr>
            <w:rStyle w:val="Lienhypertexte"/>
            <w:noProof/>
          </w:rPr>
          <w:t>Soins médicaux</w:t>
        </w:r>
        <w:r>
          <w:rPr>
            <w:noProof/>
            <w:webHidden/>
          </w:rPr>
          <w:tab/>
        </w:r>
        <w:r>
          <w:rPr>
            <w:noProof/>
            <w:webHidden/>
          </w:rPr>
          <w:fldChar w:fldCharType="begin"/>
        </w:r>
        <w:r>
          <w:rPr>
            <w:noProof/>
            <w:webHidden/>
          </w:rPr>
          <w:instrText xml:space="preserve"> PAGEREF _Toc223448255 \h </w:instrText>
        </w:r>
        <w:r>
          <w:rPr>
            <w:noProof/>
            <w:webHidden/>
          </w:rPr>
        </w:r>
        <w:r>
          <w:rPr>
            <w:noProof/>
            <w:webHidden/>
          </w:rPr>
          <w:fldChar w:fldCharType="separate"/>
        </w:r>
        <w:r>
          <w:rPr>
            <w:noProof/>
            <w:webHidden/>
          </w:rPr>
          <w:t>82</w:t>
        </w:r>
        <w:r>
          <w:rPr>
            <w:noProof/>
            <w:webHidden/>
          </w:rPr>
          <w:fldChar w:fldCharType="end"/>
        </w:r>
      </w:hyperlink>
    </w:p>
    <w:p w14:paraId="2C65EA67" w14:textId="554238B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56" w:history="1">
        <w:r w:rsidRPr="00902BFF">
          <w:rPr>
            <w:rStyle w:val="Lienhypertexte"/>
            <w:noProof/>
          </w:rPr>
          <w:t>5.2.5</w:t>
        </w:r>
        <w:r>
          <w:rPr>
            <w:noProof/>
            <w:kern w:val="2"/>
            <w:sz w:val="24"/>
            <w:szCs w:val="24"/>
            <w:lang w:val="fr-FR" w:eastAsia="fr-FR"/>
            <w14:ligatures w14:val="standardContextual"/>
          </w:rPr>
          <w:tab/>
        </w:r>
        <w:r w:rsidRPr="00902BFF">
          <w:rPr>
            <w:rStyle w:val="Lienhypertexte"/>
            <w:noProof/>
          </w:rPr>
          <w:t>Paie</w:t>
        </w:r>
        <w:r>
          <w:rPr>
            <w:noProof/>
            <w:webHidden/>
          </w:rPr>
          <w:tab/>
        </w:r>
        <w:r>
          <w:rPr>
            <w:noProof/>
            <w:webHidden/>
          </w:rPr>
          <w:fldChar w:fldCharType="begin"/>
        </w:r>
        <w:r>
          <w:rPr>
            <w:noProof/>
            <w:webHidden/>
          </w:rPr>
          <w:instrText xml:space="preserve"> PAGEREF _Toc223448256 \h </w:instrText>
        </w:r>
        <w:r>
          <w:rPr>
            <w:noProof/>
            <w:webHidden/>
          </w:rPr>
        </w:r>
        <w:r>
          <w:rPr>
            <w:noProof/>
            <w:webHidden/>
          </w:rPr>
          <w:fldChar w:fldCharType="separate"/>
        </w:r>
        <w:r>
          <w:rPr>
            <w:noProof/>
            <w:webHidden/>
          </w:rPr>
          <w:t>82</w:t>
        </w:r>
        <w:r>
          <w:rPr>
            <w:noProof/>
            <w:webHidden/>
          </w:rPr>
          <w:fldChar w:fldCharType="end"/>
        </w:r>
      </w:hyperlink>
    </w:p>
    <w:p w14:paraId="5CDE38D3" w14:textId="73E39EF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57" w:history="1">
        <w:r w:rsidRPr="00902BFF">
          <w:rPr>
            <w:rStyle w:val="Lienhypertexte"/>
            <w:noProof/>
          </w:rPr>
          <w:t>5.2.6</w:t>
        </w:r>
        <w:r>
          <w:rPr>
            <w:noProof/>
            <w:kern w:val="2"/>
            <w:sz w:val="24"/>
            <w:szCs w:val="24"/>
            <w:lang w:val="fr-FR" w:eastAsia="fr-FR"/>
            <w14:ligatures w14:val="standardContextual"/>
          </w:rPr>
          <w:tab/>
        </w:r>
        <w:r w:rsidRPr="00902BFF">
          <w:rPr>
            <w:rStyle w:val="Lienhypertexte"/>
            <w:noProof/>
          </w:rPr>
          <w:t>Majorations, heures supplémentaires et récupérations</w:t>
        </w:r>
        <w:r>
          <w:rPr>
            <w:noProof/>
            <w:webHidden/>
          </w:rPr>
          <w:tab/>
        </w:r>
        <w:r>
          <w:rPr>
            <w:noProof/>
            <w:webHidden/>
          </w:rPr>
          <w:fldChar w:fldCharType="begin"/>
        </w:r>
        <w:r>
          <w:rPr>
            <w:noProof/>
            <w:webHidden/>
          </w:rPr>
          <w:instrText xml:space="preserve"> PAGEREF _Toc223448257 \h </w:instrText>
        </w:r>
        <w:r>
          <w:rPr>
            <w:noProof/>
            <w:webHidden/>
          </w:rPr>
        </w:r>
        <w:r>
          <w:rPr>
            <w:noProof/>
            <w:webHidden/>
          </w:rPr>
          <w:fldChar w:fldCharType="separate"/>
        </w:r>
        <w:r>
          <w:rPr>
            <w:noProof/>
            <w:webHidden/>
          </w:rPr>
          <w:t>82</w:t>
        </w:r>
        <w:r>
          <w:rPr>
            <w:noProof/>
            <w:webHidden/>
          </w:rPr>
          <w:fldChar w:fldCharType="end"/>
        </w:r>
      </w:hyperlink>
    </w:p>
    <w:p w14:paraId="5436D476" w14:textId="413F418F"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58" w:history="1">
        <w:r w:rsidRPr="00902BFF">
          <w:rPr>
            <w:rStyle w:val="Lienhypertexte"/>
            <w:noProof/>
          </w:rPr>
          <w:t>5.2.7</w:t>
        </w:r>
        <w:r>
          <w:rPr>
            <w:noProof/>
            <w:kern w:val="2"/>
            <w:sz w:val="24"/>
            <w:szCs w:val="24"/>
            <w:lang w:val="fr-FR" w:eastAsia="fr-FR"/>
            <w14:ligatures w14:val="standardContextual"/>
          </w:rPr>
          <w:tab/>
        </w:r>
        <w:r w:rsidRPr="00902BFF">
          <w:rPr>
            <w:rStyle w:val="Lienhypertexte"/>
            <w:noProof/>
          </w:rPr>
          <w:t>Avances permanentes</w:t>
        </w:r>
        <w:r>
          <w:rPr>
            <w:noProof/>
            <w:webHidden/>
          </w:rPr>
          <w:tab/>
        </w:r>
        <w:r>
          <w:rPr>
            <w:noProof/>
            <w:webHidden/>
          </w:rPr>
          <w:fldChar w:fldCharType="begin"/>
        </w:r>
        <w:r>
          <w:rPr>
            <w:noProof/>
            <w:webHidden/>
          </w:rPr>
          <w:instrText xml:space="preserve"> PAGEREF _Toc223448258 \h </w:instrText>
        </w:r>
        <w:r>
          <w:rPr>
            <w:noProof/>
            <w:webHidden/>
          </w:rPr>
        </w:r>
        <w:r>
          <w:rPr>
            <w:noProof/>
            <w:webHidden/>
          </w:rPr>
          <w:fldChar w:fldCharType="separate"/>
        </w:r>
        <w:r>
          <w:rPr>
            <w:noProof/>
            <w:webHidden/>
          </w:rPr>
          <w:t>83</w:t>
        </w:r>
        <w:r>
          <w:rPr>
            <w:noProof/>
            <w:webHidden/>
          </w:rPr>
          <w:fldChar w:fldCharType="end"/>
        </w:r>
      </w:hyperlink>
    </w:p>
    <w:p w14:paraId="56819C97" w14:textId="7BE0D34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59" w:history="1">
        <w:r w:rsidRPr="00902BFF">
          <w:rPr>
            <w:rStyle w:val="Lienhypertexte"/>
            <w:noProof/>
          </w:rPr>
          <w:t>5.2.8</w:t>
        </w:r>
        <w:r>
          <w:rPr>
            <w:noProof/>
            <w:kern w:val="2"/>
            <w:sz w:val="24"/>
            <w:szCs w:val="24"/>
            <w:lang w:val="fr-FR" w:eastAsia="fr-FR"/>
            <w14:ligatures w14:val="standardContextual"/>
          </w:rPr>
          <w:tab/>
        </w:r>
        <w:r w:rsidRPr="00902BFF">
          <w:rPr>
            <w:rStyle w:val="Lienhypertexte"/>
            <w:noProof/>
          </w:rPr>
          <w:t>Evaluations/Entretiens</w:t>
        </w:r>
        <w:r>
          <w:rPr>
            <w:noProof/>
            <w:webHidden/>
          </w:rPr>
          <w:tab/>
        </w:r>
        <w:r>
          <w:rPr>
            <w:noProof/>
            <w:webHidden/>
          </w:rPr>
          <w:fldChar w:fldCharType="begin"/>
        </w:r>
        <w:r>
          <w:rPr>
            <w:noProof/>
            <w:webHidden/>
          </w:rPr>
          <w:instrText xml:space="preserve"> PAGEREF _Toc223448259 \h </w:instrText>
        </w:r>
        <w:r>
          <w:rPr>
            <w:noProof/>
            <w:webHidden/>
          </w:rPr>
        </w:r>
        <w:r>
          <w:rPr>
            <w:noProof/>
            <w:webHidden/>
          </w:rPr>
          <w:fldChar w:fldCharType="separate"/>
        </w:r>
        <w:r>
          <w:rPr>
            <w:noProof/>
            <w:webHidden/>
          </w:rPr>
          <w:t>84</w:t>
        </w:r>
        <w:r>
          <w:rPr>
            <w:noProof/>
            <w:webHidden/>
          </w:rPr>
          <w:fldChar w:fldCharType="end"/>
        </w:r>
      </w:hyperlink>
    </w:p>
    <w:p w14:paraId="45613202" w14:textId="001128EF"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60" w:history="1">
        <w:r w:rsidRPr="00902BFF">
          <w:rPr>
            <w:rStyle w:val="Lienhypertexte"/>
            <w:noProof/>
          </w:rPr>
          <w:t>5.2.9</w:t>
        </w:r>
        <w:r>
          <w:rPr>
            <w:noProof/>
            <w:kern w:val="2"/>
            <w:sz w:val="24"/>
            <w:szCs w:val="24"/>
            <w:lang w:val="fr-FR" w:eastAsia="fr-FR"/>
            <w14:ligatures w14:val="standardContextual"/>
          </w:rPr>
          <w:tab/>
        </w:r>
        <w:r w:rsidRPr="00902BFF">
          <w:rPr>
            <w:rStyle w:val="Lienhypertexte"/>
            <w:noProof/>
          </w:rPr>
          <w:t>Absences et Congés</w:t>
        </w:r>
        <w:r>
          <w:rPr>
            <w:noProof/>
            <w:webHidden/>
          </w:rPr>
          <w:tab/>
        </w:r>
        <w:r>
          <w:rPr>
            <w:noProof/>
            <w:webHidden/>
          </w:rPr>
          <w:fldChar w:fldCharType="begin"/>
        </w:r>
        <w:r>
          <w:rPr>
            <w:noProof/>
            <w:webHidden/>
          </w:rPr>
          <w:instrText xml:space="preserve"> PAGEREF _Toc223448260 \h </w:instrText>
        </w:r>
        <w:r>
          <w:rPr>
            <w:noProof/>
            <w:webHidden/>
          </w:rPr>
        </w:r>
        <w:r>
          <w:rPr>
            <w:noProof/>
            <w:webHidden/>
          </w:rPr>
          <w:fldChar w:fldCharType="separate"/>
        </w:r>
        <w:r>
          <w:rPr>
            <w:noProof/>
            <w:webHidden/>
          </w:rPr>
          <w:t>85</w:t>
        </w:r>
        <w:r>
          <w:rPr>
            <w:noProof/>
            <w:webHidden/>
          </w:rPr>
          <w:fldChar w:fldCharType="end"/>
        </w:r>
      </w:hyperlink>
    </w:p>
    <w:p w14:paraId="3CC858CF" w14:textId="3EE37C90"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61" w:history="1">
        <w:r w:rsidRPr="00902BFF">
          <w:rPr>
            <w:rStyle w:val="Lienhypertexte"/>
            <w:noProof/>
          </w:rPr>
          <w:t>5.2.9.1</w:t>
        </w:r>
        <w:r>
          <w:rPr>
            <w:noProof/>
            <w:kern w:val="2"/>
            <w:sz w:val="24"/>
            <w:szCs w:val="24"/>
            <w:lang w:val="fr-FR" w:eastAsia="fr-FR"/>
            <w14:ligatures w14:val="standardContextual"/>
          </w:rPr>
          <w:tab/>
        </w:r>
        <w:r w:rsidRPr="00902BFF">
          <w:rPr>
            <w:rStyle w:val="Lienhypertexte"/>
            <w:noProof/>
          </w:rPr>
          <w:t>Nombre de jours de congés et modalité de pose des jours de congés</w:t>
        </w:r>
        <w:r>
          <w:rPr>
            <w:noProof/>
            <w:webHidden/>
          </w:rPr>
          <w:tab/>
        </w:r>
        <w:r>
          <w:rPr>
            <w:noProof/>
            <w:webHidden/>
          </w:rPr>
          <w:fldChar w:fldCharType="begin"/>
        </w:r>
        <w:r>
          <w:rPr>
            <w:noProof/>
            <w:webHidden/>
          </w:rPr>
          <w:instrText xml:space="preserve"> PAGEREF _Toc223448261 \h </w:instrText>
        </w:r>
        <w:r>
          <w:rPr>
            <w:noProof/>
            <w:webHidden/>
          </w:rPr>
        </w:r>
        <w:r>
          <w:rPr>
            <w:noProof/>
            <w:webHidden/>
          </w:rPr>
          <w:fldChar w:fldCharType="separate"/>
        </w:r>
        <w:r>
          <w:rPr>
            <w:noProof/>
            <w:webHidden/>
          </w:rPr>
          <w:t>86</w:t>
        </w:r>
        <w:r>
          <w:rPr>
            <w:noProof/>
            <w:webHidden/>
          </w:rPr>
          <w:fldChar w:fldCharType="end"/>
        </w:r>
      </w:hyperlink>
    </w:p>
    <w:p w14:paraId="6D03CE1F" w14:textId="66C3E1D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62" w:history="1">
        <w:r w:rsidRPr="00902BFF">
          <w:rPr>
            <w:rStyle w:val="Lienhypertexte"/>
            <w:noProof/>
          </w:rPr>
          <w:t>5.2.9.2</w:t>
        </w:r>
        <w:r>
          <w:rPr>
            <w:noProof/>
            <w:kern w:val="2"/>
            <w:sz w:val="24"/>
            <w:szCs w:val="24"/>
            <w:lang w:val="fr-FR" w:eastAsia="fr-FR"/>
            <w14:ligatures w14:val="standardContextual"/>
          </w:rPr>
          <w:tab/>
        </w:r>
        <w:r w:rsidRPr="00902BFF">
          <w:rPr>
            <w:rStyle w:val="Lienhypertexte"/>
            <w:noProof/>
          </w:rPr>
          <w:t>Cas du congé de maternité et de l’allaitement</w:t>
        </w:r>
        <w:r>
          <w:rPr>
            <w:noProof/>
            <w:webHidden/>
          </w:rPr>
          <w:tab/>
        </w:r>
        <w:r>
          <w:rPr>
            <w:noProof/>
            <w:webHidden/>
          </w:rPr>
          <w:fldChar w:fldCharType="begin"/>
        </w:r>
        <w:r>
          <w:rPr>
            <w:noProof/>
            <w:webHidden/>
          </w:rPr>
          <w:instrText xml:space="preserve"> PAGEREF _Toc223448262 \h </w:instrText>
        </w:r>
        <w:r>
          <w:rPr>
            <w:noProof/>
            <w:webHidden/>
          </w:rPr>
        </w:r>
        <w:r>
          <w:rPr>
            <w:noProof/>
            <w:webHidden/>
          </w:rPr>
          <w:fldChar w:fldCharType="separate"/>
        </w:r>
        <w:r>
          <w:rPr>
            <w:noProof/>
            <w:webHidden/>
          </w:rPr>
          <w:t>86</w:t>
        </w:r>
        <w:r>
          <w:rPr>
            <w:noProof/>
            <w:webHidden/>
          </w:rPr>
          <w:fldChar w:fldCharType="end"/>
        </w:r>
      </w:hyperlink>
    </w:p>
    <w:p w14:paraId="46075BB2" w14:textId="7704FABF"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63" w:history="1">
        <w:r w:rsidRPr="00902BFF">
          <w:rPr>
            <w:rStyle w:val="Lienhypertexte"/>
            <w:noProof/>
          </w:rPr>
          <w:t>5.2.10</w:t>
        </w:r>
        <w:r>
          <w:rPr>
            <w:noProof/>
            <w:kern w:val="2"/>
            <w:sz w:val="24"/>
            <w:szCs w:val="24"/>
            <w:lang w:val="fr-FR" w:eastAsia="fr-FR"/>
            <w14:ligatures w14:val="standardContextual"/>
          </w:rPr>
          <w:tab/>
        </w:r>
        <w:r w:rsidRPr="00902BFF">
          <w:rPr>
            <w:rStyle w:val="Lienhypertexte"/>
            <w:noProof/>
          </w:rPr>
          <w:t>Ordres des missions</w:t>
        </w:r>
        <w:r>
          <w:rPr>
            <w:noProof/>
            <w:webHidden/>
          </w:rPr>
          <w:tab/>
        </w:r>
        <w:r>
          <w:rPr>
            <w:noProof/>
            <w:webHidden/>
          </w:rPr>
          <w:fldChar w:fldCharType="begin"/>
        </w:r>
        <w:r>
          <w:rPr>
            <w:noProof/>
            <w:webHidden/>
          </w:rPr>
          <w:instrText xml:space="preserve"> PAGEREF _Toc223448263 \h </w:instrText>
        </w:r>
        <w:r>
          <w:rPr>
            <w:noProof/>
            <w:webHidden/>
          </w:rPr>
        </w:r>
        <w:r>
          <w:rPr>
            <w:noProof/>
            <w:webHidden/>
          </w:rPr>
          <w:fldChar w:fldCharType="separate"/>
        </w:r>
        <w:r>
          <w:rPr>
            <w:noProof/>
            <w:webHidden/>
          </w:rPr>
          <w:t>87</w:t>
        </w:r>
        <w:r>
          <w:rPr>
            <w:noProof/>
            <w:webHidden/>
          </w:rPr>
          <w:fldChar w:fldCharType="end"/>
        </w:r>
      </w:hyperlink>
    </w:p>
    <w:p w14:paraId="23558CD0" w14:textId="4A28D8B1"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64" w:history="1">
        <w:r w:rsidRPr="00902BFF">
          <w:rPr>
            <w:rStyle w:val="Lienhypertexte"/>
            <w:noProof/>
          </w:rPr>
          <w:t>5.2.11</w:t>
        </w:r>
        <w:r>
          <w:rPr>
            <w:noProof/>
            <w:kern w:val="2"/>
            <w:sz w:val="24"/>
            <w:szCs w:val="24"/>
            <w:lang w:val="fr-FR" w:eastAsia="fr-FR"/>
            <w14:ligatures w14:val="standardContextual"/>
          </w:rPr>
          <w:tab/>
        </w:r>
        <w:r w:rsidRPr="00902BFF">
          <w:rPr>
            <w:rStyle w:val="Lienhypertexte"/>
            <w:noProof/>
          </w:rPr>
          <w:t>Demandes de papiers administratifs</w:t>
        </w:r>
        <w:r>
          <w:rPr>
            <w:noProof/>
            <w:webHidden/>
          </w:rPr>
          <w:tab/>
        </w:r>
        <w:r>
          <w:rPr>
            <w:noProof/>
            <w:webHidden/>
          </w:rPr>
          <w:fldChar w:fldCharType="begin"/>
        </w:r>
        <w:r>
          <w:rPr>
            <w:noProof/>
            <w:webHidden/>
          </w:rPr>
          <w:instrText xml:space="preserve"> PAGEREF _Toc223448264 \h </w:instrText>
        </w:r>
        <w:r>
          <w:rPr>
            <w:noProof/>
            <w:webHidden/>
          </w:rPr>
        </w:r>
        <w:r>
          <w:rPr>
            <w:noProof/>
            <w:webHidden/>
          </w:rPr>
          <w:fldChar w:fldCharType="separate"/>
        </w:r>
        <w:r>
          <w:rPr>
            <w:noProof/>
            <w:webHidden/>
          </w:rPr>
          <w:t>87</w:t>
        </w:r>
        <w:r>
          <w:rPr>
            <w:noProof/>
            <w:webHidden/>
          </w:rPr>
          <w:fldChar w:fldCharType="end"/>
        </w:r>
      </w:hyperlink>
    </w:p>
    <w:p w14:paraId="2407D68A" w14:textId="5A380E1A" w:rsidR="00A009F1" w:rsidRDefault="00A009F1">
      <w:pPr>
        <w:pStyle w:val="TM3"/>
        <w:tabs>
          <w:tab w:val="left" w:pos="1440"/>
          <w:tab w:val="right" w:leader="dot" w:pos="9638"/>
        </w:tabs>
        <w:rPr>
          <w:noProof/>
          <w:kern w:val="2"/>
          <w:sz w:val="24"/>
          <w:szCs w:val="24"/>
          <w:lang w:val="fr-FR" w:eastAsia="fr-FR"/>
          <w14:ligatures w14:val="standardContextual"/>
        </w:rPr>
      </w:pPr>
      <w:hyperlink w:anchor="_Toc223448265" w:history="1">
        <w:r w:rsidRPr="00902BFF">
          <w:rPr>
            <w:rStyle w:val="Lienhypertexte"/>
            <w:noProof/>
          </w:rPr>
          <w:t>5.2.12</w:t>
        </w:r>
        <w:r>
          <w:rPr>
            <w:noProof/>
            <w:kern w:val="2"/>
            <w:sz w:val="24"/>
            <w:szCs w:val="24"/>
            <w:lang w:val="fr-FR" w:eastAsia="fr-FR"/>
            <w14:ligatures w14:val="standardContextual"/>
          </w:rPr>
          <w:tab/>
        </w:r>
        <w:r w:rsidRPr="00902BFF">
          <w:rPr>
            <w:rStyle w:val="Lienhypertexte"/>
            <w:noProof/>
          </w:rPr>
          <w:t>Les médailles de travail</w:t>
        </w:r>
        <w:r>
          <w:rPr>
            <w:noProof/>
            <w:webHidden/>
          </w:rPr>
          <w:tab/>
        </w:r>
        <w:r>
          <w:rPr>
            <w:noProof/>
            <w:webHidden/>
          </w:rPr>
          <w:fldChar w:fldCharType="begin"/>
        </w:r>
        <w:r>
          <w:rPr>
            <w:noProof/>
            <w:webHidden/>
          </w:rPr>
          <w:instrText xml:space="preserve"> PAGEREF _Toc223448265 \h </w:instrText>
        </w:r>
        <w:r>
          <w:rPr>
            <w:noProof/>
            <w:webHidden/>
          </w:rPr>
        </w:r>
        <w:r>
          <w:rPr>
            <w:noProof/>
            <w:webHidden/>
          </w:rPr>
          <w:fldChar w:fldCharType="separate"/>
        </w:r>
        <w:r>
          <w:rPr>
            <w:noProof/>
            <w:webHidden/>
          </w:rPr>
          <w:t>87</w:t>
        </w:r>
        <w:r>
          <w:rPr>
            <w:noProof/>
            <w:webHidden/>
          </w:rPr>
          <w:fldChar w:fldCharType="end"/>
        </w:r>
      </w:hyperlink>
    </w:p>
    <w:p w14:paraId="5BBE30D7" w14:textId="19782552"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66" w:history="1">
        <w:r w:rsidRPr="00902BFF">
          <w:rPr>
            <w:rStyle w:val="Lienhypertexte"/>
            <w:noProof/>
          </w:rPr>
          <w:t>5.3</w:t>
        </w:r>
        <w:r>
          <w:rPr>
            <w:noProof/>
            <w:kern w:val="2"/>
            <w:sz w:val="24"/>
            <w:szCs w:val="24"/>
            <w:lang w:val="fr-FR" w:eastAsia="fr-FR"/>
            <w14:ligatures w14:val="standardContextual"/>
          </w:rPr>
          <w:tab/>
        </w:r>
        <w:r w:rsidRPr="00902BFF">
          <w:rPr>
            <w:rStyle w:val="Lienhypertexte"/>
            <w:noProof/>
          </w:rPr>
          <w:t>Plan De Formation</w:t>
        </w:r>
        <w:r>
          <w:rPr>
            <w:noProof/>
            <w:webHidden/>
          </w:rPr>
          <w:tab/>
        </w:r>
        <w:r>
          <w:rPr>
            <w:noProof/>
            <w:webHidden/>
          </w:rPr>
          <w:fldChar w:fldCharType="begin"/>
        </w:r>
        <w:r>
          <w:rPr>
            <w:noProof/>
            <w:webHidden/>
          </w:rPr>
          <w:instrText xml:space="preserve"> PAGEREF _Toc223448266 \h </w:instrText>
        </w:r>
        <w:r>
          <w:rPr>
            <w:noProof/>
            <w:webHidden/>
          </w:rPr>
        </w:r>
        <w:r>
          <w:rPr>
            <w:noProof/>
            <w:webHidden/>
          </w:rPr>
          <w:fldChar w:fldCharType="separate"/>
        </w:r>
        <w:r>
          <w:rPr>
            <w:noProof/>
            <w:webHidden/>
          </w:rPr>
          <w:t>88</w:t>
        </w:r>
        <w:r>
          <w:rPr>
            <w:noProof/>
            <w:webHidden/>
          </w:rPr>
          <w:fldChar w:fldCharType="end"/>
        </w:r>
      </w:hyperlink>
    </w:p>
    <w:p w14:paraId="2A64979A" w14:textId="775ECCDD"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67" w:history="1">
        <w:r w:rsidRPr="00902BFF">
          <w:rPr>
            <w:rStyle w:val="Lienhypertexte"/>
            <w:noProof/>
          </w:rPr>
          <w:t>5.4</w:t>
        </w:r>
        <w:r>
          <w:rPr>
            <w:noProof/>
            <w:kern w:val="2"/>
            <w:sz w:val="24"/>
            <w:szCs w:val="24"/>
            <w:lang w:val="fr-FR" w:eastAsia="fr-FR"/>
            <w14:ligatures w14:val="standardContextual"/>
          </w:rPr>
          <w:tab/>
        </w:r>
        <w:r w:rsidRPr="00902BFF">
          <w:rPr>
            <w:rStyle w:val="Lienhypertexte"/>
            <w:noProof/>
          </w:rPr>
          <w:t>Accompagnement vers le Départ</w:t>
        </w:r>
        <w:r>
          <w:rPr>
            <w:noProof/>
            <w:webHidden/>
          </w:rPr>
          <w:tab/>
        </w:r>
        <w:r>
          <w:rPr>
            <w:noProof/>
            <w:webHidden/>
          </w:rPr>
          <w:fldChar w:fldCharType="begin"/>
        </w:r>
        <w:r>
          <w:rPr>
            <w:noProof/>
            <w:webHidden/>
          </w:rPr>
          <w:instrText xml:space="preserve"> PAGEREF _Toc223448267 \h </w:instrText>
        </w:r>
        <w:r>
          <w:rPr>
            <w:noProof/>
            <w:webHidden/>
          </w:rPr>
        </w:r>
        <w:r>
          <w:rPr>
            <w:noProof/>
            <w:webHidden/>
          </w:rPr>
          <w:fldChar w:fldCharType="separate"/>
        </w:r>
        <w:r>
          <w:rPr>
            <w:noProof/>
            <w:webHidden/>
          </w:rPr>
          <w:t>88</w:t>
        </w:r>
        <w:r>
          <w:rPr>
            <w:noProof/>
            <w:webHidden/>
          </w:rPr>
          <w:fldChar w:fldCharType="end"/>
        </w:r>
      </w:hyperlink>
    </w:p>
    <w:p w14:paraId="7018AD35" w14:textId="3A146520"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68" w:history="1">
        <w:r w:rsidRPr="00902BFF">
          <w:rPr>
            <w:rStyle w:val="Lienhypertexte"/>
            <w:noProof/>
          </w:rPr>
          <w:t>5.4.1</w:t>
        </w:r>
        <w:r>
          <w:rPr>
            <w:noProof/>
            <w:kern w:val="2"/>
            <w:sz w:val="24"/>
            <w:szCs w:val="24"/>
            <w:lang w:val="fr-FR" w:eastAsia="fr-FR"/>
            <w14:ligatures w14:val="standardContextual"/>
          </w:rPr>
          <w:tab/>
        </w:r>
        <w:r w:rsidRPr="00902BFF">
          <w:rPr>
            <w:rStyle w:val="Lienhypertexte"/>
            <w:noProof/>
          </w:rPr>
          <w:t>Préparation à la sortie</w:t>
        </w:r>
        <w:r>
          <w:rPr>
            <w:noProof/>
            <w:webHidden/>
          </w:rPr>
          <w:tab/>
        </w:r>
        <w:r>
          <w:rPr>
            <w:noProof/>
            <w:webHidden/>
          </w:rPr>
          <w:fldChar w:fldCharType="begin"/>
        </w:r>
        <w:r>
          <w:rPr>
            <w:noProof/>
            <w:webHidden/>
          </w:rPr>
          <w:instrText xml:space="preserve"> PAGEREF _Toc223448268 \h </w:instrText>
        </w:r>
        <w:r>
          <w:rPr>
            <w:noProof/>
            <w:webHidden/>
          </w:rPr>
        </w:r>
        <w:r>
          <w:rPr>
            <w:noProof/>
            <w:webHidden/>
          </w:rPr>
          <w:fldChar w:fldCharType="separate"/>
        </w:r>
        <w:r>
          <w:rPr>
            <w:noProof/>
            <w:webHidden/>
          </w:rPr>
          <w:t>88</w:t>
        </w:r>
        <w:r>
          <w:rPr>
            <w:noProof/>
            <w:webHidden/>
          </w:rPr>
          <w:fldChar w:fldCharType="end"/>
        </w:r>
      </w:hyperlink>
    </w:p>
    <w:p w14:paraId="7DB9C848" w14:textId="119A106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69" w:history="1">
        <w:r w:rsidRPr="00902BFF">
          <w:rPr>
            <w:rStyle w:val="Lienhypertexte"/>
            <w:noProof/>
          </w:rPr>
          <w:t>5.4.2</w:t>
        </w:r>
        <w:r>
          <w:rPr>
            <w:noProof/>
            <w:kern w:val="2"/>
            <w:sz w:val="24"/>
            <w:szCs w:val="24"/>
            <w:lang w:val="fr-FR" w:eastAsia="fr-FR"/>
            <w14:ligatures w14:val="standardContextual"/>
          </w:rPr>
          <w:tab/>
        </w:r>
        <w:r w:rsidRPr="00902BFF">
          <w:rPr>
            <w:rStyle w:val="Lienhypertexte"/>
            <w:noProof/>
          </w:rPr>
          <w:t>En cas de démission:</w:t>
        </w:r>
        <w:r>
          <w:rPr>
            <w:noProof/>
            <w:webHidden/>
          </w:rPr>
          <w:tab/>
        </w:r>
        <w:r>
          <w:rPr>
            <w:noProof/>
            <w:webHidden/>
          </w:rPr>
          <w:fldChar w:fldCharType="begin"/>
        </w:r>
        <w:r>
          <w:rPr>
            <w:noProof/>
            <w:webHidden/>
          </w:rPr>
          <w:instrText xml:space="preserve"> PAGEREF _Toc223448269 \h </w:instrText>
        </w:r>
        <w:r>
          <w:rPr>
            <w:noProof/>
            <w:webHidden/>
          </w:rPr>
        </w:r>
        <w:r>
          <w:rPr>
            <w:noProof/>
            <w:webHidden/>
          </w:rPr>
          <w:fldChar w:fldCharType="separate"/>
        </w:r>
        <w:r>
          <w:rPr>
            <w:noProof/>
            <w:webHidden/>
          </w:rPr>
          <w:t>89</w:t>
        </w:r>
        <w:r>
          <w:rPr>
            <w:noProof/>
            <w:webHidden/>
          </w:rPr>
          <w:fldChar w:fldCharType="end"/>
        </w:r>
      </w:hyperlink>
    </w:p>
    <w:p w14:paraId="5B456013" w14:textId="35A101E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70" w:history="1">
        <w:r w:rsidRPr="00902BFF">
          <w:rPr>
            <w:rStyle w:val="Lienhypertexte"/>
            <w:noProof/>
          </w:rPr>
          <w:t>5.4.3</w:t>
        </w:r>
        <w:r>
          <w:rPr>
            <w:noProof/>
            <w:kern w:val="2"/>
            <w:sz w:val="24"/>
            <w:szCs w:val="24"/>
            <w:lang w:val="fr-FR" w:eastAsia="fr-FR"/>
            <w14:ligatures w14:val="standardContextual"/>
          </w:rPr>
          <w:tab/>
        </w:r>
        <w:r w:rsidRPr="00902BFF">
          <w:rPr>
            <w:rStyle w:val="Lienhypertexte"/>
            <w:noProof/>
          </w:rPr>
          <w:t>En cas de licenciement:</w:t>
        </w:r>
        <w:r>
          <w:rPr>
            <w:noProof/>
            <w:webHidden/>
          </w:rPr>
          <w:tab/>
        </w:r>
        <w:r>
          <w:rPr>
            <w:noProof/>
            <w:webHidden/>
          </w:rPr>
          <w:fldChar w:fldCharType="begin"/>
        </w:r>
        <w:r>
          <w:rPr>
            <w:noProof/>
            <w:webHidden/>
          </w:rPr>
          <w:instrText xml:space="preserve"> PAGEREF _Toc223448270 \h </w:instrText>
        </w:r>
        <w:r>
          <w:rPr>
            <w:noProof/>
            <w:webHidden/>
          </w:rPr>
        </w:r>
        <w:r>
          <w:rPr>
            <w:noProof/>
            <w:webHidden/>
          </w:rPr>
          <w:fldChar w:fldCharType="separate"/>
        </w:r>
        <w:r>
          <w:rPr>
            <w:noProof/>
            <w:webHidden/>
          </w:rPr>
          <w:t>89</w:t>
        </w:r>
        <w:r>
          <w:rPr>
            <w:noProof/>
            <w:webHidden/>
          </w:rPr>
          <w:fldChar w:fldCharType="end"/>
        </w:r>
      </w:hyperlink>
    </w:p>
    <w:p w14:paraId="0F83A4BA" w14:textId="1B982280"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71" w:history="1">
        <w:r w:rsidRPr="00902BFF">
          <w:rPr>
            <w:rStyle w:val="Lienhypertexte"/>
            <w:noProof/>
          </w:rPr>
          <w:t>5.4.4</w:t>
        </w:r>
        <w:r>
          <w:rPr>
            <w:noProof/>
            <w:kern w:val="2"/>
            <w:sz w:val="24"/>
            <w:szCs w:val="24"/>
            <w:lang w:val="fr-FR" w:eastAsia="fr-FR"/>
            <w14:ligatures w14:val="standardContextual"/>
          </w:rPr>
          <w:tab/>
        </w:r>
        <w:r w:rsidRPr="00902BFF">
          <w:rPr>
            <w:rStyle w:val="Lienhypertexte"/>
            <w:noProof/>
          </w:rPr>
          <w:t>En cas de départ négocié:</w:t>
        </w:r>
        <w:r>
          <w:rPr>
            <w:noProof/>
            <w:webHidden/>
          </w:rPr>
          <w:tab/>
        </w:r>
        <w:r>
          <w:rPr>
            <w:noProof/>
            <w:webHidden/>
          </w:rPr>
          <w:fldChar w:fldCharType="begin"/>
        </w:r>
        <w:r>
          <w:rPr>
            <w:noProof/>
            <w:webHidden/>
          </w:rPr>
          <w:instrText xml:space="preserve"> PAGEREF _Toc223448271 \h </w:instrText>
        </w:r>
        <w:r>
          <w:rPr>
            <w:noProof/>
            <w:webHidden/>
          </w:rPr>
        </w:r>
        <w:r>
          <w:rPr>
            <w:noProof/>
            <w:webHidden/>
          </w:rPr>
          <w:fldChar w:fldCharType="separate"/>
        </w:r>
        <w:r>
          <w:rPr>
            <w:noProof/>
            <w:webHidden/>
          </w:rPr>
          <w:t>89</w:t>
        </w:r>
        <w:r>
          <w:rPr>
            <w:noProof/>
            <w:webHidden/>
          </w:rPr>
          <w:fldChar w:fldCharType="end"/>
        </w:r>
      </w:hyperlink>
    </w:p>
    <w:p w14:paraId="485335A8" w14:textId="0F8DBFE3"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72" w:history="1">
        <w:r w:rsidRPr="00902BFF">
          <w:rPr>
            <w:rStyle w:val="Lienhypertexte"/>
            <w:noProof/>
          </w:rPr>
          <w:t>5.5</w:t>
        </w:r>
        <w:r>
          <w:rPr>
            <w:noProof/>
            <w:kern w:val="2"/>
            <w:sz w:val="24"/>
            <w:szCs w:val="24"/>
            <w:lang w:val="fr-FR" w:eastAsia="fr-FR"/>
            <w14:ligatures w14:val="standardContextual"/>
          </w:rPr>
          <w:tab/>
        </w:r>
        <w:r w:rsidRPr="00902BFF">
          <w:rPr>
            <w:rStyle w:val="Lienhypertexte"/>
            <w:noProof/>
          </w:rPr>
          <w:t>Procédure de Mise À Jour du Règlement Intérieur</w:t>
        </w:r>
        <w:r>
          <w:rPr>
            <w:noProof/>
            <w:webHidden/>
          </w:rPr>
          <w:tab/>
        </w:r>
        <w:r>
          <w:rPr>
            <w:noProof/>
            <w:webHidden/>
          </w:rPr>
          <w:fldChar w:fldCharType="begin"/>
        </w:r>
        <w:r>
          <w:rPr>
            <w:noProof/>
            <w:webHidden/>
          </w:rPr>
          <w:instrText xml:space="preserve"> PAGEREF _Toc223448272 \h </w:instrText>
        </w:r>
        <w:r>
          <w:rPr>
            <w:noProof/>
            <w:webHidden/>
          </w:rPr>
        </w:r>
        <w:r>
          <w:rPr>
            <w:noProof/>
            <w:webHidden/>
          </w:rPr>
          <w:fldChar w:fldCharType="separate"/>
        </w:r>
        <w:r>
          <w:rPr>
            <w:noProof/>
            <w:webHidden/>
          </w:rPr>
          <w:t>89</w:t>
        </w:r>
        <w:r>
          <w:rPr>
            <w:noProof/>
            <w:webHidden/>
          </w:rPr>
          <w:fldChar w:fldCharType="end"/>
        </w:r>
      </w:hyperlink>
    </w:p>
    <w:p w14:paraId="3B3E4FD0" w14:textId="46766EA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73" w:history="1">
        <w:r w:rsidRPr="00902BFF">
          <w:rPr>
            <w:rStyle w:val="Lienhypertexte"/>
            <w:noProof/>
          </w:rPr>
          <w:t>5.5.1</w:t>
        </w:r>
        <w:r>
          <w:rPr>
            <w:noProof/>
            <w:kern w:val="2"/>
            <w:sz w:val="24"/>
            <w:szCs w:val="24"/>
            <w:lang w:val="fr-FR" w:eastAsia="fr-FR"/>
            <w14:ligatures w14:val="standardContextual"/>
          </w:rPr>
          <w:tab/>
        </w:r>
        <w:r w:rsidRPr="00902BFF">
          <w:rPr>
            <w:rStyle w:val="Lienhypertexte"/>
            <w:noProof/>
          </w:rPr>
          <w:t>Motifs de mise à jour du Règlement Intérieur</w:t>
        </w:r>
        <w:r>
          <w:rPr>
            <w:noProof/>
            <w:webHidden/>
          </w:rPr>
          <w:tab/>
        </w:r>
        <w:r>
          <w:rPr>
            <w:noProof/>
            <w:webHidden/>
          </w:rPr>
          <w:fldChar w:fldCharType="begin"/>
        </w:r>
        <w:r>
          <w:rPr>
            <w:noProof/>
            <w:webHidden/>
          </w:rPr>
          <w:instrText xml:space="preserve"> PAGEREF _Toc223448273 \h </w:instrText>
        </w:r>
        <w:r>
          <w:rPr>
            <w:noProof/>
            <w:webHidden/>
          </w:rPr>
        </w:r>
        <w:r>
          <w:rPr>
            <w:noProof/>
            <w:webHidden/>
          </w:rPr>
          <w:fldChar w:fldCharType="separate"/>
        </w:r>
        <w:r>
          <w:rPr>
            <w:noProof/>
            <w:webHidden/>
          </w:rPr>
          <w:t>89</w:t>
        </w:r>
        <w:r>
          <w:rPr>
            <w:noProof/>
            <w:webHidden/>
          </w:rPr>
          <w:fldChar w:fldCharType="end"/>
        </w:r>
      </w:hyperlink>
    </w:p>
    <w:p w14:paraId="6088B9F9" w14:textId="08FF7539"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74" w:history="1">
        <w:r w:rsidRPr="00902BFF">
          <w:rPr>
            <w:rStyle w:val="Lienhypertexte"/>
            <w:noProof/>
          </w:rPr>
          <w:t>5.5.2</w:t>
        </w:r>
        <w:r>
          <w:rPr>
            <w:noProof/>
            <w:kern w:val="2"/>
            <w:sz w:val="24"/>
            <w:szCs w:val="24"/>
            <w:lang w:val="fr-FR" w:eastAsia="fr-FR"/>
            <w14:ligatures w14:val="standardContextual"/>
          </w:rPr>
          <w:tab/>
        </w:r>
        <w:r w:rsidRPr="00902BFF">
          <w:rPr>
            <w:rStyle w:val="Lienhypertexte"/>
            <w:noProof/>
          </w:rPr>
          <w:t>Responsabilité de la mise à jour du Règlement Intérieur</w:t>
        </w:r>
        <w:r>
          <w:rPr>
            <w:noProof/>
            <w:webHidden/>
          </w:rPr>
          <w:tab/>
        </w:r>
        <w:r>
          <w:rPr>
            <w:noProof/>
            <w:webHidden/>
          </w:rPr>
          <w:fldChar w:fldCharType="begin"/>
        </w:r>
        <w:r>
          <w:rPr>
            <w:noProof/>
            <w:webHidden/>
          </w:rPr>
          <w:instrText xml:space="preserve"> PAGEREF _Toc223448274 \h </w:instrText>
        </w:r>
        <w:r>
          <w:rPr>
            <w:noProof/>
            <w:webHidden/>
          </w:rPr>
        </w:r>
        <w:r>
          <w:rPr>
            <w:noProof/>
            <w:webHidden/>
          </w:rPr>
          <w:fldChar w:fldCharType="separate"/>
        </w:r>
        <w:r>
          <w:rPr>
            <w:noProof/>
            <w:webHidden/>
          </w:rPr>
          <w:t>89</w:t>
        </w:r>
        <w:r>
          <w:rPr>
            <w:noProof/>
            <w:webHidden/>
          </w:rPr>
          <w:fldChar w:fldCharType="end"/>
        </w:r>
      </w:hyperlink>
    </w:p>
    <w:p w14:paraId="7853765F" w14:textId="0EFBB3D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75" w:history="1">
        <w:r w:rsidRPr="00902BFF">
          <w:rPr>
            <w:rStyle w:val="Lienhypertexte"/>
            <w:noProof/>
          </w:rPr>
          <w:t>5.5.3</w:t>
        </w:r>
        <w:r>
          <w:rPr>
            <w:noProof/>
            <w:kern w:val="2"/>
            <w:sz w:val="24"/>
            <w:szCs w:val="24"/>
            <w:lang w:val="fr-FR" w:eastAsia="fr-FR"/>
            <w14:ligatures w14:val="standardContextual"/>
          </w:rPr>
          <w:tab/>
        </w:r>
        <w:r w:rsidRPr="00902BFF">
          <w:rPr>
            <w:rStyle w:val="Lienhypertexte"/>
            <w:noProof/>
          </w:rPr>
          <w:t>Méthodologie de mise à jour</w:t>
        </w:r>
        <w:r>
          <w:rPr>
            <w:noProof/>
            <w:webHidden/>
          </w:rPr>
          <w:tab/>
        </w:r>
        <w:r>
          <w:rPr>
            <w:noProof/>
            <w:webHidden/>
          </w:rPr>
          <w:fldChar w:fldCharType="begin"/>
        </w:r>
        <w:r>
          <w:rPr>
            <w:noProof/>
            <w:webHidden/>
          </w:rPr>
          <w:instrText xml:space="preserve"> PAGEREF _Toc223448275 \h </w:instrText>
        </w:r>
        <w:r>
          <w:rPr>
            <w:noProof/>
            <w:webHidden/>
          </w:rPr>
        </w:r>
        <w:r>
          <w:rPr>
            <w:noProof/>
            <w:webHidden/>
          </w:rPr>
          <w:fldChar w:fldCharType="separate"/>
        </w:r>
        <w:r>
          <w:rPr>
            <w:noProof/>
            <w:webHidden/>
          </w:rPr>
          <w:t>90</w:t>
        </w:r>
        <w:r>
          <w:rPr>
            <w:noProof/>
            <w:webHidden/>
          </w:rPr>
          <w:fldChar w:fldCharType="end"/>
        </w:r>
      </w:hyperlink>
    </w:p>
    <w:p w14:paraId="34F11073" w14:textId="5AF7822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76" w:history="1">
        <w:r w:rsidRPr="00902BFF">
          <w:rPr>
            <w:rStyle w:val="Lienhypertexte"/>
            <w:noProof/>
          </w:rPr>
          <w:t>5.5.4</w:t>
        </w:r>
        <w:r>
          <w:rPr>
            <w:noProof/>
            <w:kern w:val="2"/>
            <w:sz w:val="24"/>
            <w:szCs w:val="24"/>
            <w:lang w:val="fr-FR" w:eastAsia="fr-FR"/>
            <w14:ligatures w14:val="standardContextual"/>
          </w:rPr>
          <w:tab/>
        </w:r>
        <w:r w:rsidRPr="00902BFF">
          <w:rPr>
            <w:rStyle w:val="Lienhypertexte"/>
            <w:noProof/>
          </w:rPr>
          <w:t>Validation et diffusion du Règlement Intérieur</w:t>
        </w:r>
        <w:r>
          <w:rPr>
            <w:noProof/>
            <w:webHidden/>
          </w:rPr>
          <w:tab/>
        </w:r>
        <w:r>
          <w:rPr>
            <w:noProof/>
            <w:webHidden/>
          </w:rPr>
          <w:fldChar w:fldCharType="begin"/>
        </w:r>
        <w:r>
          <w:rPr>
            <w:noProof/>
            <w:webHidden/>
          </w:rPr>
          <w:instrText xml:space="preserve"> PAGEREF _Toc223448276 \h </w:instrText>
        </w:r>
        <w:r>
          <w:rPr>
            <w:noProof/>
            <w:webHidden/>
          </w:rPr>
        </w:r>
        <w:r>
          <w:rPr>
            <w:noProof/>
            <w:webHidden/>
          </w:rPr>
          <w:fldChar w:fldCharType="separate"/>
        </w:r>
        <w:r>
          <w:rPr>
            <w:noProof/>
            <w:webHidden/>
          </w:rPr>
          <w:t>90</w:t>
        </w:r>
        <w:r>
          <w:rPr>
            <w:noProof/>
            <w:webHidden/>
          </w:rPr>
          <w:fldChar w:fldCharType="end"/>
        </w:r>
      </w:hyperlink>
    </w:p>
    <w:p w14:paraId="1F10E206" w14:textId="7A6582E8"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77" w:history="1">
        <w:r w:rsidRPr="00902BFF">
          <w:rPr>
            <w:rStyle w:val="Lienhypertexte"/>
            <w:noProof/>
          </w:rPr>
          <w:t>5.6</w:t>
        </w:r>
        <w:r>
          <w:rPr>
            <w:noProof/>
            <w:kern w:val="2"/>
            <w:sz w:val="24"/>
            <w:szCs w:val="24"/>
            <w:lang w:val="fr-FR" w:eastAsia="fr-FR"/>
            <w14:ligatures w14:val="standardContextual"/>
          </w:rPr>
          <w:tab/>
        </w:r>
        <w:r w:rsidRPr="00902BFF">
          <w:rPr>
            <w:rStyle w:val="Lienhypertexte"/>
            <w:noProof/>
          </w:rPr>
          <w:t>Election Des Délégués Du Personnel</w:t>
        </w:r>
        <w:r>
          <w:rPr>
            <w:noProof/>
            <w:webHidden/>
          </w:rPr>
          <w:tab/>
        </w:r>
        <w:r>
          <w:rPr>
            <w:noProof/>
            <w:webHidden/>
          </w:rPr>
          <w:fldChar w:fldCharType="begin"/>
        </w:r>
        <w:r>
          <w:rPr>
            <w:noProof/>
            <w:webHidden/>
          </w:rPr>
          <w:instrText xml:space="preserve"> PAGEREF _Toc223448277 \h </w:instrText>
        </w:r>
        <w:r>
          <w:rPr>
            <w:noProof/>
            <w:webHidden/>
          </w:rPr>
        </w:r>
        <w:r>
          <w:rPr>
            <w:noProof/>
            <w:webHidden/>
          </w:rPr>
          <w:fldChar w:fldCharType="separate"/>
        </w:r>
        <w:r>
          <w:rPr>
            <w:noProof/>
            <w:webHidden/>
          </w:rPr>
          <w:t>90</w:t>
        </w:r>
        <w:r>
          <w:rPr>
            <w:noProof/>
            <w:webHidden/>
          </w:rPr>
          <w:fldChar w:fldCharType="end"/>
        </w:r>
      </w:hyperlink>
    </w:p>
    <w:p w14:paraId="65BBB647" w14:textId="19618244"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78" w:history="1">
        <w:r w:rsidRPr="00902BFF">
          <w:rPr>
            <w:rStyle w:val="Lienhypertexte"/>
            <w:noProof/>
          </w:rPr>
          <w:t>5.7</w:t>
        </w:r>
        <w:r>
          <w:rPr>
            <w:noProof/>
            <w:kern w:val="2"/>
            <w:sz w:val="24"/>
            <w:szCs w:val="24"/>
            <w:lang w:val="fr-FR" w:eastAsia="fr-FR"/>
            <w14:ligatures w14:val="standardContextual"/>
          </w:rPr>
          <w:tab/>
        </w:r>
        <w:r w:rsidRPr="00902BFF">
          <w:rPr>
            <w:rStyle w:val="Lienhypertexte"/>
            <w:noProof/>
          </w:rPr>
          <w:t>Lutte Contre les Abus</w:t>
        </w:r>
        <w:r>
          <w:rPr>
            <w:noProof/>
            <w:webHidden/>
          </w:rPr>
          <w:tab/>
        </w:r>
        <w:r>
          <w:rPr>
            <w:noProof/>
            <w:webHidden/>
          </w:rPr>
          <w:fldChar w:fldCharType="begin"/>
        </w:r>
        <w:r>
          <w:rPr>
            <w:noProof/>
            <w:webHidden/>
          </w:rPr>
          <w:instrText xml:space="preserve"> PAGEREF _Toc223448278 \h </w:instrText>
        </w:r>
        <w:r>
          <w:rPr>
            <w:noProof/>
            <w:webHidden/>
          </w:rPr>
        </w:r>
        <w:r>
          <w:rPr>
            <w:noProof/>
            <w:webHidden/>
          </w:rPr>
          <w:fldChar w:fldCharType="separate"/>
        </w:r>
        <w:r>
          <w:rPr>
            <w:noProof/>
            <w:webHidden/>
          </w:rPr>
          <w:t>91</w:t>
        </w:r>
        <w:r>
          <w:rPr>
            <w:noProof/>
            <w:webHidden/>
          </w:rPr>
          <w:fldChar w:fldCharType="end"/>
        </w:r>
      </w:hyperlink>
    </w:p>
    <w:p w14:paraId="6D4CA12D" w14:textId="40C87C41"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79" w:history="1">
        <w:r w:rsidRPr="00902BFF">
          <w:rPr>
            <w:rStyle w:val="Lienhypertexte"/>
            <w:noProof/>
          </w:rPr>
          <w:t>5.8</w:t>
        </w:r>
        <w:r>
          <w:rPr>
            <w:noProof/>
            <w:kern w:val="2"/>
            <w:sz w:val="24"/>
            <w:szCs w:val="24"/>
            <w:lang w:val="fr-FR" w:eastAsia="fr-FR"/>
            <w14:ligatures w14:val="standardContextual"/>
          </w:rPr>
          <w:tab/>
        </w:r>
        <w:r w:rsidRPr="00902BFF">
          <w:rPr>
            <w:rStyle w:val="Lienhypertexte"/>
            <w:noProof/>
          </w:rPr>
          <w:t>ANNEXES RH</w:t>
        </w:r>
        <w:r>
          <w:rPr>
            <w:noProof/>
            <w:webHidden/>
          </w:rPr>
          <w:tab/>
        </w:r>
        <w:r>
          <w:rPr>
            <w:noProof/>
            <w:webHidden/>
          </w:rPr>
          <w:fldChar w:fldCharType="begin"/>
        </w:r>
        <w:r>
          <w:rPr>
            <w:noProof/>
            <w:webHidden/>
          </w:rPr>
          <w:instrText xml:space="preserve"> PAGEREF _Toc223448279 \h </w:instrText>
        </w:r>
        <w:r>
          <w:rPr>
            <w:noProof/>
            <w:webHidden/>
          </w:rPr>
        </w:r>
        <w:r>
          <w:rPr>
            <w:noProof/>
            <w:webHidden/>
          </w:rPr>
          <w:fldChar w:fldCharType="separate"/>
        </w:r>
        <w:r>
          <w:rPr>
            <w:noProof/>
            <w:webHidden/>
          </w:rPr>
          <w:t>91</w:t>
        </w:r>
        <w:r>
          <w:rPr>
            <w:noProof/>
            <w:webHidden/>
          </w:rPr>
          <w:fldChar w:fldCharType="end"/>
        </w:r>
      </w:hyperlink>
    </w:p>
    <w:p w14:paraId="2FD01DF4" w14:textId="310312B4" w:rsidR="00A009F1" w:rsidRDefault="00A009F1">
      <w:pPr>
        <w:pStyle w:val="TM1"/>
        <w:tabs>
          <w:tab w:val="left" w:pos="440"/>
          <w:tab w:val="right" w:leader="dot" w:pos="9638"/>
        </w:tabs>
        <w:rPr>
          <w:noProof/>
          <w:kern w:val="2"/>
          <w:sz w:val="24"/>
          <w:szCs w:val="24"/>
          <w:lang w:val="fr-FR" w:eastAsia="fr-FR"/>
          <w14:ligatures w14:val="standardContextual"/>
        </w:rPr>
      </w:pPr>
      <w:hyperlink w:anchor="_Toc223448280" w:history="1">
        <w:r w:rsidRPr="00902BFF">
          <w:rPr>
            <w:rStyle w:val="Lienhypertexte"/>
            <w:noProof/>
          </w:rPr>
          <w:t>6</w:t>
        </w:r>
        <w:r>
          <w:rPr>
            <w:noProof/>
            <w:kern w:val="2"/>
            <w:sz w:val="24"/>
            <w:szCs w:val="24"/>
            <w:lang w:val="fr-FR" w:eastAsia="fr-FR"/>
            <w14:ligatures w14:val="standardContextual"/>
          </w:rPr>
          <w:tab/>
        </w:r>
        <w:r w:rsidRPr="00902BFF">
          <w:rPr>
            <w:rStyle w:val="Lienhypertexte"/>
            <w:noProof/>
          </w:rPr>
          <w:t>PROCEDURE ADMINISTRATIVE ET LOGISTIQUE</w:t>
        </w:r>
        <w:r>
          <w:rPr>
            <w:noProof/>
            <w:webHidden/>
          </w:rPr>
          <w:tab/>
        </w:r>
        <w:r>
          <w:rPr>
            <w:noProof/>
            <w:webHidden/>
          </w:rPr>
          <w:fldChar w:fldCharType="begin"/>
        </w:r>
        <w:r>
          <w:rPr>
            <w:noProof/>
            <w:webHidden/>
          </w:rPr>
          <w:instrText xml:space="preserve"> PAGEREF _Toc223448280 \h </w:instrText>
        </w:r>
        <w:r>
          <w:rPr>
            <w:noProof/>
            <w:webHidden/>
          </w:rPr>
        </w:r>
        <w:r>
          <w:rPr>
            <w:noProof/>
            <w:webHidden/>
          </w:rPr>
          <w:fldChar w:fldCharType="separate"/>
        </w:r>
        <w:r>
          <w:rPr>
            <w:noProof/>
            <w:webHidden/>
          </w:rPr>
          <w:t>93</w:t>
        </w:r>
        <w:r>
          <w:rPr>
            <w:noProof/>
            <w:webHidden/>
          </w:rPr>
          <w:fldChar w:fldCharType="end"/>
        </w:r>
      </w:hyperlink>
    </w:p>
    <w:p w14:paraId="5E19F4FA" w14:textId="0CEEF080"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81" w:history="1">
        <w:r w:rsidRPr="00902BFF">
          <w:rPr>
            <w:rStyle w:val="Lienhypertexte"/>
            <w:noProof/>
          </w:rPr>
          <w:t>6.1</w:t>
        </w:r>
        <w:r>
          <w:rPr>
            <w:noProof/>
            <w:kern w:val="2"/>
            <w:sz w:val="24"/>
            <w:szCs w:val="24"/>
            <w:lang w:val="fr-FR" w:eastAsia="fr-FR"/>
            <w14:ligatures w14:val="standardContextual"/>
          </w:rPr>
          <w:tab/>
        </w:r>
        <w:r w:rsidRPr="00902BFF">
          <w:rPr>
            <w:rStyle w:val="Lienhypertexte"/>
            <w:noProof/>
          </w:rPr>
          <w:t>Gestion administrative et logistique</w:t>
        </w:r>
        <w:r>
          <w:rPr>
            <w:noProof/>
            <w:webHidden/>
          </w:rPr>
          <w:tab/>
        </w:r>
        <w:r>
          <w:rPr>
            <w:noProof/>
            <w:webHidden/>
          </w:rPr>
          <w:fldChar w:fldCharType="begin"/>
        </w:r>
        <w:r>
          <w:rPr>
            <w:noProof/>
            <w:webHidden/>
          </w:rPr>
          <w:instrText xml:space="preserve"> PAGEREF _Toc223448281 \h </w:instrText>
        </w:r>
        <w:r>
          <w:rPr>
            <w:noProof/>
            <w:webHidden/>
          </w:rPr>
        </w:r>
        <w:r>
          <w:rPr>
            <w:noProof/>
            <w:webHidden/>
          </w:rPr>
          <w:fldChar w:fldCharType="separate"/>
        </w:r>
        <w:r>
          <w:rPr>
            <w:noProof/>
            <w:webHidden/>
          </w:rPr>
          <w:t>93</w:t>
        </w:r>
        <w:r>
          <w:rPr>
            <w:noProof/>
            <w:webHidden/>
          </w:rPr>
          <w:fldChar w:fldCharType="end"/>
        </w:r>
      </w:hyperlink>
    </w:p>
    <w:p w14:paraId="24D804C5" w14:textId="514D861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82" w:history="1">
        <w:r w:rsidRPr="00902BFF">
          <w:rPr>
            <w:rStyle w:val="Lienhypertexte"/>
            <w:noProof/>
          </w:rPr>
          <w:t>6.1.1</w:t>
        </w:r>
        <w:r>
          <w:rPr>
            <w:noProof/>
            <w:kern w:val="2"/>
            <w:sz w:val="24"/>
            <w:szCs w:val="24"/>
            <w:lang w:val="fr-FR" w:eastAsia="fr-FR"/>
            <w14:ligatures w14:val="standardContextual"/>
          </w:rPr>
          <w:tab/>
        </w:r>
        <w:r w:rsidRPr="00902BFF">
          <w:rPr>
            <w:rStyle w:val="Lienhypertexte"/>
            <w:noProof/>
          </w:rPr>
          <w:t>Contrats et conventions</w:t>
        </w:r>
        <w:r>
          <w:rPr>
            <w:noProof/>
            <w:webHidden/>
          </w:rPr>
          <w:tab/>
        </w:r>
        <w:r>
          <w:rPr>
            <w:noProof/>
            <w:webHidden/>
          </w:rPr>
          <w:fldChar w:fldCharType="begin"/>
        </w:r>
        <w:r>
          <w:rPr>
            <w:noProof/>
            <w:webHidden/>
          </w:rPr>
          <w:instrText xml:space="preserve"> PAGEREF _Toc223448282 \h </w:instrText>
        </w:r>
        <w:r>
          <w:rPr>
            <w:noProof/>
            <w:webHidden/>
          </w:rPr>
        </w:r>
        <w:r>
          <w:rPr>
            <w:noProof/>
            <w:webHidden/>
          </w:rPr>
          <w:fldChar w:fldCharType="separate"/>
        </w:r>
        <w:r>
          <w:rPr>
            <w:noProof/>
            <w:webHidden/>
          </w:rPr>
          <w:t>93</w:t>
        </w:r>
        <w:r>
          <w:rPr>
            <w:noProof/>
            <w:webHidden/>
          </w:rPr>
          <w:fldChar w:fldCharType="end"/>
        </w:r>
      </w:hyperlink>
    </w:p>
    <w:p w14:paraId="0E3BCD44" w14:textId="79812D9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83" w:history="1">
        <w:r w:rsidRPr="00902BFF">
          <w:rPr>
            <w:rStyle w:val="Lienhypertexte"/>
            <w:noProof/>
          </w:rPr>
          <w:t>6.1.1.1</w:t>
        </w:r>
        <w:r>
          <w:rPr>
            <w:noProof/>
            <w:kern w:val="2"/>
            <w:sz w:val="24"/>
            <w:szCs w:val="24"/>
            <w:lang w:val="fr-FR" w:eastAsia="fr-FR"/>
            <w14:ligatures w14:val="standardContextual"/>
          </w:rPr>
          <w:tab/>
        </w:r>
        <w:r w:rsidRPr="00902BFF">
          <w:rPr>
            <w:rStyle w:val="Lienhypertexte"/>
            <w:noProof/>
          </w:rPr>
          <w:t>Subvention matérielles ou travaux à destination des collèges partenaires:</w:t>
        </w:r>
        <w:r>
          <w:rPr>
            <w:noProof/>
            <w:webHidden/>
          </w:rPr>
          <w:tab/>
        </w:r>
        <w:r>
          <w:rPr>
            <w:noProof/>
            <w:webHidden/>
          </w:rPr>
          <w:fldChar w:fldCharType="begin"/>
        </w:r>
        <w:r>
          <w:rPr>
            <w:noProof/>
            <w:webHidden/>
          </w:rPr>
          <w:instrText xml:space="preserve"> PAGEREF _Toc223448283 \h </w:instrText>
        </w:r>
        <w:r>
          <w:rPr>
            <w:noProof/>
            <w:webHidden/>
          </w:rPr>
        </w:r>
        <w:r>
          <w:rPr>
            <w:noProof/>
            <w:webHidden/>
          </w:rPr>
          <w:fldChar w:fldCharType="separate"/>
        </w:r>
        <w:r>
          <w:rPr>
            <w:noProof/>
            <w:webHidden/>
          </w:rPr>
          <w:t>93</w:t>
        </w:r>
        <w:r>
          <w:rPr>
            <w:noProof/>
            <w:webHidden/>
          </w:rPr>
          <w:fldChar w:fldCharType="end"/>
        </w:r>
      </w:hyperlink>
    </w:p>
    <w:p w14:paraId="273E590F" w14:textId="339E4B78"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84" w:history="1">
        <w:r w:rsidRPr="00902BFF">
          <w:rPr>
            <w:rStyle w:val="Lienhypertexte"/>
            <w:noProof/>
          </w:rPr>
          <w:t>6.1.1.2</w:t>
        </w:r>
        <w:r>
          <w:rPr>
            <w:noProof/>
            <w:kern w:val="2"/>
            <w:sz w:val="24"/>
            <w:szCs w:val="24"/>
            <w:lang w:val="fr-FR" w:eastAsia="fr-FR"/>
            <w14:ligatures w14:val="standardContextual"/>
          </w:rPr>
          <w:tab/>
        </w:r>
        <w:r w:rsidRPr="00902BFF">
          <w:rPr>
            <w:rStyle w:val="Lienhypertexte"/>
            <w:noProof/>
          </w:rPr>
          <w:t>Subvention aux Cantines Scolaires (CASCO):</w:t>
        </w:r>
        <w:r>
          <w:rPr>
            <w:noProof/>
            <w:webHidden/>
          </w:rPr>
          <w:tab/>
        </w:r>
        <w:r>
          <w:rPr>
            <w:noProof/>
            <w:webHidden/>
          </w:rPr>
          <w:fldChar w:fldCharType="begin"/>
        </w:r>
        <w:r>
          <w:rPr>
            <w:noProof/>
            <w:webHidden/>
          </w:rPr>
          <w:instrText xml:space="preserve"> PAGEREF _Toc223448284 \h </w:instrText>
        </w:r>
        <w:r>
          <w:rPr>
            <w:noProof/>
            <w:webHidden/>
          </w:rPr>
        </w:r>
        <w:r>
          <w:rPr>
            <w:noProof/>
            <w:webHidden/>
          </w:rPr>
          <w:fldChar w:fldCharType="separate"/>
        </w:r>
        <w:r>
          <w:rPr>
            <w:noProof/>
            <w:webHidden/>
          </w:rPr>
          <w:t>93</w:t>
        </w:r>
        <w:r>
          <w:rPr>
            <w:noProof/>
            <w:webHidden/>
          </w:rPr>
          <w:fldChar w:fldCharType="end"/>
        </w:r>
      </w:hyperlink>
    </w:p>
    <w:p w14:paraId="1DEB6680" w14:textId="5EE7E26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85" w:history="1">
        <w:r w:rsidRPr="00902BFF">
          <w:rPr>
            <w:rStyle w:val="Lienhypertexte"/>
            <w:noProof/>
          </w:rPr>
          <w:t>6.1.2</w:t>
        </w:r>
        <w:r>
          <w:rPr>
            <w:noProof/>
            <w:kern w:val="2"/>
            <w:sz w:val="24"/>
            <w:szCs w:val="24"/>
            <w:lang w:val="fr-FR" w:eastAsia="fr-FR"/>
            <w14:ligatures w14:val="standardContextual"/>
          </w:rPr>
          <w:tab/>
        </w:r>
        <w:r w:rsidRPr="00902BFF">
          <w:rPr>
            <w:rStyle w:val="Lienhypertexte"/>
            <w:noProof/>
          </w:rPr>
          <w:t>Gestion des Affaires foncières</w:t>
        </w:r>
        <w:r>
          <w:rPr>
            <w:noProof/>
            <w:webHidden/>
          </w:rPr>
          <w:tab/>
        </w:r>
        <w:r>
          <w:rPr>
            <w:noProof/>
            <w:webHidden/>
          </w:rPr>
          <w:fldChar w:fldCharType="begin"/>
        </w:r>
        <w:r>
          <w:rPr>
            <w:noProof/>
            <w:webHidden/>
          </w:rPr>
          <w:instrText xml:space="preserve"> PAGEREF _Toc223448285 \h </w:instrText>
        </w:r>
        <w:r>
          <w:rPr>
            <w:noProof/>
            <w:webHidden/>
          </w:rPr>
        </w:r>
        <w:r>
          <w:rPr>
            <w:noProof/>
            <w:webHidden/>
          </w:rPr>
          <w:fldChar w:fldCharType="separate"/>
        </w:r>
        <w:r>
          <w:rPr>
            <w:noProof/>
            <w:webHidden/>
          </w:rPr>
          <w:t>94</w:t>
        </w:r>
        <w:r>
          <w:rPr>
            <w:noProof/>
            <w:webHidden/>
          </w:rPr>
          <w:fldChar w:fldCharType="end"/>
        </w:r>
      </w:hyperlink>
    </w:p>
    <w:p w14:paraId="6AC7EC01" w14:textId="0DA4974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86" w:history="1">
        <w:r w:rsidRPr="00902BFF">
          <w:rPr>
            <w:rStyle w:val="Lienhypertexte"/>
            <w:noProof/>
          </w:rPr>
          <w:t>6.1.3</w:t>
        </w:r>
        <w:r>
          <w:rPr>
            <w:noProof/>
            <w:kern w:val="2"/>
            <w:sz w:val="24"/>
            <w:szCs w:val="24"/>
            <w:lang w:val="fr-FR" w:eastAsia="fr-FR"/>
            <w14:ligatures w14:val="standardContextual"/>
          </w:rPr>
          <w:tab/>
        </w:r>
        <w:r w:rsidRPr="00902BFF">
          <w:rPr>
            <w:rStyle w:val="Lienhypertexte"/>
            <w:noProof/>
          </w:rPr>
          <w:t>Gestion des biens matériels</w:t>
        </w:r>
        <w:r>
          <w:rPr>
            <w:noProof/>
            <w:webHidden/>
          </w:rPr>
          <w:tab/>
        </w:r>
        <w:r>
          <w:rPr>
            <w:noProof/>
            <w:webHidden/>
          </w:rPr>
          <w:fldChar w:fldCharType="begin"/>
        </w:r>
        <w:r>
          <w:rPr>
            <w:noProof/>
            <w:webHidden/>
          </w:rPr>
          <w:instrText xml:space="preserve"> PAGEREF _Toc223448286 \h </w:instrText>
        </w:r>
        <w:r>
          <w:rPr>
            <w:noProof/>
            <w:webHidden/>
          </w:rPr>
        </w:r>
        <w:r>
          <w:rPr>
            <w:noProof/>
            <w:webHidden/>
          </w:rPr>
          <w:fldChar w:fldCharType="separate"/>
        </w:r>
        <w:r>
          <w:rPr>
            <w:noProof/>
            <w:webHidden/>
          </w:rPr>
          <w:t>94</w:t>
        </w:r>
        <w:r>
          <w:rPr>
            <w:noProof/>
            <w:webHidden/>
          </w:rPr>
          <w:fldChar w:fldCharType="end"/>
        </w:r>
      </w:hyperlink>
    </w:p>
    <w:p w14:paraId="12B5C259" w14:textId="3976B5F5"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87" w:history="1">
        <w:r w:rsidRPr="00902BFF">
          <w:rPr>
            <w:rStyle w:val="Lienhypertexte"/>
            <w:noProof/>
          </w:rPr>
          <w:t>6.1.4</w:t>
        </w:r>
        <w:r>
          <w:rPr>
            <w:noProof/>
            <w:kern w:val="2"/>
            <w:sz w:val="24"/>
            <w:szCs w:val="24"/>
            <w:lang w:val="fr-FR" w:eastAsia="fr-FR"/>
            <w14:ligatures w14:val="standardContextual"/>
          </w:rPr>
          <w:tab/>
        </w:r>
        <w:r w:rsidRPr="00902BFF">
          <w:rPr>
            <w:rStyle w:val="Lienhypertexte"/>
            <w:noProof/>
          </w:rPr>
          <w:t>Transport: navettes et flotte véhicules</w:t>
        </w:r>
        <w:r>
          <w:rPr>
            <w:noProof/>
            <w:webHidden/>
          </w:rPr>
          <w:tab/>
        </w:r>
        <w:r>
          <w:rPr>
            <w:noProof/>
            <w:webHidden/>
          </w:rPr>
          <w:fldChar w:fldCharType="begin"/>
        </w:r>
        <w:r>
          <w:rPr>
            <w:noProof/>
            <w:webHidden/>
          </w:rPr>
          <w:instrText xml:space="preserve"> PAGEREF _Toc223448287 \h </w:instrText>
        </w:r>
        <w:r>
          <w:rPr>
            <w:noProof/>
            <w:webHidden/>
          </w:rPr>
        </w:r>
        <w:r>
          <w:rPr>
            <w:noProof/>
            <w:webHidden/>
          </w:rPr>
          <w:fldChar w:fldCharType="separate"/>
        </w:r>
        <w:r>
          <w:rPr>
            <w:noProof/>
            <w:webHidden/>
          </w:rPr>
          <w:t>99</w:t>
        </w:r>
        <w:r>
          <w:rPr>
            <w:noProof/>
            <w:webHidden/>
          </w:rPr>
          <w:fldChar w:fldCharType="end"/>
        </w:r>
      </w:hyperlink>
    </w:p>
    <w:p w14:paraId="61ED9E08" w14:textId="21CE7AE3"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88" w:history="1">
        <w:r w:rsidRPr="00902BFF">
          <w:rPr>
            <w:rStyle w:val="Lienhypertexte"/>
            <w:noProof/>
          </w:rPr>
          <w:t>6.1.4.1</w:t>
        </w:r>
        <w:r>
          <w:rPr>
            <w:noProof/>
            <w:kern w:val="2"/>
            <w:sz w:val="24"/>
            <w:szCs w:val="24"/>
            <w:lang w:val="fr-FR" w:eastAsia="fr-FR"/>
            <w14:ligatures w14:val="standardContextual"/>
          </w:rPr>
          <w:tab/>
        </w:r>
        <w:r w:rsidRPr="00902BFF">
          <w:rPr>
            <w:rStyle w:val="Lienhypertexte"/>
            <w:noProof/>
          </w:rPr>
          <w:t>Navette</w:t>
        </w:r>
        <w:r>
          <w:rPr>
            <w:noProof/>
            <w:webHidden/>
          </w:rPr>
          <w:tab/>
        </w:r>
        <w:r>
          <w:rPr>
            <w:noProof/>
            <w:webHidden/>
          </w:rPr>
          <w:fldChar w:fldCharType="begin"/>
        </w:r>
        <w:r>
          <w:rPr>
            <w:noProof/>
            <w:webHidden/>
          </w:rPr>
          <w:instrText xml:space="preserve"> PAGEREF _Toc223448288 \h </w:instrText>
        </w:r>
        <w:r>
          <w:rPr>
            <w:noProof/>
            <w:webHidden/>
          </w:rPr>
        </w:r>
        <w:r>
          <w:rPr>
            <w:noProof/>
            <w:webHidden/>
          </w:rPr>
          <w:fldChar w:fldCharType="separate"/>
        </w:r>
        <w:r>
          <w:rPr>
            <w:noProof/>
            <w:webHidden/>
          </w:rPr>
          <w:t>100</w:t>
        </w:r>
        <w:r>
          <w:rPr>
            <w:noProof/>
            <w:webHidden/>
          </w:rPr>
          <w:fldChar w:fldCharType="end"/>
        </w:r>
      </w:hyperlink>
    </w:p>
    <w:p w14:paraId="73D4809B" w14:textId="6F82862E"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89" w:history="1">
        <w:r w:rsidRPr="00902BFF">
          <w:rPr>
            <w:rStyle w:val="Lienhypertexte"/>
            <w:noProof/>
          </w:rPr>
          <w:t>6.1.4.2</w:t>
        </w:r>
        <w:r>
          <w:rPr>
            <w:noProof/>
            <w:kern w:val="2"/>
            <w:sz w:val="24"/>
            <w:szCs w:val="24"/>
            <w:lang w:val="fr-FR" w:eastAsia="fr-FR"/>
            <w14:ligatures w14:val="standardContextual"/>
          </w:rPr>
          <w:tab/>
        </w:r>
        <w:r w:rsidRPr="00902BFF">
          <w:rPr>
            <w:rStyle w:val="Lienhypertexte"/>
            <w:noProof/>
          </w:rPr>
          <w:t>Véhicules de fonction et véhicules de service</w:t>
        </w:r>
        <w:r>
          <w:rPr>
            <w:noProof/>
            <w:webHidden/>
          </w:rPr>
          <w:tab/>
        </w:r>
        <w:r>
          <w:rPr>
            <w:noProof/>
            <w:webHidden/>
          </w:rPr>
          <w:fldChar w:fldCharType="begin"/>
        </w:r>
        <w:r>
          <w:rPr>
            <w:noProof/>
            <w:webHidden/>
          </w:rPr>
          <w:instrText xml:space="preserve"> PAGEREF _Toc223448289 \h </w:instrText>
        </w:r>
        <w:r>
          <w:rPr>
            <w:noProof/>
            <w:webHidden/>
          </w:rPr>
        </w:r>
        <w:r>
          <w:rPr>
            <w:noProof/>
            <w:webHidden/>
          </w:rPr>
          <w:fldChar w:fldCharType="separate"/>
        </w:r>
        <w:r>
          <w:rPr>
            <w:noProof/>
            <w:webHidden/>
          </w:rPr>
          <w:t>100</w:t>
        </w:r>
        <w:r>
          <w:rPr>
            <w:noProof/>
            <w:webHidden/>
          </w:rPr>
          <w:fldChar w:fldCharType="end"/>
        </w:r>
      </w:hyperlink>
    </w:p>
    <w:p w14:paraId="3A56A322" w14:textId="48353D9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90" w:history="1">
        <w:r w:rsidRPr="00902BFF">
          <w:rPr>
            <w:rStyle w:val="Lienhypertexte"/>
            <w:noProof/>
          </w:rPr>
          <w:t>6.1.5</w:t>
        </w:r>
        <w:r>
          <w:rPr>
            <w:noProof/>
            <w:kern w:val="2"/>
            <w:sz w:val="24"/>
            <w:szCs w:val="24"/>
            <w:lang w:val="fr-FR" w:eastAsia="fr-FR"/>
            <w14:ligatures w14:val="standardContextual"/>
          </w:rPr>
          <w:tab/>
        </w:r>
        <w:r w:rsidRPr="00902BFF">
          <w:rPr>
            <w:rStyle w:val="Lienhypertexte"/>
            <w:noProof/>
          </w:rPr>
          <w:t>Procédure du Système d'information (SI)</w:t>
        </w:r>
        <w:r>
          <w:rPr>
            <w:noProof/>
            <w:webHidden/>
          </w:rPr>
          <w:tab/>
        </w:r>
        <w:r>
          <w:rPr>
            <w:noProof/>
            <w:webHidden/>
          </w:rPr>
          <w:fldChar w:fldCharType="begin"/>
        </w:r>
        <w:r>
          <w:rPr>
            <w:noProof/>
            <w:webHidden/>
          </w:rPr>
          <w:instrText xml:space="preserve"> PAGEREF _Toc223448290 \h </w:instrText>
        </w:r>
        <w:r>
          <w:rPr>
            <w:noProof/>
            <w:webHidden/>
          </w:rPr>
        </w:r>
        <w:r>
          <w:rPr>
            <w:noProof/>
            <w:webHidden/>
          </w:rPr>
          <w:fldChar w:fldCharType="separate"/>
        </w:r>
        <w:r>
          <w:rPr>
            <w:noProof/>
            <w:webHidden/>
          </w:rPr>
          <w:t>106</w:t>
        </w:r>
        <w:r>
          <w:rPr>
            <w:noProof/>
            <w:webHidden/>
          </w:rPr>
          <w:fldChar w:fldCharType="end"/>
        </w:r>
      </w:hyperlink>
    </w:p>
    <w:p w14:paraId="28BD2DB0" w14:textId="1C477993"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91" w:history="1">
        <w:r w:rsidRPr="00902BFF">
          <w:rPr>
            <w:rStyle w:val="Lienhypertexte"/>
            <w:noProof/>
          </w:rPr>
          <w:t>6.1.5.1</w:t>
        </w:r>
        <w:r>
          <w:rPr>
            <w:noProof/>
            <w:kern w:val="2"/>
            <w:sz w:val="24"/>
            <w:szCs w:val="24"/>
            <w:lang w:val="fr-FR" w:eastAsia="fr-FR"/>
            <w14:ligatures w14:val="standardContextual"/>
          </w:rPr>
          <w:tab/>
        </w:r>
        <w:r w:rsidRPr="00902BFF">
          <w:rPr>
            <w:rStyle w:val="Lienhypertexte"/>
            <w:noProof/>
          </w:rPr>
          <w:t>Définition des moyens informatiques</w:t>
        </w:r>
        <w:r>
          <w:rPr>
            <w:noProof/>
            <w:webHidden/>
          </w:rPr>
          <w:tab/>
        </w:r>
        <w:r>
          <w:rPr>
            <w:noProof/>
            <w:webHidden/>
          </w:rPr>
          <w:fldChar w:fldCharType="begin"/>
        </w:r>
        <w:r>
          <w:rPr>
            <w:noProof/>
            <w:webHidden/>
          </w:rPr>
          <w:instrText xml:space="preserve"> PAGEREF _Toc223448291 \h </w:instrText>
        </w:r>
        <w:r>
          <w:rPr>
            <w:noProof/>
            <w:webHidden/>
          </w:rPr>
        </w:r>
        <w:r>
          <w:rPr>
            <w:noProof/>
            <w:webHidden/>
          </w:rPr>
          <w:fldChar w:fldCharType="separate"/>
        </w:r>
        <w:r>
          <w:rPr>
            <w:noProof/>
            <w:webHidden/>
          </w:rPr>
          <w:t>106</w:t>
        </w:r>
        <w:r>
          <w:rPr>
            <w:noProof/>
            <w:webHidden/>
          </w:rPr>
          <w:fldChar w:fldCharType="end"/>
        </w:r>
      </w:hyperlink>
    </w:p>
    <w:p w14:paraId="7C8E86B6" w14:textId="608CFD5F"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292" w:history="1">
        <w:r w:rsidRPr="00902BFF">
          <w:rPr>
            <w:rStyle w:val="Lienhypertexte"/>
            <w:noProof/>
          </w:rPr>
          <w:t>6.1.5.2</w:t>
        </w:r>
        <w:r>
          <w:rPr>
            <w:noProof/>
            <w:kern w:val="2"/>
            <w:sz w:val="24"/>
            <w:szCs w:val="24"/>
            <w:lang w:val="fr-FR" w:eastAsia="fr-FR"/>
            <w14:ligatures w14:val="standardContextual"/>
          </w:rPr>
          <w:tab/>
        </w:r>
        <w:r w:rsidRPr="00902BFF">
          <w:rPr>
            <w:rStyle w:val="Lienhypertexte"/>
            <w:noProof/>
          </w:rPr>
          <w:t>Politique de sécurité de Systèmes d'information</w:t>
        </w:r>
        <w:r>
          <w:rPr>
            <w:noProof/>
            <w:webHidden/>
          </w:rPr>
          <w:tab/>
        </w:r>
        <w:r>
          <w:rPr>
            <w:noProof/>
            <w:webHidden/>
          </w:rPr>
          <w:fldChar w:fldCharType="begin"/>
        </w:r>
        <w:r>
          <w:rPr>
            <w:noProof/>
            <w:webHidden/>
          </w:rPr>
          <w:instrText xml:space="preserve"> PAGEREF _Toc223448292 \h </w:instrText>
        </w:r>
        <w:r>
          <w:rPr>
            <w:noProof/>
            <w:webHidden/>
          </w:rPr>
        </w:r>
        <w:r>
          <w:rPr>
            <w:noProof/>
            <w:webHidden/>
          </w:rPr>
          <w:fldChar w:fldCharType="separate"/>
        </w:r>
        <w:r>
          <w:rPr>
            <w:noProof/>
            <w:webHidden/>
          </w:rPr>
          <w:t>106</w:t>
        </w:r>
        <w:r>
          <w:rPr>
            <w:noProof/>
            <w:webHidden/>
          </w:rPr>
          <w:fldChar w:fldCharType="end"/>
        </w:r>
      </w:hyperlink>
    </w:p>
    <w:p w14:paraId="02D2E2CA" w14:textId="22E7636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93" w:history="1">
        <w:r w:rsidRPr="00902BFF">
          <w:rPr>
            <w:rStyle w:val="Lienhypertexte"/>
            <w:noProof/>
          </w:rPr>
          <w:t>6.1.6</w:t>
        </w:r>
        <w:r>
          <w:rPr>
            <w:noProof/>
            <w:kern w:val="2"/>
            <w:sz w:val="24"/>
            <w:szCs w:val="24"/>
            <w:lang w:val="fr-FR" w:eastAsia="fr-FR"/>
            <w14:ligatures w14:val="standardContextual"/>
          </w:rPr>
          <w:tab/>
        </w:r>
        <w:r w:rsidRPr="00902BFF">
          <w:rPr>
            <w:rStyle w:val="Lienhypertexte"/>
            <w:noProof/>
          </w:rPr>
          <w:t>Procédure de gestion des travaux – Service Logistique</w:t>
        </w:r>
        <w:r>
          <w:rPr>
            <w:noProof/>
            <w:webHidden/>
          </w:rPr>
          <w:tab/>
        </w:r>
        <w:r>
          <w:rPr>
            <w:noProof/>
            <w:webHidden/>
          </w:rPr>
          <w:fldChar w:fldCharType="begin"/>
        </w:r>
        <w:r>
          <w:rPr>
            <w:noProof/>
            <w:webHidden/>
          </w:rPr>
          <w:instrText xml:space="preserve"> PAGEREF _Toc223448293 \h </w:instrText>
        </w:r>
        <w:r>
          <w:rPr>
            <w:noProof/>
            <w:webHidden/>
          </w:rPr>
        </w:r>
        <w:r>
          <w:rPr>
            <w:noProof/>
            <w:webHidden/>
          </w:rPr>
          <w:fldChar w:fldCharType="separate"/>
        </w:r>
        <w:r>
          <w:rPr>
            <w:noProof/>
            <w:webHidden/>
          </w:rPr>
          <w:t>107</w:t>
        </w:r>
        <w:r>
          <w:rPr>
            <w:noProof/>
            <w:webHidden/>
          </w:rPr>
          <w:fldChar w:fldCharType="end"/>
        </w:r>
      </w:hyperlink>
    </w:p>
    <w:p w14:paraId="6F531DCC" w14:textId="3C705E4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94" w:history="1">
        <w:r w:rsidRPr="00902BFF">
          <w:rPr>
            <w:rStyle w:val="Lienhypertexte"/>
            <w:noProof/>
          </w:rPr>
          <w:t>6.1.7</w:t>
        </w:r>
        <w:r>
          <w:rPr>
            <w:noProof/>
            <w:kern w:val="2"/>
            <w:sz w:val="24"/>
            <w:szCs w:val="24"/>
            <w:lang w:val="fr-FR" w:eastAsia="fr-FR"/>
            <w14:ligatures w14:val="standardContextual"/>
          </w:rPr>
          <w:tab/>
        </w:r>
        <w:r w:rsidRPr="00902BFF">
          <w:rPr>
            <w:rStyle w:val="Lienhypertexte"/>
            <w:noProof/>
          </w:rPr>
          <w:t>Archivage des documents</w:t>
        </w:r>
        <w:r>
          <w:rPr>
            <w:noProof/>
            <w:webHidden/>
          </w:rPr>
          <w:tab/>
        </w:r>
        <w:r>
          <w:rPr>
            <w:noProof/>
            <w:webHidden/>
          </w:rPr>
          <w:fldChar w:fldCharType="begin"/>
        </w:r>
        <w:r>
          <w:rPr>
            <w:noProof/>
            <w:webHidden/>
          </w:rPr>
          <w:instrText xml:space="preserve"> PAGEREF _Toc223448294 \h </w:instrText>
        </w:r>
        <w:r>
          <w:rPr>
            <w:noProof/>
            <w:webHidden/>
          </w:rPr>
        </w:r>
        <w:r>
          <w:rPr>
            <w:noProof/>
            <w:webHidden/>
          </w:rPr>
          <w:fldChar w:fldCharType="separate"/>
        </w:r>
        <w:r>
          <w:rPr>
            <w:noProof/>
            <w:webHidden/>
          </w:rPr>
          <w:t>110</w:t>
        </w:r>
        <w:r>
          <w:rPr>
            <w:noProof/>
            <w:webHidden/>
          </w:rPr>
          <w:fldChar w:fldCharType="end"/>
        </w:r>
      </w:hyperlink>
    </w:p>
    <w:p w14:paraId="62AB00B6" w14:textId="5C7EAD38" w:rsidR="00A009F1" w:rsidRDefault="00A009F1">
      <w:pPr>
        <w:pStyle w:val="TM1"/>
        <w:tabs>
          <w:tab w:val="left" w:pos="440"/>
          <w:tab w:val="right" w:leader="dot" w:pos="9638"/>
        </w:tabs>
        <w:rPr>
          <w:noProof/>
          <w:kern w:val="2"/>
          <w:sz w:val="24"/>
          <w:szCs w:val="24"/>
          <w:lang w:val="fr-FR" w:eastAsia="fr-FR"/>
          <w14:ligatures w14:val="standardContextual"/>
        </w:rPr>
      </w:pPr>
      <w:hyperlink w:anchor="_Toc223448295" w:history="1">
        <w:r w:rsidRPr="00902BFF">
          <w:rPr>
            <w:rStyle w:val="Lienhypertexte"/>
            <w:noProof/>
          </w:rPr>
          <w:t>7</w:t>
        </w:r>
        <w:r>
          <w:rPr>
            <w:noProof/>
            <w:kern w:val="2"/>
            <w:sz w:val="24"/>
            <w:szCs w:val="24"/>
            <w:lang w:val="fr-FR" w:eastAsia="fr-FR"/>
            <w14:ligatures w14:val="standardContextual"/>
          </w:rPr>
          <w:tab/>
        </w:r>
        <w:r w:rsidRPr="00902BFF">
          <w:rPr>
            <w:rStyle w:val="Lienhypertexte"/>
            <w:noProof/>
          </w:rPr>
          <w:t>PROCEDURE DE GESTION FINANCIERE</w:t>
        </w:r>
        <w:r>
          <w:rPr>
            <w:noProof/>
            <w:webHidden/>
          </w:rPr>
          <w:tab/>
        </w:r>
        <w:r>
          <w:rPr>
            <w:noProof/>
            <w:webHidden/>
          </w:rPr>
          <w:fldChar w:fldCharType="begin"/>
        </w:r>
        <w:r>
          <w:rPr>
            <w:noProof/>
            <w:webHidden/>
          </w:rPr>
          <w:instrText xml:space="preserve"> PAGEREF _Toc223448295 \h </w:instrText>
        </w:r>
        <w:r>
          <w:rPr>
            <w:noProof/>
            <w:webHidden/>
          </w:rPr>
        </w:r>
        <w:r>
          <w:rPr>
            <w:noProof/>
            <w:webHidden/>
          </w:rPr>
          <w:fldChar w:fldCharType="separate"/>
        </w:r>
        <w:r>
          <w:rPr>
            <w:noProof/>
            <w:webHidden/>
          </w:rPr>
          <w:t>111</w:t>
        </w:r>
        <w:r>
          <w:rPr>
            <w:noProof/>
            <w:webHidden/>
          </w:rPr>
          <w:fldChar w:fldCharType="end"/>
        </w:r>
      </w:hyperlink>
    </w:p>
    <w:p w14:paraId="554742B9" w14:textId="53CED97C"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296" w:history="1">
        <w:r w:rsidRPr="00902BFF">
          <w:rPr>
            <w:rStyle w:val="Lienhypertexte"/>
            <w:noProof/>
          </w:rPr>
          <w:t>7.1</w:t>
        </w:r>
        <w:r>
          <w:rPr>
            <w:noProof/>
            <w:kern w:val="2"/>
            <w:sz w:val="24"/>
            <w:szCs w:val="24"/>
            <w:lang w:val="fr-FR" w:eastAsia="fr-FR"/>
            <w14:ligatures w14:val="standardContextual"/>
          </w:rPr>
          <w:tab/>
        </w:r>
        <w:r w:rsidRPr="00902BFF">
          <w:rPr>
            <w:rStyle w:val="Lienhypertexte"/>
            <w:noProof/>
          </w:rPr>
          <w:t>Gestion budgétaire et financière</w:t>
        </w:r>
        <w:r>
          <w:rPr>
            <w:noProof/>
            <w:webHidden/>
          </w:rPr>
          <w:tab/>
        </w:r>
        <w:r>
          <w:rPr>
            <w:noProof/>
            <w:webHidden/>
          </w:rPr>
          <w:fldChar w:fldCharType="begin"/>
        </w:r>
        <w:r>
          <w:rPr>
            <w:noProof/>
            <w:webHidden/>
          </w:rPr>
          <w:instrText xml:space="preserve"> PAGEREF _Toc223448296 \h </w:instrText>
        </w:r>
        <w:r>
          <w:rPr>
            <w:noProof/>
            <w:webHidden/>
          </w:rPr>
        </w:r>
        <w:r>
          <w:rPr>
            <w:noProof/>
            <w:webHidden/>
          </w:rPr>
          <w:fldChar w:fldCharType="separate"/>
        </w:r>
        <w:r>
          <w:rPr>
            <w:noProof/>
            <w:webHidden/>
          </w:rPr>
          <w:t>111</w:t>
        </w:r>
        <w:r>
          <w:rPr>
            <w:noProof/>
            <w:webHidden/>
          </w:rPr>
          <w:fldChar w:fldCharType="end"/>
        </w:r>
      </w:hyperlink>
    </w:p>
    <w:p w14:paraId="29D78FAC" w14:textId="09B0CDF9"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97" w:history="1">
        <w:r w:rsidRPr="00902BFF">
          <w:rPr>
            <w:rStyle w:val="Lienhypertexte"/>
            <w:noProof/>
          </w:rPr>
          <w:t>7.1.1</w:t>
        </w:r>
        <w:r>
          <w:rPr>
            <w:noProof/>
            <w:kern w:val="2"/>
            <w:sz w:val="24"/>
            <w:szCs w:val="24"/>
            <w:lang w:val="fr-FR" w:eastAsia="fr-FR"/>
            <w14:ligatures w14:val="standardContextual"/>
          </w:rPr>
          <w:tab/>
        </w:r>
        <w:r w:rsidRPr="00902BFF">
          <w:rPr>
            <w:rStyle w:val="Lienhypertexte"/>
            <w:noProof/>
          </w:rPr>
          <w:t>Compte en banque de CERES</w:t>
        </w:r>
        <w:r>
          <w:rPr>
            <w:noProof/>
            <w:webHidden/>
          </w:rPr>
          <w:tab/>
        </w:r>
        <w:r>
          <w:rPr>
            <w:noProof/>
            <w:webHidden/>
          </w:rPr>
          <w:fldChar w:fldCharType="begin"/>
        </w:r>
        <w:r>
          <w:rPr>
            <w:noProof/>
            <w:webHidden/>
          </w:rPr>
          <w:instrText xml:space="preserve"> PAGEREF _Toc223448297 \h </w:instrText>
        </w:r>
        <w:r>
          <w:rPr>
            <w:noProof/>
            <w:webHidden/>
          </w:rPr>
        </w:r>
        <w:r>
          <w:rPr>
            <w:noProof/>
            <w:webHidden/>
          </w:rPr>
          <w:fldChar w:fldCharType="separate"/>
        </w:r>
        <w:r>
          <w:rPr>
            <w:noProof/>
            <w:webHidden/>
          </w:rPr>
          <w:t>111</w:t>
        </w:r>
        <w:r>
          <w:rPr>
            <w:noProof/>
            <w:webHidden/>
          </w:rPr>
          <w:fldChar w:fldCharType="end"/>
        </w:r>
      </w:hyperlink>
    </w:p>
    <w:p w14:paraId="4DAF7281" w14:textId="7E7C140E"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98" w:history="1">
        <w:r w:rsidRPr="00902BFF">
          <w:rPr>
            <w:rStyle w:val="Lienhypertexte"/>
            <w:noProof/>
          </w:rPr>
          <w:t>7.1.2</w:t>
        </w:r>
        <w:r>
          <w:rPr>
            <w:noProof/>
            <w:kern w:val="2"/>
            <w:sz w:val="24"/>
            <w:szCs w:val="24"/>
            <w:lang w:val="fr-FR" w:eastAsia="fr-FR"/>
            <w14:ligatures w14:val="standardContextual"/>
          </w:rPr>
          <w:tab/>
        </w:r>
        <w:r w:rsidRPr="00902BFF">
          <w:rPr>
            <w:rStyle w:val="Lienhypertexte"/>
            <w:noProof/>
          </w:rPr>
          <w:t>Gestion des produits</w:t>
        </w:r>
        <w:r>
          <w:rPr>
            <w:noProof/>
            <w:webHidden/>
          </w:rPr>
          <w:tab/>
        </w:r>
        <w:r>
          <w:rPr>
            <w:noProof/>
            <w:webHidden/>
          </w:rPr>
          <w:fldChar w:fldCharType="begin"/>
        </w:r>
        <w:r>
          <w:rPr>
            <w:noProof/>
            <w:webHidden/>
          </w:rPr>
          <w:instrText xml:space="preserve"> PAGEREF _Toc223448298 \h </w:instrText>
        </w:r>
        <w:r>
          <w:rPr>
            <w:noProof/>
            <w:webHidden/>
          </w:rPr>
        </w:r>
        <w:r>
          <w:rPr>
            <w:noProof/>
            <w:webHidden/>
          </w:rPr>
          <w:fldChar w:fldCharType="separate"/>
        </w:r>
        <w:r>
          <w:rPr>
            <w:noProof/>
            <w:webHidden/>
          </w:rPr>
          <w:t>111</w:t>
        </w:r>
        <w:r>
          <w:rPr>
            <w:noProof/>
            <w:webHidden/>
          </w:rPr>
          <w:fldChar w:fldCharType="end"/>
        </w:r>
      </w:hyperlink>
    </w:p>
    <w:p w14:paraId="5EC8A178" w14:textId="0137EBB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299" w:history="1">
        <w:r w:rsidRPr="00902BFF">
          <w:rPr>
            <w:rStyle w:val="Lienhypertexte"/>
            <w:noProof/>
          </w:rPr>
          <w:t>7.1.3</w:t>
        </w:r>
        <w:r>
          <w:rPr>
            <w:noProof/>
            <w:kern w:val="2"/>
            <w:sz w:val="24"/>
            <w:szCs w:val="24"/>
            <w:lang w:val="fr-FR" w:eastAsia="fr-FR"/>
            <w14:ligatures w14:val="standardContextual"/>
          </w:rPr>
          <w:tab/>
        </w:r>
        <w:r w:rsidRPr="00902BFF">
          <w:rPr>
            <w:rStyle w:val="Lienhypertexte"/>
            <w:noProof/>
          </w:rPr>
          <w:t>Gestion budgétaire</w:t>
        </w:r>
        <w:r>
          <w:rPr>
            <w:noProof/>
            <w:webHidden/>
          </w:rPr>
          <w:tab/>
        </w:r>
        <w:r>
          <w:rPr>
            <w:noProof/>
            <w:webHidden/>
          </w:rPr>
          <w:fldChar w:fldCharType="begin"/>
        </w:r>
        <w:r>
          <w:rPr>
            <w:noProof/>
            <w:webHidden/>
          </w:rPr>
          <w:instrText xml:space="preserve"> PAGEREF _Toc223448299 \h </w:instrText>
        </w:r>
        <w:r>
          <w:rPr>
            <w:noProof/>
            <w:webHidden/>
          </w:rPr>
        </w:r>
        <w:r>
          <w:rPr>
            <w:noProof/>
            <w:webHidden/>
          </w:rPr>
          <w:fldChar w:fldCharType="separate"/>
        </w:r>
        <w:r>
          <w:rPr>
            <w:noProof/>
            <w:webHidden/>
          </w:rPr>
          <w:t>111</w:t>
        </w:r>
        <w:r>
          <w:rPr>
            <w:noProof/>
            <w:webHidden/>
          </w:rPr>
          <w:fldChar w:fldCharType="end"/>
        </w:r>
      </w:hyperlink>
    </w:p>
    <w:p w14:paraId="51E753EE" w14:textId="6E3598F1"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300" w:history="1">
        <w:r w:rsidRPr="00902BFF">
          <w:rPr>
            <w:rStyle w:val="Lienhypertexte"/>
            <w:noProof/>
          </w:rPr>
          <w:t>7.2</w:t>
        </w:r>
        <w:r>
          <w:rPr>
            <w:noProof/>
            <w:kern w:val="2"/>
            <w:sz w:val="24"/>
            <w:szCs w:val="24"/>
            <w:lang w:val="fr-FR" w:eastAsia="fr-FR"/>
            <w14:ligatures w14:val="standardContextual"/>
          </w:rPr>
          <w:tab/>
        </w:r>
        <w:r w:rsidRPr="00902BFF">
          <w:rPr>
            <w:rStyle w:val="Lienhypertexte"/>
            <w:noProof/>
          </w:rPr>
          <w:t>Procédure d’achat et de dépenses</w:t>
        </w:r>
        <w:r>
          <w:rPr>
            <w:noProof/>
            <w:webHidden/>
          </w:rPr>
          <w:tab/>
        </w:r>
        <w:r>
          <w:rPr>
            <w:noProof/>
            <w:webHidden/>
          </w:rPr>
          <w:fldChar w:fldCharType="begin"/>
        </w:r>
        <w:r>
          <w:rPr>
            <w:noProof/>
            <w:webHidden/>
          </w:rPr>
          <w:instrText xml:space="preserve"> PAGEREF _Toc223448300 \h </w:instrText>
        </w:r>
        <w:r>
          <w:rPr>
            <w:noProof/>
            <w:webHidden/>
          </w:rPr>
        </w:r>
        <w:r>
          <w:rPr>
            <w:noProof/>
            <w:webHidden/>
          </w:rPr>
          <w:fldChar w:fldCharType="separate"/>
        </w:r>
        <w:r>
          <w:rPr>
            <w:noProof/>
            <w:webHidden/>
          </w:rPr>
          <w:t>112</w:t>
        </w:r>
        <w:r>
          <w:rPr>
            <w:noProof/>
            <w:webHidden/>
          </w:rPr>
          <w:fldChar w:fldCharType="end"/>
        </w:r>
      </w:hyperlink>
    </w:p>
    <w:p w14:paraId="328BBB69" w14:textId="438DED9F"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01" w:history="1">
        <w:r w:rsidRPr="00902BFF">
          <w:rPr>
            <w:rStyle w:val="Lienhypertexte"/>
            <w:noProof/>
          </w:rPr>
          <w:t>7.2.1</w:t>
        </w:r>
        <w:r>
          <w:rPr>
            <w:noProof/>
            <w:kern w:val="2"/>
            <w:sz w:val="24"/>
            <w:szCs w:val="24"/>
            <w:lang w:val="fr-FR" w:eastAsia="fr-FR"/>
            <w14:ligatures w14:val="standardContextual"/>
          </w:rPr>
          <w:tab/>
        </w:r>
        <w:r w:rsidRPr="00902BFF">
          <w:rPr>
            <w:rStyle w:val="Lienhypertexte"/>
            <w:noProof/>
          </w:rPr>
          <w:t>Procédure d’achat</w:t>
        </w:r>
        <w:r>
          <w:rPr>
            <w:noProof/>
            <w:webHidden/>
          </w:rPr>
          <w:tab/>
        </w:r>
        <w:r>
          <w:rPr>
            <w:noProof/>
            <w:webHidden/>
          </w:rPr>
          <w:fldChar w:fldCharType="begin"/>
        </w:r>
        <w:r>
          <w:rPr>
            <w:noProof/>
            <w:webHidden/>
          </w:rPr>
          <w:instrText xml:space="preserve"> PAGEREF _Toc223448301 \h </w:instrText>
        </w:r>
        <w:r>
          <w:rPr>
            <w:noProof/>
            <w:webHidden/>
          </w:rPr>
        </w:r>
        <w:r>
          <w:rPr>
            <w:noProof/>
            <w:webHidden/>
          </w:rPr>
          <w:fldChar w:fldCharType="separate"/>
        </w:r>
        <w:r>
          <w:rPr>
            <w:noProof/>
            <w:webHidden/>
          </w:rPr>
          <w:t>112</w:t>
        </w:r>
        <w:r>
          <w:rPr>
            <w:noProof/>
            <w:webHidden/>
          </w:rPr>
          <w:fldChar w:fldCharType="end"/>
        </w:r>
      </w:hyperlink>
    </w:p>
    <w:p w14:paraId="35A17ED7" w14:textId="0F4D6AF5"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02" w:history="1">
        <w:r w:rsidRPr="00902BFF">
          <w:rPr>
            <w:rStyle w:val="Lienhypertexte"/>
            <w:noProof/>
          </w:rPr>
          <w:t>7.2.2</w:t>
        </w:r>
        <w:r>
          <w:rPr>
            <w:noProof/>
            <w:kern w:val="2"/>
            <w:sz w:val="24"/>
            <w:szCs w:val="24"/>
            <w:lang w:val="fr-FR" w:eastAsia="fr-FR"/>
            <w14:ligatures w14:val="standardContextual"/>
          </w:rPr>
          <w:tab/>
        </w:r>
        <w:r w:rsidRPr="00902BFF">
          <w:rPr>
            <w:rStyle w:val="Lienhypertexte"/>
            <w:noProof/>
          </w:rPr>
          <w:t>Moyens de paiement</w:t>
        </w:r>
        <w:r>
          <w:rPr>
            <w:noProof/>
            <w:webHidden/>
          </w:rPr>
          <w:tab/>
        </w:r>
        <w:r>
          <w:rPr>
            <w:noProof/>
            <w:webHidden/>
          </w:rPr>
          <w:fldChar w:fldCharType="begin"/>
        </w:r>
        <w:r>
          <w:rPr>
            <w:noProof/>
            <w:webHidden/>
          </w:rPr>
          <w:instrText xml:space="preserve"> PAGEREF _Toc223448302 \h </w:instrText>
        </w:r>
        <w:r>
          <w:rPr>
            <w:noProof/>
            <w:webHidden/>
          </w:rPr>
        </w:r>
        <w:r>
          <w:rPr>
            <w:noProof/>
            <w:webHidden/>
          </w:rPr>
          <w:fldChar w:fldCharType="separate"/>
        </w:r>
        <w:r>
          <w:rPr>
            <w:noProof/>
            <w:webHidden/>
          </w:rPr>
          <w:t>117</w:t>
        </w:r>
        <w:r>
          <w:rPr>
            <w:noProof/>
            <w:webHidden/>
          </w:rPr>
          <w:fldChar w:fldCharType="end"/>
        </w:r>
      </w:hyperlink>
    </w:p>
    <w:p w14:paraId="0F8BD3D4" w14:textId="11A56A32"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03" w:history="1">
        <w:r w:rsidRPr="00902BFF">
          <w:rPr>
            <w:rStyle w:val="Lienhypertexte"/>
            <w:noProof/>
          </w:rPr>
          <w:t>7.2.2.1</w:t>
        </w:r>
        <w:r>
          <w:rPr>
            <w:noProof/>
            <w:kern w:val="2"/>
            <w:sz w:val="24"/>
            <w:szCs w:val="24"/>
            <w:lang w:val="fr-FR" w:eastAsia="fr-FR"/>
            <w14:ligatures w14:val="standardContextual"/>
          </w:rPr>
          <w:tab/>
        </w:r>
        <w:r w:rsidRPr="00902BFF">
          <w:rPr>
            <w:rStyle w:val="Lienhypertexte"/>
            <w:noProof/>
          </w:rPr>
          <w:t>Paiement par chèque:</w:t>
        </w:r>
        <w:r>
          <w:rPr>
            <w:noProof/>
            <w:webHidden/>
          </w:rPr>
          <w:tab/>
        </w:r>
        <w:r>
          <w:rPr>
            <w:noProof/>
            <w:webHidden/>
          </w:rPr>
          <w:fldChar w:fldCharType="begin"/>
        </w:r>
        <w:r>
          <w:rPr>
            <w:noProof/>
            <w:webHidden/>
          </w:rPr>
          <w:instrText xml:space="preserve"> PAGEREF _Toc223448303 \h </w:instrText>
        </w:r>
        <w:r>
          <w:rPr>
            <w:noProof/>
            <w:webHidden/>
          </w:rPr>
        </w:r>
        <w:r>
          <w:rPr>
            <w:noProof/>
            <w:webHidden/>
          </w:rPr>
          <w:fldChar w:fldCharType="separate"/>
        </w:r>
        <w:r>
          <w:rPr>
            <w:noProof/>
            <w:webHidden/>
          </w:rPr>
          <w:t>118</w:t>
        </w:r>
        <w:r>
          <w:rPr>
            <w:noProof/>
            <w:webHidden/>
          </w:rPr>
          <w:fldChar w:fldCharType="end"/>
        </w:r>
      </w:hyperlink>
    </w:p>
    <w:p w14:paraId="024A17B4" w14:textId="03A96C4F"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04" w:history="1">
        <w:r w:rsidRPr="00902BFF">
          <w:rPr>
            <w:rStyle w:val="Lienhypertexte"/>
            <w:noProof/>
          </w:rPr>
          <w:t>7.2.2.2</w:t>
        </w:r>
        <w:r>
          <w:rPr>
            <w:noProof/>
            <w:kern w:val="2"/>
            <w:sz w:val="24"/>
            <w:szCs w:val="24"/>
            <w:lang w:val="fr-FR" w:eastAsia="fr-FR"/>
            <w14:ligatures w14:val="standardContextual"/>
          </w:rPr>
          <w:tab/>
        </w:r>
        <w:r w:rsidRPr="00902BFF">
          <w:rPr>
            <w:rStyle w:val="Lienhypertexte"/>
            <w:noProof/>
          </w:rPr>
          <w:t>Paiement par virement bancaire:</w:t>
        </w:r>
        <w:r>
          <w:rPr>
            <w:noProof/>
            <w:webHidden/>
          </w:rPr>
          <w:tab/>
        </w:r>
        <w:r>
          <w:rPr>
            <w:noProof/>
            <w:webHidden/>
          </w:rPr>
          <w:fldChar w:fldCharType="begin"/>
        </w:r>
        <w:r>
          <w:rPr>
            <w:noProof/>
            <w:webHidden/>
          </w:rPr>
          <w:instrText xml:space="preserve"> PAGEREF _Toc223448304 \h </w:instrText>
        </w:r>
        <w:r>
          <w:rPr>
            <w:noProof/>
            <w:webHidden/>
          </w:rPr>
        </w:r>
        <w:r>
          <w:rPr>
            <w:noProof/>
            <w:webHidden/>
          </w:rPr>
          <w:fldChar w:fldCharType="separate"/>
        </w:r>
        <w:r>
          <w:rPr>
            <w:noProof/>
            <w:webHidden/>
          </w:rPr>
          <w:t>118</w:t>
        </w:r>
        <w:r>
          <w:rPr>
            <w:noProof/>
            <w:webHidden/>
          </w:rPr>
          <w:fldChar w:fldCharType="end"/>
        </w:r>
      </w:hyperlink>
    </w:p>
    <w:p w14:paraId="6F7C03E5" w14:textId="22D93FE4"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05" w:history="1">
        <w:r w:rsidRPr="00902BFF">
          <w:rPr>
            <w:rStyle w:val="Lienhypertexte"/>
            <w:noProof/>
          </w:rPr>
          <w:t>7.2.2.3</w:t>
        </w:r>
        <w:r>
          <w:rPr>
            <w:noProof/>
            <w:kern w:val="2"/>
            <w:sz w:val="24"/>
            <w:szCs w:val="24"/>
            <w:lang w:val="fr-FR" w:eastAsia="fr-FR"/>
            <w14:ligatures w14:val="standardContextual"/>
          </w:rPr>
          <w:tab/>
        </w:r>
        <w:r w:rsidRPr="00902BFF">
          <w:rPr>
            <w:rStyle w:val="Lienhypertexte"/>
            <w:noProof/>
          </w:rPr>
          <w:t>Accès en ligne au compte bancaire:</w:t>
        </w:r>
        <w:r>
          <w:rPr>
            <w:noProof/>
            <w:webHidden/>
          </w:rPr>
          <w:tab/>
        </w:r>
        <w:r>
          <w:rPr>
            <w:noProof/>
            <w:webHidden/>
          </w:rPr>
          <w:fldChar w:fldCharType="begin"/>
        </w:r>
        <w:r>
          <w:rPr>
            <w:noProof/>
            <w:webHidden/>
          </w:rPr>
          <w:instrText xml:space="preserve"> PAGEREF _Toc223448305 \h </w:instrText>
        </w:r>
        <w:r>
          <w:rPr>
            <w:noProof/>
            <w:webHidden/>
          </w:rPr>
        </w:r>
        <w:r>
          <w:rPr>
            <w:noProof/>
            <w:webHidden/>
          </w:rPr>
          <w:fldChar w:fldCharType="separate"/>
        </w:r>
        <w:r>
          <w:rPr>
            <w:noProof/>
            <w:webHidden/>
          </w:rPr>
          <w:t>118</w:t>
        </w:r>
        <w:r>
          <w:rPr>
            <w:noProof/>
            <w:webHidden/>
          </w:rPr>
          <w:fldChar w:fldCharType="end"/>
        </w:r>
      </w:hyperlink>
    </w:p>
    <w:p w14:paraId="03AE482E" w14:textId="30EC41B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06" w:history="1">
        <w:r w:rsidRPr="00902BFF">
          <w:rPr>
            <w:rStyle w:val="Lienhypertexte"/>
            <w:noProof/>
          </w:rPr>
          <w:t>7.2.3</w:t>
        </w:r>
        <w:r>
          <w:rPr>
            <w:noProof/>
            <w:kern w:val="2"/>
            <w:sz w:val="24"/>
            <w:szCs w:val="24"/>
            <w:lang w:val="fr-FR" w:eastAsia="fr-FR"/>
            <w14:ligatures w14:val="standardContextual"/>
          </w:rPr>
          <w:tab/>
        </w:r>
        <w:r w:rsidRPr="00902BFF">
          <w:rPr>
            <w:rStyle w:val="Lienhypertexte"/>
            <w:noProof/>
          </w:rPr>
          <w:t>Intendance élèves et salariés</w:t>
        </w:r>
        <w:r>
          <w:rPr>
            <w:noProof/>
            <w:webHidden/>
          </w:rPr>
          <w:tab/>
        </w:r>
        <w:r>
          <w:rPr>
            <w:noProof/>
            <w:webHidden/>
          </w:rPr>
          <w:fldChar w:fldCharType="begin"/>
        </w:r>
        <w:r>
          <w:rPr>
            <w:noProof/>
            <w:webHidden/>
          </w:rPr>
          <w:instrText xml:space="preserve"> PAGEREF _Toc223448306 \h </w:instrText>
        </w:r>
        <w:r>
          <w:rPr>
            <w:noProof/>
            <w:webHidden/>
          </w:rPr>
        </w:r>
        <w:r>
          <w:rPr>
            <w:noProof/>
            <w:webHidden/>
          </w:rPr>
          <w:fldChar w:fldCharType="separate"/>
        </w:r>
        <w:r>
          <w:rPr>
            <w:noProof/>
            <w:webHidden/>
          </w:rPr>
          <w:t>118</w:t>
        </w:r>
        <w:r>
          <w:rPr>
            <w:noProof/>
            <w:webHidden/>
          </w:rPr>
          <w:fldChar w:fldCharType="end"/>
        </w:r>
      </w:hyperlink>
    </w:p>
    <w:p w14:paraId="5013CAFA" w14:textId="54815DDD"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07" w:history="1">
        <w:r w:rsidRPr="00902BFF">
          <w:rPr>
            <w:rStyle w:val="Lienhypertexte"/>
            <w:noProof/>
          </w:rPr>
          <w:t>7.2.3.1</w:t>
        </w:r>
        <w:r>
          <w:rPr>
            <w:noProof/>
            <w:kern w:val="2"/>
            <w:sz w:val="24"/>
            <w:szCs w:val="24"/>
            <w:lang w:val="fr-FR" w:eastAsia="fr-FR"/>
            <w14:ligatures w14:val="standardContextual"/>
          </w:rPr>
          <w:tab/>
        </w:r>
        <w:r w:rsidRPr="00902BFF">
          <w:rPr>
            <w:rStyle w:val="Lienhypertexte"/>
            <w:noProof/>
          </w:rPr>
          <w:t>Processus d’achat intendances</w:t>
        </w:r>
        <w:r>
          <w:rPr>
            <w:noProof/>
            <w:webHidden/>
          </w:rPr>
          <w:tab/>
        </w:r>
        <w:r>
          <w:rPr>
            <w:noProof/>
            <w:webHidden/>
          </w:rPr>
          <w:fldChar w:fldCharType="begin"/>
        </w:r>
        <w:r>
          <w:rPr>
            <w:noProof/>
            <w:webHidden/>
          </w:rPr>
          <w:instrText xml:space="preserve"> PAGEREF _Toc223448307 \h </w:instrText>
        </w:r>
        <w:r>
          <w:rPr>
            <w:noProof/>
            <w:webHidden/>
          </w:rPr>
        </w:r>
        <w:r>
          <w:rPr>
            <w:noProof/>
            <w:webHidden/>
          </w:rPr>
          <w:fldChar w:fldCharType="separate"/>
        </w:r>
        <w:r>
          <w:rPr>
            <w:noProof/>
            <w:webHidden/>
          </w:rPr>
          <w:t>118</w:t>
        </w:r>
        <w:r>
          <w:rPr>
            <w:noProof/>
            <w:webHidden/>
          </w:rPr>
          <w:fldChar w:fldCharType="end"/>
        </w:r>
      </w:hyperlink>
    </w:p>
    <w:p w14:paraId="225EB07D" w14:textId="0F0B950E"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08" w:history="1">
        <w:r w:rsidRPr="00902BFF">
          <w:rPr>
            <w:rStyle w:val="Lienhypertexte"/>
            <w:noProof/>
          </w:rPr>
          <w:t>7.2.3.2</w:t>
        </w:r>
        <w:r>
          <w:rPr>
            <w:noProof/>
            <w:kern w:val="2"/>
            <w:sz w:val="24"/>
            <w:szCs w:val="24"/>
            <w:lang w:val="fr-FR" w:eastAsia="fr-FR"/>
            <w14:ligatures w14:val="standardContextual"/>
          </w:rPr>
          <w:tab/>
        </w:r>
        <w:r w:rsidRPr="00902BFF">
          <w:rPr>
            <w:rStyle w:val="Lienhypertexte"/>
            <w:noProof/>
          </w:rPr>
          <w:t>Les procédures de réception et validation intendances</w:t>
        </w:r>
        <w:r>
          <w:rPr>
            <w:noProof/>
            <w:webHidden/>
          </w:rPr>
          <w:tab/>
        </w:r>
        <w:r>
          <w:rPr>
            <w:noProof/>
            <w:webHidden/>
          </w:rPr>
          <w:fldChar w:fldCharType="begin"/>
        </w:r>
        <w:r>
          <w:rPr>
            <w:noProof/>
            <w:webHidden/>
          </w:rPr>
          <w:instrText xml:space="preserve"> PAGEREF _Toc223448308 \h </w:instrText>
        </w:r>
        <w:r>
          <w:rPr>
            <w:noProof/>
            <w:webHidden/>
          </w:rPr>
        </w:r>
        <w:r>
          <w:rPr>
            <w:noProof/>
            <w:webHidden/>
          </w:rPr>
          <w:fldChar w:fldCharType="separate"/>
        </w:r>
        <w:r>
          <w:rPr>
            <w:noProof/>
            <w:webHidden/>
          </w:rPr>
          <w:t>120</w:t>
        </w:r>
        <w:r>
          <w:rPr>
            <w:noProof/>
            <w:webHidden/>
          </w:rPr>
          <w:fldChar w:fldCharType="end"/>
        </w:r>
      </w:hyperlink>
    </w:p>
    <w:p w14:paraId="25A572D2" w14:textId="2A2E52A0"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09" w:history="1">
        <w:r w:rsidRPr="00902BFF">
          <w:rPr>
            <w:rStyle w:val="Lienhypertexte"/>
            <w:noProof/>
          </w:rPr>
          <w:t>7.2.4</w:t>
        </w:r>
        <w:r>
          <w:rPr>
            <w:noProof/>
            <w:kern w:val="2"/>
            <w:sz w:val="24"/>
            <w:szCs w:val="24"/>
            <w:lang w:val="fr-FR" w:eastAsia="fr-FR"/>
            <w14:ligatures w14:val="standardContextual"/>
          </w:rPr>
          <w:tab/>
        </w:r>
        <w:r w:rsidRPr="00902BFF">
          <w:rPr>
            <w:rStyle w:val="Lienhypertexte"/>
            <w:noProof/>
          </w:rPr>
          <w:t>Modalité de paiement des Personnes Ressources et des salariés</w:t>
        </w:r>
        <w:r>
          <w:rPr>
            <w:noProof/>
            <w:webHidden/>
          </w:rPr>
          <w:tab/>
        </w:r>
        <w:r>
          <w:rPr>
            <w:noProof/>
            <w:webHidden/>
          </w:rPr>
          <w:fldChar w:fldCharType="begin"/>
        </w:r>
        <w:r>
          <w:rPr>
            <w:noProof/>
            <w:webHidden/>
          </w:rPr>
          <w:instrText xml:space="preserve"> PAGEREF _Toc223448309 \h </w:instrText>
        </w:r>
        <w:r>
          <w:rPr>
            <w:noProof/>
            <w:webHidden/>
          </w:rPr>
        </w:r>
        <w:r>
          <w:rPr>
            <w:noProof/>
            <w:webHidden/>
          </w:rPr>
          <w:fldChar w:fldCharType="separate"/>
        </w:r>
        <w:r>
          <w:rPr>
            <w:noProof/>
            <w:webHidden/>
          </w:rPr>
          <w:t>120</w:t>
        </w:r>
        <w:r>
          <w:rPr>
            <w:noProof/>
            <w:webHidden/>
          </w:rPr>
          <w:fldChar w:fldCharType="end"/>
        </w:r>
      </w:hyperlink>
    </w:p>
    <w:p w14:paraId="573299BC" w14:textId="6D90811E"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10" w:history="1">
        <w:r w:rsidRPr="00902BFF">
          <w:rPr>
            <w:rStyle w:val="Lienhypertexte"/>
            <w:noProof/>
          </w:rPr>
          <w:t>7.2.4.1</w:t>
        </w:r>
        <w:r>
          <w:rPr>
            <w:noProof/>
            <w:kern w:val="2"/>
            <w:sz w:val="24"/>
            <w:szCs w:val="24"/>
            <w:lang w:val="fr-FR" w:eastAsia="fr-FR"/>
            <w14:ligatures w14:val="standardContextual"/>
          </w:rPr>
          <w:tab/>
        </w:r>
        <w:r w:rsidRPr="00902BFF">
          <w:rPr>
            <w:rStyle w:val="Lienhypertexte"/>
            <w:noProof/>
          </w:rPr>
          <w:t>Indemnités des personnes ressources</w:t>
        </w:r>
        <w:r>
          <w:rPr>
            <w:noProof/>
            <w:webHidden/>
          </w:rPr>
          <w:tab/>
        </w:r>
        <w:r>
          <w:rPr>
            <w:noProof/>
            <w:webHidden/>
          </w:rPr>
          <w:fldChar w:fldCharType="begin"/>
        </w:r>
        <w:r>
          <w:rPr>
            <w:noProof/>
            <w:webHidden/>
          </w:rPr>
          <w:instrText xml:space="preserve"> PAGEREF _Toc223448310 \h </w:instrText>
        </w:r>
        <w:r>
          <w:rPr>
            <w:noProof/>
            <w:webHidden/>
          </w:rPr>
        </w:r>
        <w:r>
          <w:rPr>
            <w:noProof/>
            <w:webHidden/>
          </w:rPr>
          <w:fldChar w:fldCharType="separate"/>
        </w:r>
        <w:r>
          <w:rPr>
            <w:noProof/>
            <w:webHidden/>
          </w:rPr>
          <w:t>120</w:t>
        </w:r>
        <w:r>
          <w:rPr>
            <w:noProof/>
            <w:webHidden/>
          </w:rPr>
          <w:fldChar w:fldCharType="end"/>
        </w:r>
      </w:hyperlink>
    </w:p>
    <w:p w14:paraId="4B40AB05" w14:textId="799FB52A"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11" w:history="1">
        <w:r w:rsidRPr="00902BFF">
          <w:rPr>
            <w:rStyle w:val="Lienhypertexte"/>
            <w:noProof/>
          </w:rPr>
          <w:t>7.2.4.2</w:t>
        </w:r>
        <w:r>
          <w:rPr>
            <w:noProof/>
            <w:kern w:val="2"/>
            <w:sz w:val="24"/>
            <w:szCs w:val="24"/>
            <w:lang w:val="fr-FR" w:eastAsia="fr-FR"/>
            <w14:ligatures w14:val="standardContextual"/>
          </w:rPr>
          <w:tab/>
        </w:r>
        <w:r w:rsidRPr="00902BFF">
          <w:rPr>
            <w:rStyle w:val="Lienhypertexte"/>
            <w:noProof/>
          </w:rPr>
          <w:t>Etablissement des salaires</w:t>
        </w:r>
        <w:r>
          <w:rPr>
            <w:noProof/>
            <w:webHidden/>
          </w:rPr>
          <w:tab/>
        </w:r>
        <w:r>
          <w:rPr>
            <w:noProof/>
            <w:webHidden/>
          </w:rPr>
          <w:fldChar w:fldCharType="begin"/>
        </w:r>
        <w:r>
          <w:rPr>
            <w:noProof/>
            <w:webHidden/>
          </w:rPr>
          <w:instrText xml:space="preserve"> PAGEREF _Toc223448311 \h </w:instrText>
        </w:r>
        <w:r>
          <w:rPr>
            <w:noProof/>
            <w:webHidden/>
          </w:rPr>
        </w:r>
        <w:r>
          <w:rPr>
            <w:noProof/>
            <w:webHidden/>
          </w:rPr>
          <w:fldChar w:fldCharType="separate"/>
        </w:r>
        <w:r>
          <w:rPr>
            <w:noProof/>
            <w:webHidden/>
          </w:rPr>
          <w:t>121</w:t>
        </w:r>
        <w:r>
          <w:rPr>
            <w:noProof/>
            <w:webHidden/>
          </w:rPr>
          <w:fldChar w:fldCharType="end"/>
        </w:r>
      </w:hyperlink>
    </w:p>
    <w:p w14:paraId="0AEDC3F9" w14:textId="3DC219C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12" w:history="1">
        <w:r w:rsidRPr="00902BFF">
          <w:rPr>
            <w:rStyle w:val="Lienhypertexte"/>
            <w:noProof/>
          </w:rPr>
          <w:t>7.2.5</w:t>
        </w:r>
        <w:r>
          <w:rPr>
            <w:noProof/>
            <w:kern w:val="2"/>
            <w:sz w:val="24"/>
            <w:szCs w:val="24"/>
            <w:lang w:val="fr-FR" w:eastAsia="fr-FR"/>
            <w14:ligatures w14:val="standardContextual"/>
          </w:rPr>
          <w:tab/>
        </w:r>
        <w:r w:rsidRPr="00902BFF">
          <w:rPr>
            <w:rStyle w:val="Lienhypertexte"/>
            <w:noProof/>
          </w:rPr>
          <w:t>Construction ou réhabilitation par appel d’offres</w:t>
        </w:r>
        <w:r>
          <w:rPr>
            <w:noProof/>
            <w:webHidden/>
          </w:rPr>
          <w:tab/>
        </w:r>
        <w:r>
          <w:rPr>
            <w:noProof/>
            <w:webHidden/>
          </w:rPr>
          <w:fldChar w:fldCharType="begin"/>
        </w:r>
        <w:r>
          <w:rPr>
            <w:noProof/>
            <w:webHidden/>
          </w:rPr>
          <w:instrText xml:space="preserve"> PAGEREF _Toc223448312 \h </w:instrText>
        </w:r>
        <w:r>
          <w:rPr>
            <w:noProof/>
            <w:webHidden/>
          </w:rPr>
        </w:r>
        <w:r>
          <w:rPr>
            <w:noProof/>
            <w:webHidden/>
          </w:rPr>
          <w:fldChar w:fldCharType="separate"/>
        </w:r>
        <w:r>
          <w:rPr>
            <w:noProof/>
            <w:webHidden/>
          </w:rPr>
          <w:t>121</w:t>
        </w:r>
        <w:r>
          <w:rPr>
            <w:noProof/>
            <w:webHidden/>
          </w:rPr>
          <w:fldChar w:fldCharType="end"/>
        </w:r>
      </w:hyperlink>
    </w:p>
    <w:p w14:paraId="5E83E32C" w14:textId="4E76DFEF"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13" w:history="1">
        <w:r w:rsidRPr="00902BFF">
          <w:rPr>
            <w:rStyle w:val="Lienhypertexte"/>
            <w:noProof/>
          </w:rPr>
          <w:t>7.2.5.1</w:t>
        </w:r>
        <w:r>
          <w:rPr>
            <w:noProof/>
            <w:kern w:val="2"/>
            <w:sz w:val="24"/>
            <w:szCs w:val="24"/>
            <w:lang w:val="fr-FR" w:eastAsia="fr-FR"/>
            <w14:ligatures w14:val="standardContextual"/>
          </w:rPr>
          <w:tab/>
        </w:r>
        <w:r w:rsidRPr="00902BFF">
          <w:rPr>
            <w:rStyle w:val="Lienhypertexte"/>
            <w:noProof/>
          </w:rPr>
          <w:t>Constatation et définition des besoins:</w:t>
        </w:r>
        <w:r>
          <w:rPr>
            <w:noProof/>
            <w:webHidden/>
          </w:rPr>
          <w:tab/>
        </w:r>
        <w:r>
          <w:rPr>
            <w:noProof/>
            <w:webHidden/>
          </w:rPr>
          <w:fldChar w:fldCharType="begin"/>
        </w:r>
        <w:r>
          <w:rPr>
            <w:noProof/>
            <w:webHidden/>
          </w:rPr>
          <w:instrText xml:space="preserve"> PAGEREF _Toc223448313 \h </w:instrText>
        </w:r>
        <w:r>
          <w:rPr>
            <w:noProof/>
            <w:webHidden/>
          </w:rPr>
        </w:r>
        <w:r>
          <w:rPr>
            <w:noProof/>
            <w:webHidden/>
          </w:rPr>
          <w:fldChar w:fldCharType="separate"/>
        </w:r>
        <w:r>
          <w:rPr>
            <w:noProof/>
            <w:webHidden/>
          </w:rPr>
          <w:t>122</w:t>
        </w:r>
        <w:r>
          <w:rPr>
            <w:noProof/>
            <w:webHidden/>
          </w:rPr>
          <w:fldChar w:fldCharType="end"/>
        </w:r>
      </w:hyperlink>
    </w:p>
    <w:p w14:paraId="04AF0646" w14:textId="752D573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14" w:history="1">
        <w:r w:rsidRPr="00902BFF">
          <w:rPr>
            <w:rStyle w:val="Lienhypertexte"/>
            <w:noProof/>
          </w:rPr>
          <w:t>7.2.5.2</w:t>
        </w:r>
        <w:r>
          <w:rPr>
            <w:noProof/>
            <w:kern w:val="2"/>
            <w:sz w:val="24"/>
            <w:szCs w:val="24"/>
            <w:lang w:val="fr-FR" w:eastAsia="fr-FR"/>
            <w14:ligatures w14:val="standardContextual"/>
          </w:rPr>
          <w:tab/>
        </w:r>
        <w:r w:rsidRPr="00902BFF">
          <w:rPr>
            <w:rStyle w:val="Lienhypertexte"/>
            <w:noProof/>
          </w:rPr>
          <w:t>Appel d’offres et attributions de marchés:</w:t>
        </w:r>
        <w:r>
          <w:rPr>
            <w:noProof/>
            <w:webHidden/>
          </w:rPr>
          <w:tab/>
        </w:r>
        <w:r>
          <w:rPr>
            <w:noProof/>
            <w:webHidden/>
          </w:rPr>
          <w:fldChar w:fldCharType="begin"/>
        </w:r>
        <w:r>
          <w:rPr>
            <w:noProof/>
            <w:webHidden/>
          </w:rPr>
          <w:instrText xml:space="preserve"> PAGEREF _Toc223448314 \h </w:instrText>
        </w:r>
        <w:r>
          <w:rPr>
            <w:noProof/>
            <w:webHidden/>
          </w:rPr>
        </w:r>
        <w:r>
          <w:rPr>
            <w:noProof/>
            <w:webHidden/>
          </w:rPr>
          <w:fldChar w:fldCharType="separate"/>
        </w:r>
        <w:r>
          <w:rPr>
            <w:noProof/>
            <w:webHidden/>
          </w:rPr>
          <w:t>122</w:t>
        </w:r>
        <w:r>
          <w:rPr>
            <w:noProof/>
            <w:webHidden/>
          </w:rPr>
          <w:fldChar w:fldCharType="end"/>
        </w:r>
      </w:hyperlink>
    </w:p>
    <w:p w14:paraId="49906580" w14:textId="18C064AE"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15" w:history="1">
        <w:r w:rsidRPr="00902BFF">
          <w:rPr>
            <w:rStyle w:val="Lienhypertexte"/>
            <w:noProof/>
          </w:rPr>
          <w:t>7.2.5.3</w:t>
        </w:r>
        <w:r>
          <w:rPr>
            <w:noProof/>
            <w:kern w:val="2"/>
            <w:sz w:val="24"/>
            <w:szCs w:val="24"/>
            <w:lang w:val="fr-FR" w:eastAsia="fr-FR"/>
            <w14:ligatures w14:val="standardContextual"/>
          </w:rPr>
          <w:tab/>
        </w:r>
        <w:r w:rsidRPr="00902BFF">
          <w:rPr>
            <w:rStyle w:val="Lienhypertexte"/>
            <w:noProof/>
          </w:rPr>
          <w:t>Garanties:</w:t>
        </w:r>
        <w:r>
          <w:rPr>
            <w:noProof/>
            <w:webHidden/>
          </w:rPr>
          <w:tab/>
        </w:r>
        <w:r>
          <w:rPr>
            <w:noProof/>
            <w:webHidden/>
          </w:rPr>
          <w:fldChar w:fldCharType="begin"/>
        </w:r>
        <w:r>
          <w:rPr>
            <w:noProof/>
            <w:webHidden/>
          </w:rPr>
          <w:instrText xml:space="preserve"> PAGEREF _Toc223448315 \h </w:instrText>
        </w:r>
        <w:r>
          <w:rPr>
            <w:noProof/>
            <w:webHidden/>
          </w:rPr>
        </w:r>
        <w:r>
          <w:rPr>
            <w:noProof/>
            <w:webHidden/>
          </w:rPr>
          <w:fldChar w:fldCharType="separate"/>
        </w:r>
        <w:r>
          <w:rPr>
            <w:noProof/>
            <w:webHidden/>
          </w:rPr>
          <w:t>122</w:t>
        </w:r>
        <w:r>
          <w:rPr>
            <w:noProof/>
            <w:webHidden/>
          </w:rPr>
          <w:fldChar w:fldCharType="end"/>
        </w:r>
      </w:hyperlink>
    </w:p>
    <w:p w14:paraId="4392B093" w14:textId="511BA5BC"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16" w:history="1">
        <w:r w:rsidRPr="00902BFF">
          <w:rPr>
            <w:rStyle w:val="Lienhypertexte"/>
            <w:noProof/>
          </w:rPr>
          <w:t>7.2.6</w:t>
        </w:r>
        <w:r>
          <w:rPr>
            <w:noProof/>
            <w:kern w:val="2"/>
            <w:sz w:val="24"/>
            <w:szCs w:val="24"/>
            <w:lang w:val="fr-FR" w:eastAsia="fr-FR"/>
            <w14:ligatures w14:val="standardContextual"/>
          </w:rPr>
          <w:tab/>
        </w:r>
        <w:r w:rsidRPr="00902BFF">
          <w:rPr>
            <w:rStyle w:val="Lienhypertexte"/>
            <w:noProof/>
          </w:rPr>
          <w:t>Appuis aux cantines scolaires et internats</w:t>
        </w:r>
        <w:r>
          <w:rPr>
            <w:noProof/>
            <w:webHidden/>
          </w:rPr>
          <w:tab/>
        </w:r>
        <w:r>
          <w:rPr>
            <w:noProof/>
            <w:webHidden/>
          </w:rPr>
          <w:fldChar w:fldCharType="begin"/>
        </w:r>
        <w:r>
          <w:rPr>
            <w:noProof/>
            <w:webHidden/>
          </w:rPr>
          <w:instrText xml:space="preserve"> PAGEREF _Toc223448316 \h </w:instrText>
        </w:r>
        <w:r>
          <w:rPr>
            <w:noProof/>
            <w:webHidden/>
          </w:rPr>
        </w:r>
        <w:r>
          <w:rPr>
            <w:noProof/>
            <w:webHidden/>
          </w:rPr>
          <w:fldChar w:fldCharType="separate"/>
        </w:r>
        <w:r>
          <w:rPr>
            <w:noProof/>
            <w:webHidden/>
          </w:rPr>
          <w:t>123</w:t>
        </w:r>
        <w:r>
          <w:rPr>
            <w:noProof/>
            <w:webHidden/>
          </w:rPr>
          <w:fldChar w:fldCharType="end"/>
        </w:r>
      </w:hyperlink>
    </w:p>
    <w:p w14:paraId="6D8CBF68" w14:textId="43629FE0"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17" w:history="1">
        <w:r w:rsidRPr="00902BFF">
          <w:rPr>
            <w:rStyle w:val="Lienhypertexte"/>
            <w:noProof/>
          </w:rPr>
          <w:t>7.2.6.1</w:t>
        </w:r>
        <w:r>
          <w:rPr>
            <w:noProof/>
            <w:kern w:val="2"/>
            <w:sz w:val="24"/>
            <w:szCs w:val="24"/>
            <w:lang w:val="fr-FR" w:eastAsia="fr-FR"/>
            <w14:ligatures w14:val="standardContextual"/>
          </w:rPr>
          <w:tab/>
        </w:r>
        <w:r w:rsidRPr="00902BFF">
          <w:rPr>
            <w:rStyle w:val="Lienhypertexte"/>
            <w:noProof/>
          </w:rPr>
          <w:t>Dotation annuelle aux CASCO</w:t>
        </w:r>
        <w:r>
          <w:rPr>
            <w:noProof/>
            <w:webHidden/>
          </w:rPr>
          <w:tab/>
        </w:r>
        <w:r>
          <w:rPr>
            <w:noProof/>
            <w:webHidden/>
          </w:rPr>
          <w:fldChar w:fldCharType="begin"/>
        </w:r>
        <w:r>
          <w:rPr>
            <w:noProof/>
            <w:webHidden/>
          </w:rPr>
          <w:instrText xml:space="preserve"> PAGEREF _Toc223448317 \h </w:instrText>
        </w:r>
        <w:r>
          <w:rPr>
            <w:noProof/>
            <w:webHidden/>
          </w:rPr>
        </w:r>
        <w:r>
          <w:rPr>
            <w:noProof/>
            <w:webHidden/>
          </w:rPr>
          <w:fldChar w:fldCharType="separate"/>
        </w:r>
        <w:r>
          <w:rPr>
            <w:noProof/>
            <w:webHidden/>
          </w:rPr>
          <w:t>123</w:t>
        </w:r>
        <w:r>
          <w:rPr>
            <w:noProof/>
            <w:webHidden/>
          </w:rPr>
          <w:fldChar w:fldCharType="end"/>
        </w:r>
      </w:hyperlink>
    </w:p>
    <w:p w14:paraId="4B97E7F9" w14:textId="3A1B4955"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18" w:history="1">
        <w:r w:rsidRPr="00902BFF">
          <w:rPr>
            <w:rStyle w:val="Lienhypertexte"/>
            <w:noProof/>
          </w:rPr>
          <w:t>7.2.6.2</w:t>
        </w:r>
        <w:r>
          <w:rPr>
            <w:noProof/>
            <w:kern w:val="2"/>
            <w:sz w:val="24"/>
            <w:szCs w:val="24"/>
            <w:lang w:val="fr-FR" w:eastAsia="fr-FR"/>
            <w14:ligatures w14:val="standardContextual"/>
          </w:rPr>
          <w:tab/>
        </w:r>
        <w:r w:rsidRPr="00902BFF">
          <w:rPr>
            <w:rStyle w:val="Lienhypertexte"/>
            <w:noProof/>
          </w:rPr>
          <w:t>Approvisionnement de complément alimentaire en riz pour les internes</w:t>
        </w:r>
        <w:r>
          <w:rPr>
            <w:noProof/>
            <w:webHidden/>
          </w:rPr>
          <w:tab/>
        </w:r>
        <w:r>
          <w:rPr>
            <w:noProof/>
            <w:webHidden/>
          </w:rPr>
          <w:fldChar w:fldCharType="begin"/>
        </w:r>
        <w:r>
          <w:rPr>
            <w:noProof/>
            <w:webHidden/>
          </w:rPr>
          <w:instrText xml:space="preserve"> PAGEREF _Toc223448318 \h </w:instrText>
        </w:r>
        <w:r>
          <w:rPr>
            <w:noProof/>
            <w:webHidden/>
          </w:rPr>
        </w:r>
        <w:r>
          <w:rPr>
            <w:noProof/>
            <w:webHidden/>
          </w:rPr>
          <w:fldChar w:fldCharType="separate"/>
        </w:r>
        <w:r>
          <w:rPr>
            <w:noProof/>
            <w:webHidden/>
          </w:rPr>
          <w:t>123</w:t>
        </w:r>
        <w:r>
          <w:rPr>
            <w:noProof/>
            <w:webHidden/>
          </w:rPr>
          <w:fldChar w:fldCharType="end"/>
        </w:r>
      </w:hyperlink>
    </w:p>
    <w:p w14:paraId="1DAB2A94" w14:textId="77F2B714"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19" w:history="1">
        <w:r w:rsidRPr="00902BFF">
          <w:rPr>
            <w:rStyle w:val="Lienhypertexte"/>
            <w:noProof/>
          </w:rPr>
          <w:t>7.2.7</w:t>
        </w:r>
        <w:r>
          <w:rPr>
            <w:noProof/>
            <w:kern w:val="2"/>
            <w:sz w:val="24"/>
            <w:szCs w:val="24"/>
            <w:lang w:val="fr-FR" w:eastAsia="fr-FR"/>
            <w14:ligatures w14:val="standardContextual"/>
          </w:rPr>
          <w:tab/>
        </w:r>
        <w:r w:rsidRPr="00902BFF">
          <w:rPr>
            <w:rStyle w:val="Lienhypertexte"/>
            <w:noProof/>
          </w:rPr>
          <w:t>Avances et remboursement de frais</w:t>
        </w:r>
        <w:r>
          <w:rPr>
            <w:noProof/>
            <w:webHidden/>
          </w:rPr>
          <w:tab/>
        </w:r>
        <w:r>
          <w:rPr>
            <w:noProof/>
            <w:webHidden/>
          </w:rPr>
          <w:fldChar w:fldCharType="begin"/>
        </w:r>
        <w:r>
          <w:rPr>
            <w:noProof/>
            <w:webHidden/>
          </w:rPr>
          <w:instrText xml:space="preserve"> PAGEREF _Toc223448319 \h </w:instrText>
        </w:r>
        <w:r>
          <w:rPr>
            <w:noProof/>
            <w:webHidden/>
          </w:rPr>
        </w:r>
        <w:r>
          <w:rPr>
            <w:noProof/>
            <w:webHidden/>
          </w:rPr>
          <w:fldChar w:fldCharType="separate"/>
        </w:r>
        <w:r>
          <w:rPr>
            <w:noProof/>
            <w:webHidden/>
          </w:rPr>
          <w:t>124</w:t>
        </w:r>
        <w:r>
          <w:rPr>
            <w:noProof/>
            <w:webHidden/>
          </w:rPr>
          <w:fldChar w:fldCharType="end"/>
        </w:r>
      </w:hyperlink>
    </w:p>
    <w:p w14:paraId="4A8D318D" w14:textId="34C05E96"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20" w:history="1">
        <w:r w:rsidRPr="00902BFF">
          <w:rPr>
            <w:rStyle w:val="Lienhypertexte"/>
            <w:noProof/>
          </w:rPr>
          <w:t>7.2.7.1</w:t>
        </w:r>
        <w:r>
          <w:rPr>
            <w:noProof/>
            <w:kern w:val="2"/>
            <w:sz w:val="24"/>
            <w:szCs w:val="24"/>
            <w:lang w:val="fr-FR" w:eastAsia="fr-FR"/>
            <w14:ligatures w14:val="standardContextual"/>
          </w:rPr>
          <w:tab/>
        </w:r>
        <w:r w:rsidRPr="00902BFF">
          <w:rPr>
            <w:rStyle w:val="Lienhypertexte"/>
            <w:noProof/>
          </w:rPr>
          <w:t>Avances permanentes au personnel</w:t>
        </w:r>
        <w:r>
          <w:rPr>
            <w:noProof/>
            <w:webHidden/>
          </w:rPr>
          <w:tab/>
        </w:r>
        <w:r>
          <w:rPr>
            <w:noProof/>
            <w:webHidden/>
          </w:rPr>
          <w:fldChar w:fldCharType="begin"/>
        </w:r>
        <w:r>
          <w:rPr>
            <w:noProof/>
            <w:webHidden/>
          </w:rPr>
          <w:instrText xml:space="preserve"> PAGEREF _Toc223448320 \h </w:instrText>
        </w:r>
        <w:r>
          <w:rPr>
            <w:noProof/>
            <w:webHidden/>
          </w:rPr>
        </w:r>
        <w:r>
          <w:rPr>
            <w:noProof/>
            <w:webHidden/>
          </w:rPr>
          <w:fldChar w:fldCharType="separate"/>
        </w:r>
        <w:r>
          <w:rPr>
            <w:noProof/>
            <w:webHidden/>
          </w:rPr>
          <w:t>124</w:t>
        </w:r>
        <w:r>
          <w:rPr>
            <w:noProof/>
            <w:webHidden/>
          </w:rPr>
          <w:fldChar w:fldCharType="end"/>
        </w:r>
      </w:hyperlink>
    </w:p>
    <w:p w14:paraId="25B2DA7F" w14:textId="4378B2DC"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21" w:history="1">
        <w:r w:rsidRPr="00902BFF">
          <w:rPr>
            <w:rStyle w:val="Lienhypertexte"/>
            <w:noProof/>
          </w:rPr>
          <w:t>7.2.7.2</w:t>
        </w:r>
        <w:r>
          <w:rPr>
            <w:noProof/>
            <w:kern w:val="2"/>
            <w:sz w:val="24"/>
            <w:szCs w:val="24"/>
            <w:lang w:val="fr-FR" w:eastAsia="fr-FR"/>
            <w14:ligatures w14:val="standardContextual"/>
          </w:rPr>
          <w:tab/>
        </w:r>
        <w:r w:rsidRPr="00902BFF">
          <w:rPr>
            <w:rStyle w:val="Lienhypertexte"/>
            <w:noProof/>
          </w:rPr>
          <w:t>Remboursement des notes de frais</w:t>
        </w:r>
        <w:r>
          <w:rPr>
            <w:noProof/>
            <w:webHidden/>
          </w:rPr>
          <w:tab/>
        </w:r>
        <w:r>
          <w:rPr>
            <w:noProof/>
            <w:webHidden/>
          </w:rPr>
          <w:fldChar w:fldCharType="begin"/>
        </w:r>
        <w:r>
          <w:rPr>
            <w:noProof/>
            <w:webHidden/>
          </w:rPr>
          <w:instrText xml:space="preserve"> PAGEREF _Toc223448321 \h </w:instrText>
        </w:r>
        <w:r>
          <w:rPr>
            <w:noProof/>
            <w:webHidden/>
          </w:rPr>
        </w:r>
        <w:r>
          <w:rPr>
            <w:noProof/>
            <w:webHidden/>
          </w:rPr>
          <w:fldChar w:fldCharType="separate"/>
        </w:r>
        <w:r>
          <w:rPr>
            <w:noProof/>
            <w:webHidden/>
          </w:rPr>
          <w:t>124</w:t>
        </w:r>
        <w:r>
          <w:rPr>
            <w:noProof/>
            <w:webHidden/>
          </w:rPr>
          <w:fldChar w:fldCharType="end"/>
        </w:r>
      </w:hyperlink>
    </w:p>
    <w:p w14:paraId="5974FFAB" w14:textId="29B82863"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22" w:history="1">
        <w:r w:rsidRPr="00902BFF">
          <w:rPr>
            <w:rStyle w:val="Lienhypertexte"/>
            <w:noProof/>
          </w:rPr>
          <w:t>7.2.7.3</w:t>
        </w:r>
        <w:r>
          <w:rPr>
            <w:noProof/>
            <w:kern w:val="2"/>
            <w:sz w:val="24"/>
            <w:szCs w:val="24"/>
            <w:lang w:val="fr-FR" w:eastAsia="fr-FR"/>
            <w14:ligatures w14:val="standardContextual"/>
          </w:rPr>
          <w:tab/>
        </w:r>
        <w:r w:rsidRPr="00902BFF">
          <w:rPr>
            <w:rStyle w:val="Lienhypertexte"/>
            <w:noProof/>
          </w:rPr>
          <w:t>Remboursement Frais médicaux des salariés</w:t>
        </w:r>
        <w:r>
          <w:rPr>
            <w:noProof/>
            <w:webHidden/>
          </w:rPr>
          <w:tab/>
        </w:r>
        <w:r>
          <w:rPr>
            <w:noProof/>
            <w:webHidden/>
          </w:rPr>
          <w:fldChar w:fldCharType="begin"/>
        </w:r>
        <w:r>
          <w:rPr>
            <w:noProof/>
            <w:webHidden/>
          </w:rPr>
          <w:instrText xml:space="preserve"> PAGEREF _Toc223448322 \h </w:instrText>
        </w:r>
        <w:r>
          <w:rPr>
            <w:noProof/>
            <w:webHidden/>
          </w:rPr>
        </w:r>
        <w:r>
          <w:rPr>
            <w:noProof/>
            <w:webHidden/>
          </w:rPr>
          <w:fldChar w:fldCharType="separate"/>
        </w:r>
        <w:r>
          <w:rPr>
            <w:noProof/>
            <w:webHidden/>
          </w:rPr>
          <w:t>124</w:t>
        </w:r>
        <w:r>
          <w:rPr>
            <w:noProof/>
            <w:webHidden/>
          </w:rPr>
          <w:fldChar w:fldCharType="end"/>
        </w:r>
      </w:hyperlink>
    </w:p>
    <w:p w14:paraId="78813289" w14:textId="1B8AF718"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23" w:history="1">
        <w:r w:rsidRPr="00902BFF">
          <w:rPr>
            <w:rStyle w:val="Lienhypertexte"/>
            <w:noProof/>
          </w:rPr>
          <w:t>7.2.7.4</w:t>
        </w:r>
        <w:r>
          <w:rPr>
            <w:noProof/>
            <w:kern w:val="2"/>
            <w:sz w:val="24"/>
            <w:szCs w:val="24"/>
            <w:lang w:val="fr-FR" w:eastAsia="fr-FR"/>
            <w14:ligatures w14:val="standardContextual"/>
          </w:rPr>
          <w:tab/>
        </w:r>
        <w:r w:rsidRPr="00902BFF">
          <w:rPr>
            <w:rStyle w:val="Lienhypertexte"/>
            <w:noProof/>
          </w:rPr>
          <w:t>Remboursement Frais Médicaux des Etudiants</w:t>
        </w:r>
        <w:r>
          <w:rPr>
            <w:noProof/>
            <w:webHidden/>
          </w:rPr>
          <w:tab/>
        </w:r>
        <w:r>
          <w:rPr>
            <w:noProof/>
            <w:webHidden/>
          </w:rPr>
          <w:fldChar w:fldCharType="begin"/>
        </w:r>
        <w:r>
          <w:rPr>
            <w:noProof/>
            <w:webHidden/>
          </w:rPr>
          <w:instrText xml:space="preserve"> PAGEREF _Toc223448323 \h </w:instrText>
        </w:r>
        <w:r>
          <w:rPr>
            <w:noProof/>
            <w:webHidden/>
          </w:rPr>
        </w:r>
        <w:r>
          <w:rPr>
            <w:noProof/>
            <w:webHidden/>
          </w:rPr>
          <w:fldChar w:fldCharType="separate"/>
        </w:r>
        <w:r>
          <w:rPr>
            <w:noProof/>
            <w:webHidden/>
          </w:rPr>
          <w:t>126</w:t>
        </w:r>
        <w:r>
          <w:rPr>
            <w:noProof/>
            <w:webHidden/>
          </w:rPr>
          <w:fldChar w:fldCharType="end"/>
        </w:r>
      </w:hyperlink>
    </w:p>
    <w:p w14:paraId="0F7CB5CC" w14:textId="5DD5AE4A"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24" w:history="1">
        <w:r w:rsidRPr="00902BFF">
          <w:rPr>
            <w:rStyle w:val="Lienhypertexte"/>
            <w:noProof/>
          </w:rPr>
          <w:t>7.2.8</w:t>
        </w:r>
        <w:r>
          <w:rPr>
            <w:noProof/>
            <w:kern w:val="2"/>
            <w:sz w:val="24"/>
            <w:szCs w:val="24"/>
            <w:lang w:val="fr-FR" w:eastAsia="fr-FR"/>
            <w14:ligatures w14:val="standardContextual"/>
          </w:rPr>
          <w:tab/>
        </w:r>
        <w:r w:rsidRPr="00902BFF">
          <w:rPr>
            <w:rStyle w:val="Lienhypertexte"/>
            <w:noProof/>
          </w:rPr>
          <w:t>Procédure de gestion du Per Diem</w:t>
        </w:r>
        <w:r>
          <w:rPr>
            <w:noProof/>
            <w:webHidden/>
          </w:rPr>
          <w:tab/>
        </w:r>
        <w:r>
          <w:rPr>
            <w:noProof/>
            <w:webHidden/>
          </w:rPr>
          <w:fldChar w:fldCharType="begin"/>
        </w:r>
        <w:r>
          <w:rPr>
            <w:noProof/>
            <w:webHidden/>
          </w:rPr>
          <w:instrText xml:space="preserve"> PAGEREF _Toc223448324 \h </w:instrText>
        </w:r>
        <w:r>
          <w:rPr>
            <w:noProof/>
            <w:webHidden/>
          </w:rPr>
        </w:r>
        <w:r>
          <w:rPr>
            <w:noProof/>
            <w:webHidden/>
          </w:rPr>
          <w:fldChar w:fldCharType="separate"/>
        </w:r>
        <w:r>
          <w:rPr>
            <w:noProof/>
            <w:webHidden/>
          </w:rPr>
          <w:t>126</w:t>
        </w:r>
        <w:r>
          <w:rPr>
            <w:noProof/>
            <w:webHidden/>
          </w:rPr>
          <w:fldChar w:fldCharType="end"/>
        </w:r>
      </w:hyperlink>
    </w:p>
    <w:p w14:paraId="3E5708AF" w14:textId="43FAD33F"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25" w:history="1">
        <w:r w:rsidRPr="00902BFF">
          <w:rPr>
            <w:rStyle w:val="Lienhypertexte"/>
            <w:noProof/>
          </w:rPr>
          <w:t>7.2.8.1</w:t>
        </w:r>
        <w:r>
          <w:rPr>
            <w:noProof/>
            <w:kern w:val="2"/>
            <w:sz w:val="24"/>
            <w:szCs w:val="24"/>
            <w:lang w:val="fr-FR" w:eastAsia="fr-FR"/>
            <w14:ligatures w14:val="standardContextual"/>
          </w:rPr>
          <w:tab/>
        </w:r>
        <w:r w:rsidRPr="00902BFF">
          <w:rPr>
            <w:rStyle w:val="Lienhypertexte"/>
            <w:noProof/>
          </w:rPr>
          <w:t>Contexte et contraintes</w:t>
        </w:r>
        <w:r>
          <w:rPr>
            <w:noProof/>
            <w:webHidden/>
          </w:rPr>
          <w:tab/>
        </w:r>
        <w:r>
          <w:rPr>
            <w:noProof/>
            <w:webHidden/>
          </w:rPr>
          <w:fldChar w:fldCharType="begin"/>
        </w:r>
        <w:r>
          <w:rPr>
            <w:noProof/>
            <w:webHidden/>
          </w:rPr>
          <w:instrText xml:space="preserve"> PAGEREF _Toc223448325 \h </w:instrText>
        </w:r>
        <w:r>
          <w:rPr>
            <w:noProof/>
            <w:webHidden/>
          </w:rPr>
        </w:r>
        <w:r>
          <w:rPr>
            <w:noProof/>
            <w:webHidden/>
          </w:rPr>
          <w:fldChar w:fldCharType="separate"/>
        </w:r>
        <w:r>
          <w:rPr>
            <w:noProof/>
            <w:webHidden/>
          </w:rPr>
          <w:t>126</w:t>
        </w:r>
        <w:r>
          <w:rPr>
            <w:noProof/>
            <w:webHidden/>
          </w:rPr>
          <w:fldChar w:fldCharType="end"/>
        </w:r>
      </w:hyperlink>
    </w:p>
    <w:p w14:paraId="2BF4F68B" w14:textId="3A64B038"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26" w:history="1">
        <w:r w:rsidRPr="00902BFF">
          <w:rPr>
            <w:rStyle w:val="Lienhypertexte"/>
            <w:noProof/>
          </w:rPr>
          <w:t>7.2.8.2</w:t>
        </w:r>
        <w:r>
          <w:rPr>
            <w:noProof/>
            <w:kern w:val="2"/>
            <w:sz w:val="24"/>
            <w:szCs w:val="24"/>
            <w:lang w:val="fr-FR" w:eastAsia="fr-FR"/>
            <w14:ligatures w14:val="standardContextual"/>
          </w:rPr>
          <w:tab/>
        </w:r>
        <w:r w:rsidRPr="00902BFF">
          <w:rPr>
            <w:rStyle w:val="Lienhypertexte"/>
            <w:noProof/>
          </w:rPr>
          <w:t>Référence légale</w:t>
        </w:r>
        <w:r>
          <w:rPr>
            <w:noProof/>
            <w:webHidden/>
          </w:rPr>
          <w:tab/>
        </w:r>
        <w:r>
          <w:rPr>
            <w:noProof/>
            <w:webHidden/>
          </w:rPr>
          <w:fldChar w:fldCharType="begin"/>
        </w:r>
        <w:r>
          <w:rPr>
            <w:noProof/>
            <w:webHidden/>
          </w:rPr>
          <w:instrText xml:space="preserve"> PAGEREF _Toc223448326 \h </w:instrText>
        </w:r>
        <w:r>
          <w:rPr>
            <w:noProof/>
            <w:webHidden/>
          </w:rPr>
        </w:r>
        <w:r>
          <w:rPr>
            <w:noProof/>
            <w:webHidden/>
          </w:rPr>
          <w:fldChar w:fldCharType="separate"/>
        </w:r>
        <w:r>
          <w:rPr>
            <w:noProof/>
            <w:webHidden/>
          </w:rPr>
          <w:t>127</w:t>
        </w:r>
        <w:r>
          <w:rPr>
            <w:noProof/>
            <w:webHidden/>
          </w:rPr>
          <w:fldChar w:fldCharType="end"/>
        </w:r>
      </w:hyperlink>
    </w:p>
    <w:p w14:paraId="6FA30B95" w14:textId="1787B80D"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27" w:history="1">
        <w:r w:rsidRPr="00902BFF">
          <w:rPr>
            <w:rStyle w:val="Lienhypertexte"/>
            <w:noProof/>
          </w:rPr>
          <w:t>7.2.8.3</w:t>
        </w:r>
        <w:r>
          <w:rPr>
            <w:noProof/>
            <w:kern w:val="2"/>
            <w:sz w:val="24"/>
            <w:szCs w:val="24"/>
            <w:lang w:val="fr-FR" w:eastAsia="fr-FR"/>
            <w14:ligatures w14:val="standardContextual"/>
          </w:rPr>
          <w:tab/>
        </w:r>
        <w:r w:rsidRPr="00902BFF">
          <w:rPr>
            <w:rStyle w:val="Lienhypertexte"/>
            <w:noProof/>
          </w:rPr>
          <w:t>Principe de remboursement</w:t>
        </w:r>
        <w:r>
          <w:rPr>
            <w:noProof/>
            <w:webHidden/>
          </w:rPr>
          <w:tab/>
        </w:r>
        <w:r>
          <w:rPr>
            <w:noProof/>
            <w:webHidden/>
          </w:rPr>
          <w:fldChar w:fldCharType="begin"/>
        </w:r>
        <w:r>
          <w:rPr>
            <w:noProof/>
            <w:webHidden/>
          </w:rPr>
          <w:instrText xml:space="preserve"> PAGEREF _Toc223448327 \h </w:instrText>
        </w:r>
        <w:r>
          <w:rPr>
            <w:noProof/>
            <w:webHidden/>
          </w:rPr>
        </w:r>
        <w:r>
          <w:rPr>
            <w:noProof/>
            <w:webHidden/>
          </w:rPr>
          <w:fldChar w:fldCharType="separate"/>
        </w:r>
        <w:r>
          <w:rPr>
            <w:noProof/>
            <w:webHidden/>
          </w:rPr>
          <w:t>127</w:t>
        </w:r>
        <w:r>
          <w:rPr>
            <w:noProof/>
            <w:webHidden/>
          </w:rPr>
          <w:fldChar w:fldCharType="end"/>
        </w:r>
      </w:hyperlink>
    </w:p>
    <w:p w14:paraId="5D005235" w14:textId="12B40235" w:rsidR="00A009F1" w:rsidRDefault="00A009F1">
      <w:pPr>
        <w:pStyle w:val="TM4"/>
        <w:tabs>
          <w:tab w:val="left" w:pos="1680"/>
          <w:tab w:val="right" w:leader="dot" w:pos="9638"/>
        </w:tabs>
        <w:rPr>
          <w:noProof/>
          <w:kern w:val="2"/>
          <w:sz w:val="24"/>
          <w:szCs w:val="24"/>
          <w:lang w:val="fr-FR" w:eastAsia="fr-FR"/>
          <w14:ligatures w14:val="standardContextual"/>
        </w:rPr>
      </w:pPr>
      <w:hyperlink w:anchor="_Toc223448328" w:history="1">
        <w:r w:rsidRPr="00902BFF">
          <w:rPr>
            <w:rStyle w:val="Lienhypertexte"/>
            <w:noProof/>
          </w:rPr>
          <w:t>7.2.8.4</w:t>
        </w:r>
        <w:r>
          <w:rPr>
            <w:noProof/>
            <w:kern w:val="2"/>
            <w:sz w:val="24"/>
            <w:szCs w:val="24"/>
            <w:lang w:val="fr-FR" w:eastAsia="fr-FR"/>
            <w14:ligatures w14:val="standardContextual"/>
          </w:rPr>
          <w:tab/>
        </w:r>
        <w:r w:rsidRPr="00902BFF">
          <w:rPr>
            <w:rStyle w:val="Lienhypertexte"/>
            <w:noProof/>
          </w:rPr>
          <w:t>Procédure opérationnelle</w:t>
        </w:r>
        <w:r>
          <w:rPr>
            <w:noProof/>
            <w:webHidden/>
          </w:rPr>
          <w:tab/>
        </w:r>
        <w:r>
          <w:rPr>
            <w:noProof/>
            <w:webHidden/>
          </w:rPr>
          <w:fldChar w:fldCharType="begin"/>
        </w:r>
        <w:r>
          <w:rPr>
            <w:noProof/>
            <w:webHidden/>
          </w:rPr>
          <w:instrText xml:space="preserve"> PAGEREF _Toc223448328 \h </w:instrText>
        </w:r>
        <w:r>
          <w:rPr>
            <w:noProof/>
            <w:webHidden/>
          </w:rPr>
        </w:r>
        <w:r>
          <w:rPr>
            <w:noProof/>
            <w:webHidden/>
          </w:rPr>
          <w:fldChar w:fldCharType="separate"/>
        </w:r>
        <w:r>
          <w:rPr>
            <w:noProof/>
            <w:webHidden/>
          </w:rPr>
          <w:t>127</w:t>
        </w:r>
        <w:r>
          <w:rPr>
            <w:noProof/>
            <w:webHidden/>
          </w:rPr>
          <w:fldChar w:fldCharType="end"/>
        </w:r>
      </w:hyperlink>
    </w:p>
    <w:p w14:paraId="705E977D" w14:textId="1717835B"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329" w:history="1">
        <w:r w:rsidRPr="00902BFF">
          <w:rPr>
            <w:rStyle w:val="Lienhypertexte"/>
            <w:noProof/>
          </w:rPr>
          <w:t>7.3</w:t>
        </w:r>
        <w:r>
          <w:rPr>
            <w:noProof/>
            <w:kern w:val="2"/>
            <w:sz w:val="24"/>
            <w:szCs w:val="24"/>
            <w:lang w:val="fr-FR" w:eastAsia="fr-FR"/>
            <w14:ligatures w14:val="standardContextual"/>
          </w:rPr>
          <w:tab/>
        </w:r>
        <w:r w:rsidRPr="00902BFF">
          <w:rPr>
            <w:rStyle w:val="Lienhypertexte"/>
            <w:noProof/>
          </w:rPr>
          <w:t>Enregistrement des produits divers</w:t>
        </w:r>
        <w:r>
          <w:rPr>
            <w:noProof/>
            <w:webHidden/>
          </w:rPr>
          <w:tab/>
        </w:r>
        <w:r>
          <w:rPr>
            <w:noProof/>
            <w:webHidden/>
          </w:rPr>
          <w:fldChar w:fldCharType="begin"/>
        </w:r>
        <w:r>
          <w:rPr>
            <w:noProof/>
            <w:webHidden/>
          </w:rPr>
          <w:instrText xml:space="preserve"> PAGEREF _Toc223448329 \h </w:instrText>
        </w:r>
        <w:r>
          <w:rPr>
            <w:noProof/>
            <w:webHidden/>
          </w:rPr>
        </w:r>
        <w:r>
          <w:rPr>
            <w:noProof/>
            <w:webHidden/>
          </w:rPr>
          <w:fldChar w:fldCharType="separate"/>
        </w:r>
        <w:r>
          <w:rPr>
            <w:noProof/>
            <w:webHidden/>
          </w:rPr>
          <w:t>127</w:t>
        </w:r>
        <w:r>
          <w:rPr>
            <w:noProof/>
            <w:webHidden/>
          </w:rPr>
          <w:fldChar w:fldCharType="end"/>
        </w:r>
      </w:hyperlink>
    </w:p>
    <w:p w14:paraId="77E68740" w14:textId="17AEC66B"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330" w:history="1">
        <w:r w:rsidRPr="00902BFF">
          <w:rPr>
            <w:rStyle w:val="Lienhypertexte"/>
            <w:noProof/>
          </w:rPr>
          <w:t>7.4</w:t>
        </w:r>
        <w:r>
          <w:rPr>
            <w:noProof/>
            <w:kern w:val="2"/>
            <w:sz w:val="24"/>
            <w:szCs w:val="24"/>
            <w:lang w:val="fr-FR" w:eastAsia="fr-FR"/>
            <w14:ligatures w14:val="standardContextual"/>
          </w:rPr>
          <w:tab/>
        </w:r>
        <w:r w:rsidRPr="00902BFF">
          <w:rPr>
            <w:rStyle w:val="Lienhypertexte"/>
            <w:noProof/>
          </w:rPr>
          <w:t>Procédure comptable</w:t>
        </w:r>
        <w:r>
          <w:rPr>
            <w:noProof/>
            <w:webHidden/>
          </w:rPr>
          <w:tab/>
        </w:r>
        <w:r>
          <w:rPr>
            <w:noProof/>
            <w:webHidden/>
          </w:rPr>
          <w:fldChar w:fldCharType="begin"/>
        </w:r>
        <w:r>
          <w:rPr>
            <w:noProof/>
            <w:webHidden/>
          </w:rPr>
          <w:instrText xml:space="preserve"> PAGEREF _Toc223448330 \h </w:instrText>
        </w:r>
        <w:r>
          <w:rPr>
            <w:noProof/>
            <w:webHidden/>
          </w:rPr>
        </w:r>
        <w:r>
          <w:rPr>
            <w:noProof/>
            <w:webHidden/>
          </w:rPr>
          <w:fldChar w:fldCharType="separate"/>
        </w:r>
        <w:r>
          <w:rPr>
            <w:noProof/>
            <w:webHidden/>
          </w:rPr>
          <w:t>128</w:t>
        </w:r>
        <w:r>
          <w:rPr>
            <w:noProof/>
            <w:webHidden/>
          </w:rPr>
          <w:fldChar w:fldCharType="end"/>
        </w:r>
      </w:hyperlink>
    </w:p>
    <w:p w14:paraId="61DF915E" w14:textId="12D9EA0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31" w:history="1">
        <w:r w:rsidRPr="00902BFF">
          <w:rPr>
            <w:rStyle w:val="Lienhypertexte"/>
            <w:noProof/>
          </w:rPr>
          <w:t>7.4.1</w:t>
        </w:r>
        <w:r>
          <w:rPr>
            <w:noProof/>
            <w:kern w:val="2"/>
            <w:sz w:val="24"/>
            <w:szCs w:val="24"/>
            <w:lang w:val="fr-FR" w:eastAsia="fr-FR"/>
            <w14:ligatures w14:val="standardContextual"/>
          </w:rPr>
          <w:tab/>
        </w:r>
        <w:r w:rsidRPr="00902BFF">
          <w:rPr>
            <w:rStyle w:val="Lienhypertexte"/>
            <w:noProof/>
          </w:rPr>
          <w:t>Généralités</w:t>
        </w:r>
        <w:r>
          <w:rPr>
            <w:noProof/>
            <w:webHidden/>
          </w:rPr>
          <w:tab/>
        </w:r>
        <w:r>
          <w:rPr>
            <w:noProof/>
            <w:webHidden/>
          </w:rPr>
          <w:fldChar w:fldCharType="begin"/>
        </w:r>
        <w:r>
          <w:rPr>
            <w:noProof/>
            <w:webHidden/>
          </w:rPr>
          <w:instrText xml:space="preserve"> PAGEREF _Toc223448331 \h </w:instrText>
        </w:r>
        <w:r>
          <w:rPr>
            <w:noProof/>
            <w:webHidden/>
          </w:rPr>
        </w:r>
        <w:r>
          <w:rPr>
            <w:noProof/>
            <w:webHidden/>
          </w:rPr>
          <w:fldChar w:fldCharType="separate"/>
        </w:r>
        <w:r>
          <w:rPr>
            <w:noProof/>
            <w:webHidden/>
          </w:rPr>
          <w:t>128</w:t>
        </w:r>
        <w:r>
          <w:rPr>
            <w:noProof/>
            <w:webHidden/>
          </w:rPr>
          <w:fldChar w:fldCharType="end"/>
        </w:r>
      </w:hyperlink>
    </w:p>
    <w:p w14:paraId="58D8AB5F" w14:textId="2197175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32" w:history="1">
        <w:r w:rsidRPr="00902BFF">
          <w:rPr>
            <w:rStyle w:val="Lienhypertexte"/>
            <w:noProof/>
          </w:rPr>
          <w:t>7.4.2</w:t>
        </w:r>
        <w:r>
          <w:rPr>
            <w:noProof/>
            <w:kern w:val="2"/>
            <w:sz w:val="24"/>
            <w:szCs w:val="24"/>
            <w:lang w:val="fr-FR" w:eastAsia="fr-FR"/>
            <w14:ligatures w14:val="standardContextual"/>
          </w:rPr>
          <w:tab/>
        </w:r>
        <w:r w:rsidRPr="00902BFF">
          <w:rPr>
            <w:rStyle w:val="Lienhypertexte"/>
            <w:noProof/>
          </w:rPr>
          <w:t>Définition d’une pièce comptable:</w:t>
        </w:r>
        <w:r>
          <w:rPr>
            <w:noProof/>
            <w:webHidden/>
          </w:rPr>
          <w:tab/>
        </w:r>
        <w:r>
          <w:rPr>
            <w:noProof/>
            <w:webHidden/>
          </w:rPr>
          <w:fldChar w:fldCharType="begin"/>
        </w:r>
        <w:r>
          <w:rPr>
            <w:noProof/>
            <w:webHidden/>
          </w:rPr>
          <w:instrText xml:space="preserve"> PAGEREF _Toc223448332 \h </w:instrText>
        </w:r>
        <w:r>
          <w:rPr>
            <w:noProof/>
            <w:webHidden/>
          </w:rPr>
        </w:r>
        <w:r>
          <w:rPr>
            <w:noProof/>
            <w:webHidden/>
          </w:rPr>
          <w:fldChar w:fldCharType="separate"/>
        </w:r>
        <w:r>
          <w:rPr>
            <w:noProof/>
            <w:webHidden/>
          </w:rPr>
          <w:t>128</w:t>
        </w:r>
        <w:r>
          <w:rPr>
            <w:noProof/>
            <w:webHidden/>
          </w:rPr>
          <w:fldChar w:fldCharType="end"/>
        </w:r>
      </w:hyperlink>
    </w:p>
    <w:p w14:paraId="0B334EC1" w14:textId="5DB70566"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33" w:history="1">
        <w:r w:rsidRPr="00902BFF">
          <w:rPr>
            <w:rStyle w:val="Lienhypertexte"/>
            <w:noProof/>
          </w:rPr>
          <w:t>7.4.3</w:t>
        </w:r>
        <w:r>
          <w:rPr>
            <w:noProof/>
            <w:kern w:val="2"/>
            <w:sz w:val="24"/>
            <w:szCs w:val="24"/>
            <w:lang w:val="fr-FR" w:eastAsia="fr-FR"/>
            <w14:ligatures w14:val="standardContextual"/>
          </w:rPr>
          <w:tab/>
        </w:r>
        <w:r w:rsidRPr="00902BFF">
          <w:rPr>
            <w:rStyle w:val="Lienhypertexte"/>
            <w:noProof/>
          </w:rPr>
          <w:t>Rôle et structure de la comptabilité:</w:t>
        </w:r>
        <w:r>
          <w:rPr>
            <w:noProof/>
            <w:webHidden/>
          </w:rPr>
          <w:tab/>
        </w:r>
        <w:r>
          <w:rPr>
            <w:noProof/>
            <w:webHidden/>
          </w:rPr>
          <w:fldChar w:fldCharType="begin"/>
        </w:r>
        <w:r>
          <w:rPr>
            <w:noProof/>
            <w:webHidden/>
          </w:rPr>
          <w:instrText xml:space="preserve"> PAGEREF _Toc223448333 \h </w:instrText>
        </w:r>
        <w:r>
          <w:rPr>
            <w:noProof/>
            <w:webHidden/>
          </w:rPr>
        </w:r>
        <w:r>
          <w:rPr>
            <w:noProof/>
            <w:webHidden/>
          </w:rPr>
          <w:fldChar w:fldCharType="separate"/>
        </w:r>
        <w:r>
          <w:rPr>
            <w:noProof/>
            <w:webHidden/>
          </w:rPr>
          <w:t>129</w:t>
        </w:r>
        <w:r>
          <w:rPr>
            <w:noProof/>
            <w:webHidden/>
          </w:rPr>
          <w:fldChar w:fldCharType="end"/>
        </w:r>
      </w:hyperlink>
    </w:p>
    <w:p w14:paraId="4A610386" w14:textId="10E59DB6"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34" w:history="1">
        <w:r w:rsidRPr="00902BFF">
          <w:rPr>
            <w:rStyle w:val="Lienhypertexte"/>
            <w:noProof/>
          </w:rPr>
          <w:t>7.4.4</w:t>
        </w:r>
        <w:r>
          <w:rPr>
            <w:noProof/>
            <w:kern w:val="2"/>
            <w:sz w:val="24"/>
            <w:szCs w:val="24"/>
            <w:lang w:val="fr-FR" w:eastAsia="fr-FR"/>
            <w14:ligatures w14:val="standardContextual"/>
          </w:rPr>
          <w:tab/>
        </w:r>
        <w:r w:rsidRPr="00902BFF">
          <w:rPr>
            <w:rStyle w:val="Lienhypertexte"/>
            <w:noProof/>
          </w:rPr>
          <w:t>Structure analytique</w:t>
        </w:r>
        <w:r>
          <w:rPr>
            <w:noProof/>
            <w:webHidden/>
          </w:rPr>
          <w:tab/>
        </w:r>
        <w:r>
          <w:rPr>
            <w:noProof/>
            <w:webHidden/>
          </w:rPr>
          <w:fldChar w:fldCharType="begin"/>
        </w:r>
        <w:r>
          <w:rPr>
            <w:noProof/>
            <w:webHidden/>
          </w:rPr>
          <w:instrText xml:space="preserve"> PAGEREF _Toc223448334 \h </w:instrText>
        </w:r>
        <w:r>
          <w:rPr>
            <w:noProof/>
            <w:webHidden/>
          </w:rPr>
        </w:r>
        <w:r>
          <w:rPr>
            <w:noProof/>
            <w:webHidden/>
          </w:rPr>
          <w:fldChar w:fldCharType="separate"/>
        </w:r>
        <w:r>
          <w:rPr>
            <w:noProof/>
            <w:webHidden/>
          </w:rPr>
          <w:t>131</w:t>
        </w:r>
        <w:r>
          <w:rPr>
            <w:noProof/>
            <w:webHidden/>
          </w:rPr>
          <w:fldChar w:fldCharType="end"/>
        </w:r>
      </w:hyperlink>
    </w:p>
    <w:p w14:paraId="06D11B7A" w14:textId="532F5A22"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35" w:history="1">
        <w:r w:rsidRPr="00902BFF">
          <w:rPr>
            <w:rStyle w:val="Lienhypertexte"/>
            <w:noProof/>
          </w:rPr>
          <w:t>7.4.5</w:t>
        </w:r>
        <w:r>
          <w:rPr>
            <w:noProof/>
            <w:kern w:val="2"/>
            <w:sz w:val="24"/>
            <w:szCs w:val="24"/>
            <w:lang w:val="fr-FR" w:eastAsia="fr-FR"/>
            <w14:ligatures w14:val="standardContextual"/>
          </w:rPr>
          <w:tab/>
        </w:r>
        <w:r w:rsidRPr="00902BFF">
          <w:rPr>
            <w:rStyle w:val="Lienhypertexte"/>
            <w:noProof/>
          </w:rPr>
          <w:t>Comptabilité d’engagement et journaux</w:t>
        </w:r>
        <w:r>
          <w:rPr>
            <w:noProof/>
            <w:webHidden/>
          </w:rPr>
          <w:tab/>
        </w:r>
        <w:r>
          <w:rPr>
            <w:noProof/>
            <w:webHidden/>
          </w:rPr>
          <w:fldChar w:fldCharType="begin"/>
        </w:r>
        <w:r>
          <w:rPr>
            <w:noProof/>
            <w:webHidden/>
          </w:rPr>
          <w:instrText xml:space="preserve"> PAGEREF _Toc223448335 \h </w:instrText>
        </w:r>
        <w:r>
          <w:rPr>
            <w:noProof/>
            <w:webHidden/>
          </w:rPr>
        </w:r>
        <w:r>
          <w:rPr>
            <w:noProof/>
            <w:webHidden/>
          </w:rPr>
          <w:fldChar w:fldCharType="separate"/>
        </w:r>
        <w:r>
          <w:rPr>
            <w:noProof/>
            <w:webHidden/>
          </w:rPr>
          <w:t>131</w:t>
        </w:r>
        <w:r>
          <w:rPr>
            <w:noProof/>
            <w:webHidden/>
          </w:rPr>
          <w:fldChar w:fldCharType="end"/>
        </w:r>
      </w:hyperlink>
    </w:p>
    <w:p w14:paraId="1F17CB19" w14:textId="062A7D38"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36" w:history="1">
        <w:r w:rsidRPr="00902BFF">
          <w:rPr>
            <w:rStyle w:val="Lienhypertexte"/>
            <w:noProof/>
          </w:rPr>
          <w:t>7.4.6</w:t>
        </w:r>
        <w:r>
          <w:rPr>
            <w:noProof/>
            <w:kern w:val="2"/>
            <w:sz w:val="24"/>
            <w:szCs w:val="24"/>
            <w:lang w:val="fr-FR" w:eastAsia="fr-FR"/>
            <w14:ligatures w14:val="standardContextual"/>
          </w:rPr>
          <w:tab/>
        </w:r>
        <w:r w:rsidRPr="00902BFF">
          <w:rPr>
            <w:rStyle w:val="Lienhypertexte"/>
            <w:noProof/>
          </w:rPr>
          <w:t>Travaux et conformité comptable:</w:t>
        </w:r>
        <w:r>
          <w:rPr>
            <w:noProof/>
            <w:webHidden/>
          </w:rPr>
          <w:tab/>
        </w:r>
        <w:r>
          <w:rPr>
            <w:noProof/>
            <w:webHidden/>
          </w:rPr>
          <w:fldChar w:fldCharType="begin"/>
        </w:r>
        <w:r>
          <w:rPr>
            <w:noProof/>
            <w:webHidden/>
          </w:rPr>
          <w:instrText xml:space="preserve"> PAGEREF _Toc223448336 \h </w:instrText>
        </w:r>
        <w:r>
          <w:rPr>
            <w:noProof/>
            <w:webHidden/>
          </w:rPr>
        </w:r>
        <w:r>
          <w:rPr>
            <w:noProof/>
            <w:webHidden/>
          </w:rPr>
          <w:fldChar w:fldCharType="separate"/>
        </w:r>
        <w:r>
          <w:rPr>
            <w:noProof/>
            <w:webHidden/>
          </w:rPr>
          <w:t>132</w:t>
        </w:r>
        <w:r>
          <w:rPr>
            <w:noProof/>
            <w:webHidden/>
          </w:rPr>
          <w:fldChar w:fldCharType="end"/>
        </w:r>
      </w:hyperlink>
    </w:p>
    <w:p w14:paraId="6ED74543" w14:textId="0A9758F7"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37" w:history="1">
        <w:r w:rsidRPr="00902BFF">
          <w:rPr>
            <w:rStyle w:val="Lienhypertexte"/>
            <w:noProof/>
          </w:rPr>
          <w:t>7.4.7</w:t>
        </w:r>
        <w:r>
          <w:rPr>
            <w:noProof/>
            <w:kern w:val="2"/>
            <w:sz w:val="24"/>
            <w:szCs w:val="24"/>
            <w:lang w:val="fr-FR" w:eastAsia="fr-FR"/>
            <w14:ligatures w14:val="standardContextual"/>
          </w:rPr>
          <w:tab/>
        </w:r>
        <w:r w:rsidRPr="00902BFF">
          <w:rPr>
            <w:rStyle w:val="Lienhypertexte"/>
            <w:noProof/>
          </w:rPr>
          <w:t>Immobilisations</w:t>
        </w:r>
        <w:r>
          <w:rPr>
            <w:noProof/>
            <w:webHidden/>
          </w:rPr>
          <w:tab/>
        </w:r>
        <w:r>
          <w:rPr>
            <w:noProof/>
            <w:webHidden/>
          </w:rPr>
          <w:fldChar w:fldCharType="begin"/>
        </w:r>
        <w:r>
          <w:rPr>
            <w:noProof/>
            <w:webHidden/>
          </w:rPr>
          <w:instrText xml:space="preserve"> PAGEREF _Toc223448337 \h </w:instrText>
        </w:r>
        <w:r>
          <w:rPr>
            <w:noProof/>
            <w:webHidden/>
          </w:rPr>
        </w:r>
        <w:r>
          <w:rPr>
            <w:noProof/>
            <w:webHidden/>
          </w:rPr>
          <w:fldChar w:fldCharType="separate"/>
        </w:r>
        <w:r>
          <w:rPr>
            <w:noProof/>
            <w:webHidden/>
          </w:rPr>
          <w:t>132</w:t>
        </w:r>
        <w:r>
          <w:rPr>
            <w:noProof/>
            <w:webHidden/>
          </w:rPr>
          <w:fldChar w:fldCharType="end"/>
        </w:r>
      </w:hyperlink>
    </w:p>
    <w:p w14:paraId="53890A9C" w14:textId="14AF782F"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38" w:history="1">
        <w:r w:rsidRPr="00902BFF">
          <w:rPr>
            <w:rStyle w:val="Lienhypertexte"/>
            <w:noProof/>
          </w:rPr>
          <w:t>7.4.8</w:t>
        </w:r>
        <w:r>
          <w:rPr>
            <w:noProof/>
            <w:kern w:val="2"/>
            <w:sz w:val="24"/>
            <w:szCs w:val="24"/>
            <w:lang w:val="fr-FR" w:eastAsia="fr-FR"/>
            <w14:ligatures w14:val="standardContextual"/>
          </w:rPr>
          <w:tab/>
        </w:r>
        <w:r w:rsidRPr="00902BFF">
          <w:rPr>
            <w:rStyle w:val="Lienhypertexte"/>
            <w:noProof/>
          </w:rPr>
          <w:t>Archivage physique et informatique</w:t>
        </w:r>
        <w:r>
          <w:rPr>
            <w:noProof/>
            <w:webHidden/>
          </w:rPr>
          <w:tab/>
        </w:r>
        <w:r>
          <w:rPr>
            <w:noProof/>
            <w:webHidden/>
          </w:rPr>
          <w:fldChar w:fldCharType="begin"/>
        </w:r>
        <w:r>
          <w:rPr>
            <w:noProof/>
            <w:webHidden/>
          </w:rPr>
          <w:instrText xml:space="preserve"> PAGEREF _Toc223448338 \h </w:instrText>
        </w:r>
        <w:r>
          <w:rPr>
            <w:noProof/>
            <w:webHidden/>
          </w:rPr>
        </w:r>
        <w:r>
          <w:rPr>
            <w:noProof/>
            <w:webHidden/>
          </w:rPr>
          <w:fldChar w:fldCharType="separate"/>
        </w:r>
        <w:r>
          <w:rPr>
            <w:noProof/>
            <w:webHidden/>
          </w:rPr>
          <w:t>132</w:t>
        </w:r>
        <w:r>
          <w:rPr>
            <w:noProof/>
            <w:webHidden/>
          </w:rPr>
          <w:fldChar w:fldCharType="end"/>
        </w:r>
      </w:hyperlink>
    </w:p>
    <w:p w14:paraId="4B68D278" w14:textId="327D1E46" w:rsidR="00A009F1" w:rsidRDefault="00A009F1">
      <w:pPr>
        <w:pStyle w:val="TM2"/>
        <w:tabs>
          <w:tab w:val="left" w:pos="960"/>
          <w:tab w:val="right" w:leader="dot" w:pos="9638"/>
        </w:tabs>
        <w:rPr>
          <w:noProof/>
          <w:kern w:val="2"/>
          <w:sz w:val="24"/>
          <w:szCs w:val="24"/>
          <w:lang w:val="fr-FR" w:eastAsia="fr-FR"/>
          <w14:ligatures w14:val="standardContextual"/>
        </w:rPr>
      </w:pPr>
      <w:hyperlink w:anchor="_Toc223448339" w:history="1">
        <w:r w:rsidRPr="00902BFF">
          <w:rPr>
            <w:rStyle w:val="Lienhypertexte"/>
            <w:noProof/>
          </w:rPr>
          <w:t>7.5</w:t>
        </w:r>
        <w:r>
          <w:rPr>
            <w:noProof/>
            <w:kern w:val="2"/>
            <w:sz w:val="24"/>
            <w:szCs w:val="24"/>
            <w:lang w:val="fr-FR" w:eastAsia="fr-FR"/>
            <w14:ligatures w14:val="standardContextual"/>
          </w:rPr>
          <w:tab/>
        </w:r>
        <w:r w:rsidRPr="00902BFF">
          <w:rPr>
            <w:rStyle w:val="Lienhypertexte"/>
            <w:noProof/>
          </w:rPr>
          <w:t>Contrôle de gestion</w:t>
        </w:r>
        <w:r>
          <w:rPr>
            <w:noProof/>
            <w:webHidden/>
          </w:rPr>
          <w:tab/>
        </w:r>
        <w:r>
          <w:rPr>
            <w:noProof/>
            <w:webHidden/>
          </w:rPr>
          <w:fldChar w:fldCharType="begin"/>
        </w:r>
        <w:r>
          <w:rPr>
            <w:noProof/>
            <w:webHidden/>
          </w:rPr>
          <w:instrText xml:space="preserve"> PAGEREF _Toc223448339 \h </w:instrText>
        </w:r>
        <w:r>
          <w:rPr>
            <w:noProof/>
            <w:webHidden/>
          </w:rPr>
        </w:r>
        <w:r>
          <w:rPr>
            <w:noProof/>
            <w:webHidden/>
          </w:rPr>
          <w:fldChar w:fldCharType="separate"/>
        </w:r>
        <w:r>
          <w:rPr>
            <w:noProof/>
            <w:webHidden/>
          </w:rPr>
          <w:t>133</w:t>
        </w:r>
        <w:r>
          <w:rPr>
            <w:noProof/>
            <w:webHidden/>
          </w:rPr>
          <w:fldChar w:fldCharType="end"/>
        </w:r>
      </w:hyperlink>
    </w:p>
    <w:p w14:paraId="0F5F3098" w14:textId="4C1B318D"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40" w:history="1">
        <w:r w:rsidRPr="00902BFF">
          <w:rPr>
            <w:rStyle w:val="Lienhypertexte"/>
            <w:noProof/>
          </w:rPr>
          <w:t>7.5.1</w:t>
        </w:r>
        <w:r>
          <w:rPr>
            <w:noProof/>
            <w:kern w:val="2"/>
            <w:sz w:val="24"/>
            <w:szCs w:val="24"/>
            <w:lang w:val="fr-FR" w:eastAsia="fr-FR"/>
            <w14:ligatures w14:val="standardContextual"/>
          </w:rPr>
          <w:tab/>
        </w:r>
        <w:r w:rsidRPr="00902BFF">
          <w:rPr>
            <w:rStyle w:val="Lienhypertexte"/>
            <w:noProof/>
          </w:rPr>
          <w:t>Missions</w:t>
        </w:r>
        <w:r>
          <w:rPr>
            <w:noProof/>
            <w:webHidden/>
          </w:rPr>
          <w:tab/>
        </w:r>
        <w:r>
          <w:rPr>
            <w:noProof/>
            <w:webHidden/>
          </w:rPr>
          <w:fldChar w:fldCharType="begin"/>
        </w:r>
        <w:r>
          <w:rPr>
            <w:noProof/>
            <w:webHidden/>
          </w:rPr>
          <w:instrText xml:space="preserve"> PAGEREF _Toc223448340 \h </w:instrText>
        </w:r>
        <w:r>
          <w:rPr>
            <w:noProof/>
            <w:webHidden/>
          </w:rPr>
        </w:r>
        <w:r>
          <w:rPr>
            <w:noProof/>
            <w:webHidden/>
          </w:rPr>
          <w:fldChar w:fldCharType="separate"/>
        </w:r>
        <w:r>
          <w:rPr>
            <w:noProof/>
            <w:webHidden/>
          </w:rPr>
          <w:t>133</w:t>
        </w:r>
        <w:r>
          <w:rPr>
            <w:noProof/>
            <w:webHidden/>
          </w:rPr>
          <w:fldChar w:fldCharType="end"/>
        </w:r>
      </w:hyperlink>
    </w:p>
    <w:p w14:paraId="51D7F961" w14:textId="67914411" w:rsidR="00A009F1" w:rsidRDefault="00A009F1">
      <w:pPr>
        <w:pStyle w:val="TM3"/>
        <w:tabs>
          <w:tab w:val="left" w:pos="1200"/>
          <w:tab w:val="right" w:leader="dot" w:pos="9638"/>
        </w:tabs>
        <w:rPr>
          <w:noProof/>
          <w:kern w:val="2"/>
          <w:sz w:val="24"/>
          <w:szCs w:val="24"/>
          <w:lang w:val="fr-FR" w:eastAsia="fr-FR"/>
          <w14:ligatures w14:val="standardContextual"/>
        </w:rPr>
      </w:pPr>
      <w:hyperlink w:anchor="_Toc223448341" w:history="1">
        <w:r w:rsidRPr="00902BFF">
          <w:rPr>
            <w:rStyle w:val="Lienhypertexte"/>
            <w:noProof/>
          </w:rPr>
          <w:t>7.5.2</w:t>
        </w:r>
        <w:r>
          <w:rPr>
            <w:noProof/>
            <w:kern w:val="2"/>
            <w:sz w:val="24"/>
            <w:szCs w:val="24"/>
            <w:lang w:val="fr-FR" w:eastAsia="fr-FR"/>
            <w14:ligatures w14:val="standardContextual"/>
          </w:rPr>
          <w:tab/>
        </w:r>
        <w:r w:rsidRPr="00902BFF">
          <w:rPr>
            <w:rStyle w:val="Lienhypertexte"/>
            <w:noProof/>
          </w:rPr>
          <w:t>Budget CERES &amp; justification des fonds</w:t>
        </w:r>
        <w:r>
          <w:rPr>
            <w:noProof/>
            <w:webHidden/>
          </w:rPr>
          <w:tab/>
        </w:r>
        <w:r>
          <w:rPr>
            <w:noProof/>
            <w:webHidden/>
          </w:rPr>
          <w:fldChar w:fldCharType="begin"/>
        </w:r>
        <w:r>
          <w:rPr>
            <w:noProof/>
            <w:webHidden/>
          </w:rPr>
          <w:instrText xml:space="preserve"> PAGEREF _Toc223448341 \h </w:instrText>
        </w:r>
        <w:r>
          <w:rPr>
            <w:noProof/>
            <w:webHidden/>
          </w:rPr>
        </w:r>
        <w:r>
          <w:rPr>
            <w:noProof/>
            <w:webHidden/>
          </w:rPr>
          <w:fldChar w:fldCharType="separate"/>
        </w:r>
        <w:r>
          <w:rPr>
            <w:noProof/>
            <w:webHidden/>
          </w:rPr>
          <w:t>133</w:t>
        </w:r>
        <w:r>
          <w:rPr>
            <w:noProof/>
            <w:webHidden/>
          </w:rPr>
          <w:fldChar w:fldCharType="end"/>
        </w:r>
      </w:hyperlink>
    </w:p>
    <w:p w14:paraId="2F639B53" w14:textId="6586E6FC" w:rsidR="00670A57" w:rsidRDefault="00670A57">
      <w:pPr>
        <w:pStyle w:val="CERESBody"/>
      </w:pPr>
      <w:r>
        <w:fldChar w:fldCharType="end"/>
      </w:r>
    </w:p>
    <w:tbl>
      <w:tblPr>
        <w:tblW w:w="0" w:type="auto"/>
        <w:tblCellMar>
          <w:left w:w="70" w:type="dxa"/>
          <w:right w:w="70" w:type="dxa"/>
        </w:tblCellMar>
        <w:tblLook w:val="04A0" w:firstRow="1" w:lastRow="0" w:firstColumn="1" w:lastColumn="0" w:noHBand="0" w:noVBand="1"/>
      </w:tblPr>
      <w:tblGrid>
        <w:gridCol w:w="1338"/>
        <w:gridCol w:w="202"/>
        <w:gridCol w:w="8248"/>
      </w:tblGrid>
      <w:tr w:rsidR="00810445" w14:paraId="332C9B9C" w14:textId="77777777" w:rsidTr="00EB6DD0">
        <w:trPr>
          <w:trHeight w:val="360"/>
        </w:trPr>
        <w:tc>
          <w:tcPr>
            <w:tcW w:w="0" w:type="auto"/>
            <w:shd w:val="clear" w:color="auto" w:fill="FFFFFF" w:themeFill="background1"/>
            <w:noWrap/>
            <w:hideMark/>
          </w:tcPr>
          <w:p w14:paraId="762D1239" w14:textId="77777777" w:rsidR="00810445" w:rsidRDefault="00810445" w:rsidP="00EB6DD0">
            <w:pPr>
              <w:pStyle w:val="Sansinterligne1"/>
            </w:pPr>
            <w:r>
              <w:t>Abréviations</w:t>
            </w:r>
          </w:p>
        </w:tc>
        <w:tc>
          <w:tcPr>
            <w:tcW w:w="0" w:type="auto"/>
            <w:shd w:val="clear" w:color="auto" w:fill="FFFFFF" w:themeFill="background1"/>
            <w:noWrap/>
          </w:tcPr>
          <w:p w14:paraId="3A20FA3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p>
        </w:tc>
        <w:tc>
          <w:tcPr>
            <w:tcW w:w="0" w:type="auto"/>
            <w:shd w:val="clear" w:color="auto" w:fill="FFFFFF" w:themeFill="background1"/>
          </w:tcPr>
          <w:p w14:paraId="1E2CAE6F" w14:textId="77777777" w:rsidR="00810445" w:rsidRDefault="00810445" w:rsidP="00EB6DD0">
            <w:pPr>
              <w:spacing w:line="240" w:lineRule="auto"/>
              <w:rPr>
                <w:rFonts w:ascii="Times New Roman" w:eastAsia="Times New Roman" w:hAnsi="Times New Roman"/>
                <w:color w:val="000000"/>
                <w:kern w:val="2"/>
                <w14:ligatures w14:val="standardContextual"/>
              </w:rPr>
            </w:pPr>
          </w:p>
        </w:tc>
      </w:tr>
      <w:tr w:rsidR="00810445" w:rsidRPr="00031A77" w14:paraId="62A36EEB" w14:textId="77777777" w:rsidTr="00EB6DD0">
        <w:trPr>
          <w:trHeight w:val="360"/>
        </w:trPr>
        <w:tc>
          <w:tcPr>
            <w:tcW w:w="0" w:type="auto"/>
            <w:shd w:val="clear" w:color="auto" w:fill="FFFFFF" w:themeFill="background1"/>
            <w:noWrap/>
            <w:hideMark/>
          </w:tcPr>
          <w:p w14:paraId="515A8DD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AARH</w:t>
            </w:r>
          </w:p>
        </w:tc>
        <w:tc>
          <w:tcPr>
            <w:tcW w:w="0" w:type="auto"/>
            <w:shd w:val="clear" w:color="auto" w:fill="FFFFFF" w:themeFill="background1"/>
            <w:noWrap/>
            <w:hideMark/>
          </w:tcPr>
          <w:p w14:paraId="1A00F0C3"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1213964"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Assistant Administratif des Ressources Humaines</w:t>
            </w:r>
          </w:p>
        </w:tc>
      </w:tr>
      <w:tr w:rsidR="00810445" w14:paraId="34DA0FB1" w14:textId="77777777" w:rsidTr="00EB6DD0">
        <w:trPr>
          <w:trHeight w:val="360"/>
        </w:trPr>
        <w:tc>
          <w:tcPr>
            <w:tcW w:w="0" w:type="auto"/>
            <w:shd w:val="clear" w:color="auto" w:fill="FFFFFF" w:themeFill="background1"/>
            <w:noWrap/>
            <w:hideMark/>
          </w:tcPr>
          <w:p w14:paraId="32E3130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ACPT</w:t>
            </w:r>
          </w:p>
        </w:tc>
        <w:tc>
          <w:tcPr>
            <w:tcW w:w="0" w:type="auto"/>
            <w:shd w:val="clear" w:color="auto" w:fill="FFFFFF" w:themeFill="background1"/>
            <w:noWrap/>
            <w:hideMark/>
          </w:tcPr>
          <w:p w14:paraId="4C5E9FD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5276EF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Assistant </w:t>
            </w:r>
            <w:proofErr w:type="spellStart"/>
            <w:r>
              <w:rPr>
                <w:rFonts w:ascii="Times New Roman" w:eastAsia="Times New Roman" w:hAnsi="Times New Roman"/>
                <w:color w:val="000000"/>
                <w:kern w:val="2"/>
                <w14:ligatures w14:val="standardContextual"/>
              </w:rPr>
              <w:t>Comptable</w:t>
            </w:r>
            <w:proofErr w:type="spellEnd"/>
          </w:p>
        </w:tc>
      </w:tr>
      <w:tr w:rsidR="00810445" w14:paraId="2A7628C3" w14:textId="77777777" w:rsidTr="00EB6DD0">
        <w:trPr>
          <w:trHeight w:val="360"/>
        </w:trPr>
        <w:tc>
          <w:tcPr>
            <w:tcW w:w="0" w:type="auto"/>
            <w:shd w:val="clear" w:color="auto" w:fill="FFFFFF" w:themeFill="background1"/>
            <w:noWrap/>
            <w:hideMark/>
          </w:tcPr>
          <w:p w14:paraId="2C98D81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AG</w:t>
            </w:r>
          </w:p>
        </w:tc>
        <w:tc>
          <w:tcPr>
            <w:tcW w:w="0" w:type="auto"/>
            <w:shd w:val="clear" w:color="auto" w:fill="FFFFFF" w:themeFill="background1"/>
            <w:noWrap/>
            <w:hideMark/>
          </w:tcPr>
          <w:p w14:paraId="7EA6953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7B734E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Assemblée Générale</w:t>
            </w:r>
          </w:p>
        </w:tc>
      </w:tr>
      <w:tr w:rsidR="00810445" w14:paraId="624D07A7" w14:textId="77777777" w:rsidTr="00EB6DD0">
        <w:trPr>
          <w:trHeight w:val="360"/>
        </w:trPr>
        <w:tc>
          <w:tcPr>
            <w:tcW w:w="0" w:type="auto"/>
            <w:shd w:val="clear" w:color="auto" w:fill="FFFFFF" w:themeFill="background1"/>
            <w:noWrap/>
            <w:hideMark/>
          </w:tcPr>
          <w:p w14:paraId="1206915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AL</w:t>
            </w:r>
          </w:p>
        </w:tc>
        <w:tc>
          <w:tcPr>
            <w:tcW w:w="0" w:type="auto"/>
            <w:shd w:val="clear" w:color="auto" w:fill="FFFFFF" w:themeFill="background1"/>
            <w:noWrap/>
            <w:hideMark/>
          </w:tcPr>
          <w:p w14:paraId="2101870D"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2A6C128"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Assistant </w:t>
            </w:r>
            <w:proofErr w:type="spellStart"/>
            <w:r>
              <w:rPr>
                <w:rFonts w:ascii="Times New Roman" w:eastAsia="Times New Roman" w:hAnsi="Times New Roman"/>
                <w:color w:val="000000"/>
                <w:kern w:val="2"/>
                <w14:ligatures w14:val="standardContextual"/>
              </w:rPr>
              <w:t>Logistique</w:t>
            </w:r>
            <w:proofErr w:type="spellEnd"/>
          </w:p>
        </w:tc>
      </w:tr>
      <w:tr w:rsidR="00810445" w14:paraId="6C8F204A" w14:textId="77777777" w:rsidTr="00EB6DD0">
        <w:trPr>
          <w:trHeight w:val="360"/>
        </w:trPr>
        <w:tc>
          <w:tcPr>
            <w:tcW w:w="0" w:type="auto"/>
            <w:shd w:val="clear" w:color="auto" w:fill="FFFFFF" w:themeFill="background1"/>
            <w:noWrap/>
            <w:hideMark/>
          </w:tcPr>
          <w:p w14:paraId="402B6FA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AO</w:t>
            </w:r>
          </w:p>
        </w:tc>
        <w:tc>
          <w:tcPr>
            <w:tcW w:w="0" w:type="auto"/>
            <w:shd w:val="clear" w:color="auto" w:fill="FFFFFF" w:themeFill="background1"/>
            <w:noWrap/>
            <w:hideMark/>
          </w:tcPr>
          <w:p w14:paraId="5D6644C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769AFE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Appel </w:t>
            </w:r>
            <w:proofErr w:type="spellStart"/>
            <w:r>
              <w:rPr>
                <w:rFonts w:ascii="Times New Roman" w:eastAsia="Times New Roman" w:hAnsi="Times New Roman"/>
                <w:color w:val="000000"/>
                <w:kern w:val="2"/>
                <w14:ligatures w14:val="standardContextual"/>
              </w:rPr>
              <w:t>d’Offre</w:t>
            </w:r>
            <w:proofErr w:type="spellEnd"/>
          </w:p>
        </w:tc>
      </w:tr>
      <w:tr w:rsidR="00810445" w14:paraId="139817A0" w14:textId="77777777" w:rsidTr="00EB6DD0">
        <w:trPr>
          <w:trHeight w:val="60"/>
        </w:trPr>
        <w:tc>
          <w:tcPr>
            <w:tcW w:w="0" w:type="auto"/>
            <w:shd w:val="clear" w:color="auto" w:fill="FFFFFF" w:themeFill="background1"/>
            <w:noWrap/>
            <w:hideMark/>
          </w:tcPr>
          <w:p w14:paraId="49D6A72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CACH</w:t>
            </w:r>
          </w:p>
        </w:tc>
        <w:tc>
          <w:tcPr>
            <w:tcW w:w="0" w:type="auto"/>
            <w:shd w:val="clear" w:color="auto" w:fill="FFFFFF" w:themeFill="background1"/>
            <w:noWrap/>
            <w:hideMark/>
          </w:tcPr>
          <w:p w14:paraId="4AD6545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B6F302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Chargé des </w:t>
            </w:r>
            <w:proofErr w:type="spellStart"/>
            <w:r>
              <w:rPr>
                <w:rFonts w:ascii="Times New Roman" w:eastAsia="Times New Roman" w:hAnsi="Times New Roman"/>
                <w:color w:val="000000"/>
                <w:kern w:val="2"/>
                <w14:ligatures w14:val="standardContextual"/>
              </w:rPr>
              <w:t>Achats</w:t>
            </w:r>
            <w:proofErr w:type="spellEnd"/>
          </w:p>
        </w:tc>
      </w:tr>
      <w:tr w:rsidR="00810445" w14:paraId="3E2B9BE6" w14:textId="77777777" w:rsidTr="00EB6DD0">
        <w:trPr>
          <w:trHeight w:val="60"/>
        </w:trPr>
        <w:tc>
          <w:tcPr>
            <w:tcW w:w="0" w:type="auto"/>
            <w:shd w:val="clear" w:color="auto" w:fill="FFFFFF" w:themeFill="background1"/>
            <w:noWrap/>
          </w:tcPr>
          <w:p w14:paraId="4CCF1078" w14:textId="77777777" w:rsidR="00810445" w:rsidRDefault="00810445" w:rsidP="00EB6DD0">
            <w:pPr>
              <w:spacing w:line="240" w:lineRule="auto"/>
              <w:rPr>
                <w:rFonts w:ascii="Times New Roman" w:eastAsia="Times New Roman" w:hAnsi="Times New Roman"/>
                <w:color w:val="000000"/>
                <w:kern w:val="2"/>
                <w14:ligatures w14:val="standardContextual"/>
              </w:rPr>
            </w:pPr>
          </w:p>
        </w:tc>
        <w:tc>
          <w:tcPr>
            <w:tcW w:w="0" w:type="auto"/>
            <w:shd w:val="clear" w:color="auto" w:fill="FFFFFF" w:themeFill="background1"/>
            <w:noWrap/>
          </w:tcPr>
          <w:p w14:paraId="3EB7A00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p>
        </w:tc>
        <w:tc>
          <w:tcPr>
            <w:tcW w:w="0" w:type="auto"/>
            <w:shd w:val="clear" w:color="auto" w:fill="FFFFFF" w:themeFill="background1"/>
          </w:tcPr>
          <w:p w14:paraId="25836E4F" w14:textId="77777777" w:rsidR="00810445" w:rsidRDefault="00810445" w:rsidP="00EB6DD0">
            <w:pPr>
              <w:spacing w:line="240" w:lineRule="auto"/>
              <w:rPr>
                <w:rFonts w:ascii="Times New Roman" w:eastAsia="Times New Roman" w:hAnsi="Times New Roman"/>
                <w:color w:val="000000"/>
                <w:kern w:val="2"/>
                <w14:ligatures w14:val="standardContextual"/>
              </w:rPr>
            </w:pPr>
          </w:p>
        </w:tc>
      </w:tr>
      <w:tr w:rsidR="00810445" w:rsidRPr="00031A77" w14:paraId="4B0154F7" w14:textId="77777777" w:rsidTr="00EB6DD0">
        <w:trPr>
          <w:trHeight w:val="360"/>
        </w:trPr>
        <w:tc>
          <w:tcPr>
            <w:tcW w:w="0" w:type="auto"/>
            <w:shd w:val="clear" w:color="auto" w:fill="FFFFFF" w:themeFill="background1"/>
            <w:noWrap/>
            <w:hideMark/>
          </w:tcPr>
          <w:p w14:paraId="2A08A02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ADRH</w:t>
            </w:r>
          </w:p>
        </w:tc>
        <w:tc>
          <w:tcPr>
            <w:tcW w:w="0" w:type="auto"/>
            <w:shd w:val="clear" w:color="auto" w:fill="FFFFFF" w:themeFill="background1"/>
            <w:noWrap/>
            <w:hideMark/>
          </w:tcPr>
          <w:p w14:paraId="27F574C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E8CCF82"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Assistant en Développement des Ressources Humaines</w:t>
            </w:r>
          </w:p>
        </w:tc>
      </w:tr>
      <w:tr w:rsidR="00810445" w14:paraId="74757A12" w14:textId="77777777" w:rsidTr="00EB6DD0">
        <w:trPr>
          <w:trHeight w:val="360"/>
        </w:trPr>
        <w:tc>
          <w:tcPr>
            <w:tcW w:w="0" w:type="auto"/>
            <w:shd w:val="clear" w:color="auto" w:fill="FFFFFF" w:themeFill="background1"/>
            <w:noWrap/>
            <w:hideMark/>
          </w:tcPr>
          <w:p w14:paraId="0D255E0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ADV</w:t>
            </w:r>
          </w:p>
        </w:tc>
        <w:tc>
          <w:tcPr>
            <w:tcW w:w="0" w:type="auto"/>
            <w:shd w:val="clear" w:color="auto" w:fill="FFFFFF" w:themeFill="background1"/>
            <w:noWrap/>
            <w:hideMark/>
          </w:tcPr>
          <w:p w14:paraId="6D95D5C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83781A6"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Localité</w:t>
            </w:r>
            <w:proofErr w:type="spellEnd"/>
            <w:r>
              <w:rPr>
                <w:rFonts w:ascii="Times New Roman" w:eastAsia="Times New Roman" w:hAnsi="Times New Roman"/>
                <w:color w:val="000000"/>
                <w:kern w:val="2"/>
                <w14:ligatures w14:val="standardContextual"/>
              </w:rPr>
              <w:t xml:space="preserve"> ANDRANOVORIVATO</w:t>
            </w:r>
          </w:p>
        </w:tc>
      </w:tr>
      <w:tr w:rsidR="00810445" w14:paraId="440AFFAA" w14:textId="77777777" w:rsidTr="00EB6DD0">
        <w:trPr>
          <w:trHeight w:val="360"/>
        </w:trPr>
        <w:tc>
          <w:tcPr>
            <w:tcW w:w="0" w:type="auto"/>
            <w:shd w:val="clear" w:color="auto" w:fill="FFFFFF" w:themeFill="background1"/>
            <w:noWrap/>
            <w:hideMark/>
          </w:tcPr>
          <w:p w14:paraId="59D8EA4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AFD</w:t>
            </w:r>
          </w:p>
        </w:tc>
        <w:tc>
          <w:tcPr>
            <w:tcW w:w="0" w:type="auto"/>
            <w:shd w:val="clear" w:color="auto" w:fill="FFFFFF" w:themeFill="background1"/>
            <w:noWrap/>
            <w:hideMark/>
          </w:tcPr>
          <w:p w14:paraId="71A10C7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A69486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Agence Française de Développement</w:t>
            </w:r>
          </w:p>
        </w:tc>
      </w:tr>
      <w:tr w:rsidR="00810445" w14:paraId="0104D022" w14:textId="77777777" w:rsidTr="00EB6DD0">
        <w:trPr>
          <w:trHeight w:val="360"/>
        </w:trPr>
        <w:tc>
          <w:tcPr>
            <w:tcW w:w="0" w:type="auto"/>
            <w:shd w:val="clear" w:color="auto" w:fill="FFFFFF" w:themeFill="background1"/>
            <w:noWrap/>
            <w:hideMark/>
          </w:tcPr>
          <w:p w14:paraId="74FF06B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AFP</w:t>
            </w:r>
          </w:p>
        </w:tc>
        <w:tc>
          <w:tcPr>
            <w:tcW w:w="0" w:type="auto"/>
            <w:shd w:val="clear" w:color="auto" w:fill="FFFFFF" w:themeFill="background1"/>
            <w:noWrap/>
            <w:hideMark/>
          </w:tcPr>
          <w:p w14:paraId="76B1217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45D0E93"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Autorisation</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Formelle</w:t>
            </w:r>
            <w:proofErr w:type="spellEnd"/>
            <w:r>
              <w:rPr>
                <w:rFonts w:ascii="Times New Roman" w:eastAsia="Times New Roman" w:hAnsi="Times New Roman"/>
                <w:color w:val="000000"/>
                <w:kern w:val="2"/>
                <w14:ligatures w14:val="standardContextual"/>
              </w:rPr>
              <w:t xml:space="preserve"> de Paiement</w:t>
            </w:r>
          </w:p>
        </w:tc>
      </w:tr>
      <w:tr w:rsidR="00810445" w14:paraId="495E2FD9" w14:textId="77777777" w:rsidTr="00EB6DD0">
        <w:trPr>
          <w:trHeight w:val="360"/>
        </w:trPr>
        <w:tc>
          <w:tcPr>
            <w:tcW w:w="0" w:type="auto"/>
            <w:shd w:val="clear" w:color="auto" w:fill="FFFFFF" w:themeFill="background1"/>
            <w:noWrap/>
            <w:hideMark/>
          </w:tcPr>
          <w:p w14:paraId="30B15AB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AKI</w:t>
            </w:r>
          </w:p>
        </w:tc>
        <w:tc>
          <w:tcPr>
            <w:tcW w:w="0" w:type="auto"/>
            <w:shd w:val="clear" w:color="auto" w:fill="FFFFFF" w:themeFill="background1"/>
            <w:noWrap/>
            <w:hideMark/>
          </w:tcPr>
          <w:p w14:paraId="1EF187A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2ED0178"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Localité</w:t>
            </w:r>
            <w:proofErr w:type="spellEnd"/>
            <w:r>
              <w:rPr>
                <w:rFonts w:ascii="Times New Roman" w:eastAsia="Times New Roman" w:hAnsi="Times New Roman"/>
                <w:color w:val="000000"/>
                <w:kern w:val="2"/>
                <w14:ligatures w14:val="standardContextual"/>
              </w:rPr>
              <w:t xml:space="preserve"> ALAKAMISY ITENINA</w:t>
            </w:r>
          </w:p>
        </w:tc>
      </w:tr>
      <w:tr w:rsidR="00810445" w14:paraId="3E15E938" w14:textId="77777777" w:rsidTr="00EB6DD0">
        <w:trPr>
          <w:trHeight w:val="360"/>
        </w:trPr>
        <w:tc>
          <w:tcPr>
            <w:tcW w:w="0" w:type="auto"/>
            <w:shd w:val="clear" w:color="auto" w:fill="FFFFFF" w:themeFill="background1"/>
            <w:noWrap/>
            <w:hideMark/>
          </w:tcPr>
          <w:p w14:paraId="3D5E727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ALK </w:t>
            </w:r>
          </w:p>
        </w:tc>
        <w:tc>
          <w:tcPr>
            <w:tcW w:w="0" w:type="auto"/>
            <w:shd w:val="clear" w:color="auto" w:fill="FFFFFF" w:themeFill="background1"/>
            <w:noWrap/>
            <w:hideMark/>
          </w:tcPr>
          <w:p w14:paraId="6B59D3C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01DB0D6"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Localité</w:t>
            </w:r>
            <w:proofErr w:type="spellEnd"/>
            <w:r>
              <w:rPr>
                <w:rFonts w:ascii="Times New Roman" w:eastAsia="Times New Roman" w:hAnsi="Times New Roman"/>
                <w:color w:val="000000"/>
                <w:kern w:val="2"/>
                <w14:ligatures w14:val="standardContextual"/>
              </w:rPr>
              <w:t xml:space="preserve"> ALAKAMISY AMBOHIMAHA</w:t>
            </w:r>
          </w:p>
        </w:tc>
      </w:tr>
      <w:tr w:rsidR="00810445" w14:paraId="0A4AF3B5" w14:textId="77777777" w:rsidTr="00EB6DD0">
        <w:trPr>
          <w:trHeight w:val="360"/>
        </w:trPr>
        <w:tc>
          <w:tcPr>
            <w:tcW w:w="0" w:type="auto"/>
            <w:shd w:val="clear" w:color="auto" w:fill="FFFFFF" w:themeFill="background1"/>
            <w:noWrap/>
            <w:hideMark/>
          </w:tcPr>
          <w:p w14:paraId="69A0DD5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AP</w:t>
            </w:r>
          </w:p>
        </w:tc>
        <w:tc>
          <w:tcPr>
            <w:tcW w:w="0" w:type="auto"/>
            <w:shd w:val="clear" w:color="auto" w:fill="FFFFFF" w:themeFill="background1"/>
            <w:noWrap/>
            <w:hideMark/>
          </w:tcPr>
          <w:p w14:paraId="5B581DD5"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E7D5C4E"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Autorisation</w:t>
            </w:r>
            <w:proofErr w:type="spellEnd"/>
            <w:r>
              <w:rPr>
                <w:rFonts w:ascii="Times New Roman" w:eastAsia="Times New Roman" w:hAnsi="Times New Roman"/>
                <w:color w:val="000000"/>
                <w:kern w:val="2"/>
                <w14:ligatures w14:val="standardContextual"/>
              </w:rPr>
              <w:t xml:space="preserve"> de </w:t>
            </w:r>
            <w:proofErr w:type="spellStart"/>
            <w:r>
              <w:rPr>
                <w:rFonts w:ascii="Times New Roman" w:eastAsia="Times New Roman" w:hAnsi="Times New Roman"/>
                <w:color w:val="000000"/>
                <w:kern w:val="2"/>
                <w14:ligatures w14:val="standardContextual"/>
              </w:rPr>
              <w:t>paiement</w:t>
            </w:r>
            <w:proofErr w:type="spellEnd"/>
          </w:p>
        </w:tc>
      </w:tr>
      <w:tr w:rsidR="00810445" w:rsidRPr="00031A77" w14:paraId="69F7A142" w14:textId="77777777" w:rsidTr="00EB6DD0">
        <w:trPr>
          <w:trHeight w:val="360"/>
        </w:trPr>
        <w:tc>
          <w:tcPr>
            <w:tcW w:w="0" w:type="auto"/>
            <w:shd w:val="clear" w:color="auto" w:fill="FFFFFF" w:themeFill="background1"/>
            <w:noWrap/>
            <w:hideMark/>
          </w:tcPr>
          <w:p w14:paraId="7874124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APEC</w:t>
            </w:r>
          </w:p>
        </w:tc>
        <w:tc>
          <w:tcPr>
            <w:tcW w:w="0" w:type="auto"/>
            <w:shd w:val="clear" w:color="auto" w:fill="FFFFFF" w:themeFill="background1"/>
            <w:noWrap/>
            <w:hideMark/>
          </w:tcPr>
          <w:p w14:paraId="17EE68D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037DBCA"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Association des Parents d'Elèves CERES</w:t>
            </w:r>
          </w:p>
        </w:tc>
      </w:tr>
      <w:tr w:rsidR="00810445" w14:paraId="0B90EF7A" w14:textId="77777777" w:rsidTr="00EB6DD0">
        <w:trPr>
          <w:trHeight w:val="484"/>
        </w:trPr>
        <w:tc>
          <w:tcPr>
            <w:tcW w:w="0" w:type="auto"/>
            <w:shd w:val="clear" w:color="auto" w:fill="FFFFFF" w:themeFill="background1"/>
            <w:noWrap/>
            <w:hideMark/>
          </w:tcPr>
          <w:p w14:paraId="5BF248C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sz w:val="23"/>
                <w:szCs w:val="23"/>
                <w14:ligatures w14:val="standardContextual"/>
              </w:rPr>
              <w:t>ARH</w:t>
            </w:r>
          </w:p>
        </w:tc>
        <w:tc>
          <w:tcPr>
            <w:tcW w:w="0" w:type="auto"/>
            <w:shd w:val="clear" w:color="auto" w:fill="FFFFFF" w:themeFill="background1"/>
            <w:noWrap/>
            <w:hideMark/>
          </w:tcPr>
          <w:p w14:paraId="78DDDD8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288F7A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sz w:val="23"/>
                <w:szCs w:val="23"/>
                <w14:ligatures w14:val="standardContextual"/>
              </w:rPr>
              <w:t xml:space="preserve">Assistant des </w:t>
            </w:r>
            <w:proofErr w:type="spellStart"/>
            <w:r>
              <w:rPr>
                <w:rFonts w:ascii="Times New Roman" w:eastAsia="Times New Roman" w:hAnsi="Times New Roman"/>
                <w:color w:val="000000"/>
                <w:kern w:val="2"/>
                <w:sz w:val="23"/>
                <w:szCs w:val="23"/>
                <w14:ligatures w14:val="standardContextual"/>
              </w:rPr>
              <w:t>Ressources</w:t>
            </w:r>
            <w:proofErr w:type="spellEnd"/>
            <w:r>
              <w:rPr>
                <w:rFonts w:ascii="Times New Roman" w:eastAsia="Times New Roman" w:hAnsi="Times New Roman"/>
                <w:color w:val="000000"/>
                <w:kern w:val="2"/>
                <w:sz w:val="23"/>
                <w:szCs w:val="23"/>
                <w14:ligatures w14:val="standardContextual"/>
              </w:rPr>
              <w:t xml:space="preserve"> </w:t>
            </w:r>
            <w:proofErr w:type="spellStart"/>
            <w:r>
              <w:rPr>
                <w:rFonts w:ascii="Times New Roman" w:eastAsia="Times New Roman" w:hAnsi="Times New Roman"/>
                <w:color w:val="000000"/>
                <w:kern w:val="2"/>
                <w:sz w:val="23"/>
                <w:szCs w:val="23"/>
                <w14:ligatures w14:val="standardContextual"/>
              </w:rPr>
              <w:t>Humaines</w:t>
            </w:r>
            <w:proofErr w:type="spellEnd"/>
          </w:p>
        </w:tc>
      </w:tr>
      <w:tr w:rsidR="00810445" w:rsidRPr="00031A77" w14:paraId="67340A7B" w14:textId="77777777" w:rsidTr="00EB6DD0">
        <w:trPr>
          <w:trHeight w:val="260"/>
        </w:trPr>
        <w:tc>
          <w:tcPr>
            <w:tcW w:w="0" w:type="auto"/>
            <w:shd w:val="clear" w:color="auto" w:fill="FFFFFF" w:themeFill="background1"/>
            <w:noWrap/>
            <w:hideMark/>
          </w:tcPr>
          <w:p w14:paraId="523FC4E8" w14:textId="77777777" w:rsidR="00810445" w:rsidRDefault="00810445" w:rsidP="00EB6DD0">
            <w:pPr>
              <w:spacing w:line="240" w:lineRule="auto"/>
              <w:rPr>
                <w:rFonts w:ascii="Times New Roman" w:eastAsia="Times New Roman" w:hAnsi="Times New Roman"/>
                <w:color w:val="000000"/>
                <w:kern w:val="2"/>
                <w:highlight w:val="yellow"/>
                <w14:ligatures w14:val="standardContextual"/>
              </w:rPr>
            </w:pPr>
            <w:r>
              <w:rPr>
                <w:rFonts w:ascii="Times New Roman" w:eastAsia="Times New Roman" w:hAnsi="Times New Roman"/>
                <w:color w:val="000000"/>
                <w:kern w:val="2"/>
                <w14:ligatures w14:val="standardContextual"/>
              </w:rPr>
              <w:t>BEPC</w:t>
            </w:r>
          </w:p>
        </w:tc>
        <w:tc>
          <w:tcPr>
            <w:tcW w:w="0" w:type="auto"/>
            <w:shd w:val="clear" w:color="auto" w:fill="FFFFFF" w:themeFill="background1"/>
            <w:noWrap/>
            <w:hideMark/>
          </w:tcPr>
          <w:p w14:paraId="7371CAD9" w14:textId="77777777" w:rsidR="00810445" w:rsidRDefault="00810445" w:rsidP="00EB6DD0">
            <w:pPr>
              <w:spacing w:line="240" w:lineRule="auto"/>
              <w:jc w:val="center"/>
              <w:rPr>
                <w:rFonts w:ascii="Times New Roman" w:eastAsia="Times New Roman" w:hAnsi="Times New Roman"/>
                <w:color w:val="000000"/>
                <w:kern w:val="2"/>
                <w:highlight w:val="yellow"/>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tcPr>
          <w:p w14:paraId="6F7FED7A" w14:textId="46B93548"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 xml:space="preserve">Brevet d'Etude du Premier </w:t>
            </w:r>
            <w:proofErr w:type="gramStart"/>
            <w:r w:rsidR="003943BE" w:rsidRPr="00031A77">
              <w:rPr>
                <w:rFonts w:ascii="Times New Roman" w:eastAsia="Times New Roman" w:hAnsi="Times New Roman"/>
                <w:color w:val="000000"/>
                <w:kern w:val="2"/>
                <w:lang w:val="fr-FR"/>
                <w14:ligatures w14:val="standardContextual"/>
              </w:rPr>
              <w:t>cycle:</w:t>
            </w:r>
            <w:proofErr w:type="gramEnd"/>
            <w:r w:rsidRPr="00031A77">
              <w:rPr>
                <w:rFonts w:ascii="Times New Roman" w:eastAsia="Times New Roman" w:hAnsi="Times New Roman"/>
                <w:color w:val="000000"/>
                <w:kern w:val="2"/>
                <w:lang w:val="fr-FR"/>
                <w14:ligatures w14:val="standardContextual"/>
              </w:rPr>
              <w:t xml:space="preserve"> Diplôme national de Fin premier Cycle</w:t>
            </w:r>
          </w:p>
          <w:p w14:paraId="19C64AE6" w14:textId="77777777" w:rsidR="00810445" w:rsidRPr="00031A77" w:rsidRDefault="00810445" w:rsidP="00EB6DD0">
            <w:pPr>
              <w:spacing w:line="240" w:lineRule="auto"/>
              <w:rPr>
                <w:rFonts w:ascii="Times New Roman" w:eastAsia="Times New Roman" w:hAnsi="Times New Roman"/>
                <w:color w:val="000000"/>
                <w:kern w:val="2"/>
                <w:highlight w:val="yellow"/>
                <w:lang w:val="fr-FR"/>
                <w14:ligatures w14:val="standardContextual"/>
              </w:rPr>
            </w:pPr>
          </w:p>
        </w:tc>
      </w:tr>
      <w:tr w:rsidR="00810445" w:rsidRPr="00031A77" w14:paraId="56B48FAF" w14:textId="77777777" w:rsidTr="00EB6DD0">
        <w:trPr>
          <w:trHeight w:val="360"/>
        </w:trPr>
        <w:tc>
          <w:tcPr>
            <w:tcW w:w="0" w:type="auto"/>
            <w:shd w:val="clear" w:color="auto" w:fill="FFFFFF" w:themeFill="background1"/>
            <w:noWrap/>
            <w:hideMark/>
          </w:tcPr>
          <w:p w14:paraId="528301F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BL / BC</w:t>
            </w:r>
          </w:p>
        </w:tc>
        <w:tc>
          <w:tcPr>
            <w:tcW w:w="0" w:type="auto"/>
            <w:shd w:val="clear" w:color="auto" w:fill="FFFFFF" w:themeFill="background1"/>
            <w:noWrap/>
            <w:hideMark/>
          </w:tcPr>
          <w:p w14:paraId="06EF9FE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1D515DD"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Bon de Livraison / Bon de Commande</w:t>
            </w:r>
          </w:p>
        </w:tc>
      </w:tr>
      <w:tr w:rsidR="00810445" w14:paraId="04373155" w14:textId="77777777" w:rsidTr="00EB6DD0">
        <w:trPr>
          <w:trHeight w:val="360"/>
        </w:trPr>
        <w:tc>
          <w:tcPr>
            <w:tcW w:w="0" w:type="auto"/>
            <w:shd w:val="clear" w:color="auto" w:fill="FFFFFF" w:themeFill="background1"/>
            <w:noWrap/>
            <w:hideMark/>
          </w:tcPr>
          <w:p w14:paraId="67F9029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BNI</w:t>
            </w:r>
          </w:p>
        </w:tc>
        <w:tc>
          <w:tcPr>
            <w:tcW w:w="0" w:type="auto"/>
            <w:shd w:val="clear" w:color="auto" w:fill="FFFFFF" w:themeFill="background1"/>
            <w:noWrap/>
            <w:hideMark/>
          </w:tcPr>
          <w:p w14:paraId="56E548C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525BFA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Banque BNI</w:t>
            </w:r>
          </w:p>
        </w:tc>
      </w:tr>
      <w:tr w:rsidR="00810445" w:rsidRPr="00031A77" w14:paraId="7538F705" w14:textId="77777777" w:rsidTr="00EB6DD0">
        <w:trPr>
          <w:trHeight w:val="360"/>
        </w:trPr>
        <w:tc>
          <w:tcPr>
            <w:tcW w:w="0" w:type="auto"/>
            <w:shd w:val="clear" w:color="auto" w:fill="FFFFFF" w:themeFill="background1"/>
            <w:noWrap/>
            <w:hideMark/>
          </w:tcPr>
          <w:p w14:paraId="546C496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BOE</w:t>
            </w:r>
          </w:p>
        </w:tc>
        <w:tc>
          <w:tcPr>
            <w:tcW w:w="0" w:type="auto"/>
            <w:shd w:val="clear" w:color="auto" w:fill="FFFFFF" w:themeFill="background1"/>
            <w:noWrap/>
            <w:hideMark/>
          </w:tcPr>
          <w:p w14:paraId="594968E8"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04A80B8"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Bureau de l'Orientation et de l’Emploi</w:t>
            </w:r>
          </w:p>
        </w:tc>
      </w:tr>
      <w:tr w:rsidR="00810445" w14:paraId="14AEC596" w14:textId="77777777" w:rsidTr="00EB6DD0">
        <w:trPr>
          <w:trHeight w:val="360"/>
        </w:trPr>
        <w:tc>
          <w:tcPr>
            <w:tcW w:w="0" w:type="auto"/>
            <w:shd w:val="clear" w:color="auto" w:fill="FFFFFF" w:themeFill="background1"/>
            <w:noWrap/>
            <w:hideMark/>
          </w:tcPr>
          <w:p w14:paraId="2569757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BRED</w:t>
            </w:r>
          </w:p>
        </w:tc>
        <w:tc>
          <w:tcPr>
            <w:tcW w:w="0" w:type="auto"/>
            <w:shd w:val="clear" w:color="auto" w:fill="FFFFFF" w:themeFill="background1"/>
            <w:noWrap/>
            <w:hideMark/>
          </w:tcPr>
          <w:p w14:paraId="59CC8A2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6DC18C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Banque BRED Madagasikara Banque Populaire</w:t>
            </w:r>
          </w:p>
        </w:tc>
      </w:tr>
      <w:tr w:rsidR="00810445" w14:paraId="109A93AA" w14:textId="77777777" w:rsidTr="00EB6DD0">
        <w:trPr>
          <w:trHeight w:val="360"/>
        </w:trPr>
        <w:tc>
          <w:tcPr>
            <w:tcW w:w="0" w:type="auto"/>
            <w:shd w:val="clear" w:color="auto" w:fill="FFFFFF" w:themeFill="background1"/>
            <w:noWrap/>
            <w:hideMark/>
          </w:tcPr>
          <w:p w14:paraId="0FDECFA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BSF</w:t>
            </w:r>
          </w:p>
        </w:tc>
        <w:tc>
          <w:tcPr>
            <w:tcW w:w="0" w:type="auto"/>
            <w:shd w:val="clear" w:color="auto" w:fill="FFFFFF" w:themeFill="background1"/>
            <w:noWrap/>
            <w:hideMark/>
          </w:tcPr>
          <w:p w14:paraId="71D204E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113D33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Bibliothèque Sans </w:t>
            </w:r>
            <w:proofErr w:type="spellStart"/>
            <w:r>
              <w:rPr>
                <w:rFonts w:ascii="Times New Roman" w:eastAsia="Times New Roman" w:hAnsi="Times New Roman"/>
                <w:color w:val="000000"/>
                <w:kern w:val="2"/>
                <w14:ligatures w14:val="standardContextual"/>
              </w:rPr>
              <w:t>Frontière</w:t>
            </w:r>
            <w:proofErr w:type="spellEnd"/>
          </w:p>
        </w:tc>
      </w:tr>
      <w:tr w:rsidR="00810445" w14:paraId="7ACC0199" w14:textId="77777777" w:rsidTr="00EB6DD0">
        <w:trPr>
          <w:trHeight w:val="360"/>
        </w:trPr>
        <w:tc>
          <w:tcPr>
            <w:tcW w:w="0" w:type="auto"/>
            <w:shd w:val="clear" w:color="auto" w:fill="FFFFFF" w:themeFill="background1"/>
            <w:noWrap/>
            <w:hideMark/>
          </w:tcPr>
          <w:p w14:paraId="151F9A7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BUR</w:t>
            </w:r>
          </w:p>
        </w:tc>
        <w:tc>
          <w:tcPr>
            <w:tcW w:w="0" w:type="auto"/>
            <w:shd w:val="clear" w:color="auto" w:fill="FFFFFF" w:themeFill="background1"/>
            <w:noWrap/>
            <w:hideMark/>
          </w:tcPr>
          <w:p w14:paraId="787528B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1A890E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Bureau</w:t>
            </w:r>
          </w:p>
        </w:tc>
      </w:tr>
      <w:tr w:rsidR="00810445" w14:paraId="40EA9E99" w14:textId="77777777" w:rsidTr="00EB6DD0">
        <w:trPr>
          <w:trHeight w:val="360"/>
        </w:trPr>
        <w:tc>
          <w:tcPr>
            <w:tcW w:w="0" w:type="auto"/>
            <w:shd w:val="clear" w:color="auto" w:fill="FFFFFF" w:themeFill="background1"/>
            <w:noWrap/>
            <w:hideMark/>
          </w:tcPr>
          <w:p w14:paraId="7F664B4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CA</w:t>
            </w:r>
          </w:p>
        </w:tc>
        <w:tc>
          <w:tcPr>
            <w:tcW w:w="0" w:type="auto"/>
            <w:shd w:val="clear" w:color="auto" w:fill="FFFFFF" w:themeFill="background1"/>
            <w:noWrap/>
            <w:hideMark/>
          </w:tcPr>
          <w:p w14:paraId="1263F1F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F454EB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Conseil d'Administration</w:t>
            </w:r>
          </w:p>
        </w:tc>
      </w:tr>
      <w:tr w:rsidR="00810445" w14:paraId="3FE5D492" w14:textId="77777777" w:rsidTr="00EB6DD0">
        <w:trPr>
          <w:trHeight w:val="360"/>
        </w:trPr>
        <w:tc>
          <w:tcPr>
            <w:tcW w:w="0" w:type="auto"/>
            <w:shd w:val="clear" w:color="auto" w:fill="FFFFFF" w:themeFill="background1"/>
            <w:noWrap/>
            <w:hideMark/>
          </w:tcPr>
          <w:p w14:paraId="03D329A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CAM</w:t>
            </w:r>
          </w:p>
        </w:tc>
        <w:tc>
          <w:tcPr>
            <w:tcW w:w="0" w:type="auto"/>
            <w:shd w:val="clear" w:color="auto" w:fill="FFFFFF" w:themeFill="background1"/>
            <w:noWrap/>
            <w:hideMark/>
          </w:tcPr>
          <w:p w14:paraId="56F2A05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4FF442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Campus</w:t>
            </w:r>
          </w:p>
        </w:tc>
      </w:tr>
      <w:tr w:rsidR="00810445" w14:paraId="2E37751D" w14:textId="77777777" w:rsidTr="00EB6DD0">
        <w:trPr>
          <w:trHeight w:val="360"/>
        </w:trPr>
        <w:tc>
          <w:tcPr>
            <w:tcW w:w="0" w:type="auto"/>
            <w:shd w:val="clear" w:color="auto" w:fill="FFFFFF" w:themeFill="background1"/>
            <w:noWrap/>
            <w:hideMark/>
          </w:tcPr>
          <w:p w14:paraId="6F18C76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CASCO</w:t>
            </w:r>
          </w:p>
        </w:tc>
        <w:tc>
          <w:tcPr>
            <w:tcW w:w="0" w:type="auto"/>
            <w:shd w:val="clear" w:color="auto" w:fill="FFFFFF" w:themeFill="background1"/>
            <w:noWrap/>
            <w:hideMark/>
          </w:tcPr>
          <w:p w14:paraId="24A740A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F68B01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Cantine </w:t>
            </w:r>
            <w:proofErr w:type="spellStart"/>
            <w:r>
              <w:rPr>
                <w:rFonts w:ascii="Times New Roman" w:eastAsia="Times New Roman" w:hAnsi="Times New Roman"/>
                <w:color w:val="000000"/>
                <w:kern w:val="2"/>
                <w14:ligatures w14:val="standardContextual"/>
              </w:rPr>
              <w:t>Scolaire</w:t>
            </w:r>
            <w:proofErr w:type="spellEnd"/>
          </w:p>
        </w:tc>
      </w:tr>
      <w:tr w:rsidR="00810445" w14:paraId="005A462D" w14:textId="77777777" w:rsidTr="00EB6DD0">
        <w:trPr>
          <w:trHeight w:val="360"/>
        </w:trPr>
        <w:tc>
          <w:tcPr>
            <w:tcW w:w="0" w:type="auto"/>
            <w:shd w:val="clear" w:color="auto" w:fill="FFFFFF" w:themeFill="background1"/>
            <w:noWrap/>
            <w:hideMark/>
          </w:tcPr>
          <w:p w14:paraId="2094937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CB</w:t>
            </w:r>
          </w:p>
        </w:tc>
        <w:tc>
          <w:tcPr>
            <w:tcW w:w="0" w:type="auto"/>
            <w:shd w:val="clear" w:color="auto" w:fill="FFFFFF" w:themeFill="background1"/>
            <w:noWrap/>
            <w:hideMark/>
          </w:tcPr>
          <w:p w14:paraId="7EE9B2A3"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6770DD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Concours Blanc (BEPC Blanc)</w:t>
            </w:r>
          </w:p>
        </w:tc>
      </w:tr>
      <w:tr w:rsidR="00810445" w14:paraId="1A308194" w14:textId="77777777" w:rsidTr="00EB6DD0">
        <w:trPr>
          <w:trHeight w:val="360"/>
        </w:trPr>
        <w:tc>
          <w:tcPr>
            <w:tcW w:w="0" w:type="auto"/>
            <w:shd w:val="clear" w:color="auto" w:fill="FFFFFF" w:themeFill="background1"/>
            <w:noWrap/>
            <w:hideMark/>
          </w:tcPr>
          <w:p w14:paraId="2242DCC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CC</w:t>
            </w:r>
          </w:p>
        </w:tc>
        <w:tc>
          <w:tcPr>
            <w:tcW w:w="0" w:type="auto"/>
            <w:shd w:val="clear" w:color="auto" w:fill="FFFFFF" w:themeFill="background1"/>
            <w:noWrap/>
            <w:hideMark/>
          </w:tcPr>
          <w:p w14:paraId="7A1B98A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FBB296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Contrôle Continu</w:t>
            </w:r>
          </w:p>
        </w:tc>
      </w:tr>
      <w:tr w:rsidR="00810445" w:rsidRPr="00031A77" w14:paraId="482E22E7" w14:textId="77777777" w:rsidTr="00EB6DD0">
        <w:trPr>
          <w:trHeight w:val="360"/>
        </w:trPr>
        <w:tc>
          <w:tcPr>
            <w:tcW w:w="0" w:type="auto"/>
            <w:shd w:val="clear" w:color="auto" w:fill="FFFFFF" w:themeFill="background1"/>
            <w:noWrap/>
            <w:hideMark/>
          </w:tcPr>
          <w:p w14:paraId="51E7DBD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CCTP</w:t>
            </w:r>
          </w:p>
        </w:tc>
        <w:tc>
          <w:tcPr>
            <w:tcW w:w="0" w:type="auto"/>
            <w:shd w:val="clear" w:color="auto" w:fill="FFFFFF" w:themeFill="background1"/>
            <w:noWrap/>
            <w:hideMark/>
          </w:tcPr>
          <w:p w14:paraId="46E98F1D"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924145E"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Cahier des Clauses Techniques Particulières</w:t>
            </w:r>
          </w:p>
        </w:tc>
      </w:tr>
      <w:tr w:rsidR="00810445" w:rsidRPr="00031A77" w14:paraId="73D7BB1D" w14:textId="77777777" w:rsidTr="00EB6DD0">
        <w:trPr>
          <w:trHeight w:val="360"/>
        </w:trPr>
        <w:tc>
          <w:tcPr>
            <w:tcW w:w="0" w:type="auto"/>
            <w:shd w:val="clear" w:color="auto" w:fill="FFFFFF" w:themeFill="background1"/>
            <w:noWrap/>
            <w:hideMark/>
          </w:tcPr>
          <w:p w14:paraId="2CFDE01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CDD/CDI</w:t>
            </w:r>
          </w:p>
        </w:tc>
        <w:tc>
          <w:tcPr>
            <w:tcW w:w="0" w:type="auto"/>
            <w:shd w:val="clear" w:color="auto" w:fill="FFFFFF" w:themeFill="background1"/>
            <w:noWrap/>
            <w:hideMark/>
          </w:tcPr>
          <w:p w14:paraId="2289D873"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D417950"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Contrat de Travail à durée Déterminée / Indéterminée</w:t>
            </w:r>
          </w:p>
        </w:tc>
      </w:tr>
      <w:tr w:rsidR="00810445" w14:paraId="2EBC186A" w14:textId="77777777" w:rsidTr="00EB6DD0">
        <w:trPr>
          <w:trHeight w:val="360"/>
        </w:trPr>
        <w:tc>
          <w:tcPr>
            <w:tcW w:w="0" w:type="auto"/>
            <w:shd w:val="clear" w:color="auto" w:fill="FFFFFF" w:themeFill="background1"/>
            <w:noWrap/>
            <w:hideMark/>
          </w:tcPr>
          <w:p w14:paraId="36324B8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CDS</w:t>
            </w:r>
          </w:p>
        </w:tc>
        <w:tc>
          <w:tcPr>
            <w:tcW w:w="0" w:type="auto"/>
            <w:shd w:val="clear" w:color="auto" w:fill="FFFFFF" w:themeFill="background1"/>
            <w:noWrap/>
            <w:hideMark/>
          </w:tcPr>
          <w:p w14:paraId="428988E3"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155416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Centre </w:t>
            </w:r>
            <w:proofErr w:type="spellStart"/>
            <w:r>
              <w:rPr>
                <w:rFonts w:ascii="Times New Roman" w:eastAsia="Times New Roman" w:hAnsi="Times New Roman"/>
                <w:color w:val="000000"/>
                <w:kern w:val="2"/>
                <w14:ligatures w14:val="standardContextual"/>
              </w:rPr>
              <w:t>Diocésain</w:t>
            </w:r>
            <w:proofErr w:type="spellEnd"/>
            <w:r>
              <w:rPr>
                <w:rFonts w:ascii="Times New Roman" w:eastAsia="Times New Roman" w:hAnsi="Times New Roman"/>
                <w:color w:val="000000"/>
                <w:kern w:val="2"/>
                <w14:ligatures w14:val="standardContextual"/>
              </w:rPr>
              <w:t xml:space="preserve"> de Santé </w:t>
            </w:r>
          </w:p>
        </w:tc>
      </w:tr>
      <w:tr w:rsidR="00810445" w:rsidRPr="00031A77" w14:paraId="5DFC61CC" w14:textId="77777777" w:rsidTr="00EB6DD0">
        <w:trPr>
          <w:trHeight w:val="360"/>
        </w:trPr>
        <w:tc>
          <w:tcPr>
            <w:tcW w:w="0" w:type="auto"/>
            <w:shd w:val="clear" w:color="auto" w:fill="FFFFFF" w:themeFill="background1"/>
            <w:noWrap/>
            <w:hideMark/>
          </w:tcPr>
          <w:p w14:paraId="0101733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CEDII</w:t>
            </w:r>
          </w:p>
        </w:tc>
        <w:tc>
          <w:tcPr>
            <w:tcW w:w="0" w:type="auto"/>
            <w:shd w:val="clear" w:color="auto" w:fill="FFFFFF" w:themeFill="background1"/>
            <w:noWrap/>
            <w:hideMark/>
          </w:tcPr>
          <w:p w14:paraId="2FAE2DF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8256765"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 xml:space="preserve">Centre d'Echange de Documentation d'Information Inter-Institutionnelles </w:t>
            </w:r>
          </w:p>
        </w:tc>
      </w:tr>
      <w:tr w:rsidR="00810445" w14:paraId="24A25941" w14:textId="77777777" w:rsidTr="00EB6DD0">
        <w:trPr>
          <w:trHeight w:val="506"/>
        </w:trPr>
        <w:tc>
          <w:tcPr>
            <w:tcW w:w="0" w:type="auto"/>
            <w:shd w:val="clear" w:color="auto" w:fill="FFFFFF" w:themeFill="background1"/>
            <w:noWrap/>
            <w:hideMark/>
          </w:tcPr>
          <w:p w14:paraId="3640B80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CEG</w:t>
            </w:r>
          </w:p>
        </w:tc>
        <w:tc>
          <w:tcPr>
            <w:tcW w:w="0" w:type="auto"/>
            <w:shd w:val="clear" w:color="auto" w:fill="FFFFFF" w:themeFill="background1"/>
            <w:noWrap/>
            <w:hideMark/>
          </w:tcPr>
          <w:p w14:paraId="6BE009F4"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CEABEB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Collège </w:t>
            </w:r>
            <w:proofErr w:type="spellStart"/>
            <w:r>
              <w:rPr>
                <w:rFonts w:ascii="Times New Roman" w:eastAsia="Times New Roman" w:hAnsi="Times New Roman"/>
                <w:color w:val="000000"/>
                <w:kern w:val="2"/>
                <w14:ligatures w14:val="standardContextual"/>
              </w:rPr>
              <w:t>d'Enseignement</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Général</w:t>
            </w:r>
            <w:proofErr w:type="spellEnd"/>
            <w:r>
              <w:rPr>
                <w:rFonts w:ascii="Times New Roman" w:eastAsia="Times New Roman" w:hAnsi="Times New Roman"/>
                <w:color w:val="000000"/>
                <w:kern w:val="2"/>
                <w14:ligatures w14:val="standardContextual"/>
              </w:rPr>
              <w:t xml:space="preserve"> public</w:t>
            </w:r>
          </w:p>
        </w:tc>
      </w:tr>
      <w:tr w:rsidR="00810445" w:rsidRPr="00031A77" w14:paraId="227191A0" w14:textId="77777777" w:rsidTr="00EB6DD0">
        <w:trPr>
          <w:trHeight w:val="360"/>
        </w:trPr>
        <w:tc>
          <w:tcPr>
            <w:tcW w:w="0" w:type="auto"/>
            <w:shd w:val="clear" w:color="auto" w:fill="FFFFFF" w:themeFill="background1"/>
            <w:noWrap/>
            <w:hideMark/>
          </w:tcPr>
          <w:p w14:paraId="0346DAF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lastRenderedPageBreak/>
              <w:t>CERES</w:t>
            </w:r>
          </w:p>
        </w:tc>
        <w:tc>
          <w:tcPr>
            <w:tcW w:w="0" w:type="auto"/>
            <w:shd w:val="clear" w:color="auto" w:fill="FFFFFF" w:themeFill="background1"/>
            <w:noWrap/>
            <w:hideMark/>
          </w:tcPr>
          <w:p w14:paraId="504C2DF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58B776F"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proofErr w:type="spellStart"/>
            <w:r w:rsidRPr="00031A77">
              <w:rPr>
                <w:rFonts w:ascii="Times New Roman" w:eastAsia="Times New Roman" w:hAnsi="Times New Roman"/>
                <w:color w:val="000000"/>
                <w:kern w:val="2"/>
                <w:lang w:val="fr-FR"/>
                <w14:ligatures w14:val="standardContextual"/>
              </w:rPr>
              <w:t>CEntre</w:t>
            </w:r>
            <w:proofErr w:type="spellEnd"/>
            <w:r w:rsidRPr="00031A77">
              <w:rPr>
                <w:rFonts w:ascii="Times New Roman" w:eastAsia="Times New Roman" w:hAnsi="Times New Roman"/>
                <w:color w:val="000000"/>
                <w:kern w:val="2"/>
                <w:lang w:val="fr-FR"/>
                <w14:ligatures w14:val="standardContextual"/>
              </w:rPr>
              <w:t xml:space="preserve"> de Renforcement Educatif et Scolaire</w:t>
            </w:r>
          </w:p>
        </w:tc>
      </w:tr>
      <w:tr w:rsidR="00810445" w:rsidRPr="00031A77" w14:paraId="71574231" w14:textId="77777777" w:rsidTr="00EB6DD0">
        <w:trPr>
          <w:trHeight w:val="360"/>
        </w:trPr>
        <w:tc>
          <w:tcPr>
            <w:tcW w:w="0" w:type="auto"/>
            <w:shd w:val="clear" w:color="auto" w:fill="FFFFFF" w:themeFill="background1"/>
            <w:noWrap/>
            <w:hideMark/>
          </w:tcPr>
          <w:p w14:paraId="79EC78B8"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CFIP</w:t>
            </w:r>
          </w:p>
        </w:tc>
        <w:tc>
          <w:tcPr>
            <w:tcW w:w="0" w:type="auto"/>
            <w:shd w:val="clear" w:color="auto" w:fill="FFFFFF" w:themeFill="background1"/>
            <w:noWrap/>
            <w:hideMark/>
          </w:tcPr>
          <w:p w14:paraId="7FE023A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4C3A9D5"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Centre de Formation Initiale des Professeurs des collèges</w:t>
            </w:r>
          </w:p>
        </w:tc>
      </w:tr>
      <w:tr w:rsidR="00810445" w:rsidRPr="00031A77" w14:paraId="03145848" w14:textId="77777777" w:rsidTr="00EB6DD0">
        <w:trPr>
          <w:trHeight w:val="360"/>
        </w:trPr>
        <w:tc>
          <w:tcPr>
            <w:tcW w:w="0" w:type="auto"/>
            <w:shd w:val="clear" w:color="auto" w:fill="FFFFFF" w:themeFill="background1"/>
            <w:noWrap/>
            <w:hideMark/>
          </w:tcPr>
          <w:p w14:paraId="3B934EA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CHRD</w:t>
            </w:r>
          </w:p>
        </w:tc>
        <w:tc>
          <w:tcPr>
            <w:tcW w:w="0" w:type="auto"/>
            <w:shd w:val="clear" w:color="auto" w:fill="FFFFFF" w:themeFill="background1"/>
            <w:noWrap/>
            <w:hideMark/>
          </w:tcPr>
          <w:p w14:paraId="1D3C680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16ECF52"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Centre Hospitalier de Référence de District</w:t>
            </w:r>
          </w:p>
        </w:tc>
      </w:tr>
      <w:tr w:rsidR="00810445" w14:paraId="24AEC98E" w14:textId="77777777" w:rsidTr="00EB6DD0">
        <w:trPr>
          <w:trHeight w:val="360"/>
        </w:trPr>
        <w:tc>
          <w:tcPr>
            <w:tcW w:w="0" w:type="auto"/>
            <w:shd w:val="clear" w:color="auto" w:fill="FFFFFF" w:themeFill="background1"/>
            <w:noWrap/>
            <w:hideMark/>
          </w:tcPr>
          <w:p w14:paraId="3E8B6D5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CIN</w:t>
            </w:r>
          </w:p>
        </w:tc>
        <w:tc>
          <w:tcPr>
            <w:tcW w:w="0" w:type="auto"/>
            <w:shd w:val="clear" w:color="auto" w:fill="FFFFFF" w:themeFill="background1"/>
            <w:noWrap/>
            <w:hideMark/>
          </w:tcPr>
          <w:p w14:paraId="05ED87E3"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482B03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Carte </w:t>
            </w:r>
            <w:proofErr w:type="spellStart"/>
            <w:r>
              <w:rPr>
                <w:rFonts w:ascii="Times New Roman" w:eastAsia="Times New Roman" w:hAnsi="Times New Roman"/>
                <w:color w:val="000000"/>
                <w:kern w:val="2"/>
                <w14:ligatures w14:val="standardContextual"/>
              </w:rPr>
              <w:t>d’Identité</w:t>
            </w:r>
            <w:proofErr w:type="spellEnd"/>
            <w:r>
              <w:rPr>
                <w:rFonts w:ascii="Times New Roman" w:eastAsia="Times New Roman" w:hAnsi="Times New Roman"/>
                <w:color w:val="000000"/>
                <w:kern w:val="2"/>
                <w14:ligatures w14:val="standardContextual"/>
              </w:rPr>
              <w:t xml:space="preserve"> Nationale</w:t>
            </w:r>
          </w:p>
        </w:tc>
      </w:tr>
      <w:tr w:rsidR="00810445" w:rsidRPr="00031A77" w14:paraId="0E841383" w14:textId="77777777" w:rsidTr="00EB6DD0">
        <w:trPr>
          <w:trHeight w:val="360"/>
        </w:trPr>
        <w:tc>
          <w:tcPr>
            <w:tcW w:w="0" w:type="auto"/>
            <w:shd w:val="clear" w:color="auto" w:fill="FFFFFF" w:themeFill="background1"/>
            <w:noWrap/>
            <w:hideMark/>
          </w:tcPr>
          <w:p w14:paraId="6077206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CRFRP</w:t>
            </w:r>
          </w:p>
        </w:tc>
        <w:tc>
          <w:tcPr>
            <w:tcW w:w="0" w:type="auto"/>
            <w:shd w:val="clear" w:color="auto" w:fill="FFFFFF" w:themeFill="background1"/>
            <w:noWrap/>
            <w:hideMark/>
          </w:tcPr>
          <w:p w14:paraId="5523FF9D"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1121A33"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Centre Régional de Formation et de Recherche Pédagogique</w:t>
            </w:r>
          </w:p>
        </w:tc>
      </w:tr>
      <w:tr w:rsidR="00810445" w14:paraId="3F31AD3E" w14:textId="77777777" w:rsidTr="00EB6DD0">
        <w:trPr>
          <w:trHeight w:val="360"/>
        </w:trPr>
        <w:tc>
          <w:tcPr>
            <w:tcW w:w="0" w:type="auto"/>
            <w:shd w:val="clear" w:color="auto" w:fill="FFFFFF" w:themeFill="background1"/>
            <w:noWrap/>
            <w:hideMark/>
          </w:tcPr>
          <w:p w14:paraId="7BED3B2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CG</w:t>
            </w:r>
          </w:p>
        </w:tc>
        <w:tc>
          <w:tcPr>
            <w:tcW w:w="0" w:type="auto"/>
            <w:shd w:val="clear" w:color="auto" w:fill="FFFFFF" w:themeFill="background1"/>
            <w:noWrap/>
            <w:hideMark/>
          </w:tcPr>
          <w:p w14:paraId="5703AB6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2D34CAF"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Contrôleur</w:t>
            </w:r>
            <w:proofErr w:type="spellEnd"/>
            <w:r>
              <w:rPr>
                <w:rFonts w:ascii="Times New Roman" w:eastAsia="Times New Roman" w:hAnsi="Times New Roman"/>
                <w:color w:val="000000"/>
                <w:kern w:val="2"/>
                <w14:ligatures w14:val="standardContextual"/>
              </w:rPr>
              <w:t xml:space="preserve"> de Gestion</w:t>
            </w:r>
          </w:p>
        </w:tc>
      </w:tr>
      <w:tr w:rsidR="00810445" w14:paraId="077FC48A" w14:textId="77777777" w:rsidTr="00EB6DD0">
        <w:trPr>
          <w:trHeight w:val="360"/>
        </w:trPr>
        <w:tc>
          <w:tcPr>
            <w:tcW w:w="0" w:type="auto"/>
            <w:shd w:val="clear" w:color="auto" w:fill="FFFFFF" w:themeFill="background1"/>
            <w:noWrap/>
            <w:hideMark/>
          </w:tcPr>
          <w:p w14:paraId="6FCFEAE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CHRD</w:t>
            </w:r>
          </w:p>
        </w:tc>
        <w:tc>
          <w:tcPr>
            <w:tcW w:w="0" w:type="auto"/>
            <w:shd w:val="clear" w:color="auto" w:fill="FFFFFF" w:themeFill="background1"/>
            <w:noWrap/>
            <w:hideMark/>
          </w:tcPr>
          <w:p w14:paraId="16748A4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FE962C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Centre Hospitalier </w:t>
            </w:r>
            <w:proofErr w:type="spellStart"/>
            <w:r>
              <w:rPr>
                <w:rFonts w:ascii="Times New Roman" w:eastAsia="Times New Roman" w:hAnsi="Times New Roman"/>
                <w:color w:val="000000"/>
                <w:kern w:val="2"/>
                <w14:ligatures w14:val="standardContextual"/>
              </w:rPr>
              <w:t>Régional</w:t>
            </w:r>
            <w:proofErr w:type="spellEnd"/>
            <w:r>
              <w:rPr>
                <w:rFonts w:ascii="Times New Roman" w:eastAsia="Times New Roman" w:hAnsi="Times New Roman"/>
                <w:color w:val="000000"/>
                <w:kern w:val="2"/>
                <w14:ligatures w14:val="standardContextual"/>
              </w:rPr>
              <w:t xml:space="preserve"> de District</w:t>
            </w:r>
          </w:p>
        </w:tc>
      </w:tr>
      <w:tr w:rsidR="00810445" w14:paraId="279F7DF4" w14:textId="77777777" w:rsidTr="00EB6DD0">
        <w:trPr>
          <w:trHeight w:val="360"/>
        </w:trPr>
        <w:tc>
          <w:tcPr>
            <w:tcW w:w="0" w:type="auto"/>
            <w:shd w:val="clear" w:color="auto" w:fill="FFFFFF" w:themeFill="background1"/>
            <w:noWrap/>
            <w:hideMark/>
          </w:tcPr>
          <w:p w14:paraId="4BA39DD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CHU</w:t>
            </w:r>
          </w:p>
        </w:tc>
        <w:tc>
          <w:tcPr>
            <w:tcW w:w="0" w:type="auto"/>
            <w:shd w:val="clear" w:color="auto" w:fill="FFFFFF" w:themeFill="background1"/>
            <w:noWrap/>
            <w:hideMark/>
          </w:tcPr>
          <w:p w14:paraId="5EEB851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C5EB05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Centre Hospitalier Universitaire</w:t>
            </w:r>
          </w:p>
        </w:tc>
      </w:tr>
      <w:tr w:rsidR="00810445" w14:paraId="1442E4D2" w14:textId="77777777" w:rsidTr="00EB6DD0">
        <w:trPr>
          <w:trHeight w:val="360"/>
        </w:trPr>
        <w:tc>
          <w:tcPr>
            <w:tcW w:w="0" w:type="auto"/>
            <w:shd w:val="clear" w:color="auto" w:fill="FFFFFF" w:themeFill="background1"/>
            <w:noWrap/>
            <w:hideMark/>
          </w:tcPr>
          <w:p w14:paraId="2CAFC1A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CIN</w:t>
            </w:r>
          </w:p>
        </w:tc>
        <w:tc>
          <w:tcPr>
            <w:tcW w:w="0" w:type="auto"/>
            <w:shd w:val="clear" w:color="auto" w:fill="FFFFFF" w:themeFill="background1"/>
            <w:noWrap/>
            <w:hideMark/>
          </w:tcPr>
          <w:p w14:paraId="6DA4C62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551F578"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Carte </w:t>
            </w:r>
            <w:proofErr w:type="spellStart"/>
            <w:r>
              <w:rPr>
                <w:rFonts w:ascii="Times New Roman" w:eastAsia="Times New Roman" w:hAnsi="Times New Roman"/>
                <w:color w:val="000000"/>
                <w:kern w:val="2"/>
                <w14:ligatures w14:val="standardContextual"/>
              </w:rPr>
              <w:t>d'Identité</w:t>
            </w:r>
            <w:proofErr w:type="spellEnd"/>
            <w:r>
              <w:rPr>
                <w:rFonts w:ascii="Times New Roman" w:eastAsia="Times New Roman" w:hAnsi="Times New Roman"/>
                <w:color w:val="000000"/>
                <w:kern w:val="2"/>
                <w14:ligatures w14:val="standardContextual"/>
              </w:rPr>
              <w:t xml:space="preserve"> Nationale</w:t>
            </w:r>
          </w:p>
        </w:tc>
      </w:tr>
      <w:tr w:rsidR="00810445" w:rsidRPr="00031A77" w14:paraId="752D8F2A" w14:textId="77777777" w:rsidTr="00EB6DD0">
        <w:trPr>
          <w:trHeight w:val="360"/>
        </w:trPr>
        <w:tc>
          <w:tcPr>
            <w:tcW w:w="0" w:type="auto"/>
            <w:shd w:val="clear" w:color="auto" w:fill="FFFFFF" w:themeFill="background1"/>
            <w:noWrap/>
            <w:hideMark/>
          </w:tcPr>
          <w:p w14:paraId="6551192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CISCO</w:t>
            </w:r>
          </w:p>
        </w:tc>
        <w:tc>
          <w:tcPr>
            <w:tcW w:w="0" w:type="auto"/>
            <w:shd w:val="clear" w:color="auto" w:fill="FFFFFF" w:themeFill="background1"/>
            <w:noWrap/>
            <w:hideMark/>
          </w:tcPr>
          <w:p w14:paraId="733F4808"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DBB4AB3"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proofErr w:type="spellStart"/>
            <w:r w:rsidRPr="00031A77">
              <w:rPr>
                <w:rFonts w:ascii="Times New Roman" w:eastAsia="Times New Roman" w:hAnsi="Times New Roman"/>
                <w:color w:val="000000"/>
                <w:kern w:val="2"/>
                <w:lang w:val="fr-FR"/>
                <w14:ligatures w14:val="standardContextual"/>
              </w:rPr>
              <w:t>CIrconscription</w:t>
            </w:r>
            <w:proofErr w:type="spellEnd"/>
            <w:r w:rsidRPr="00031A77">
              <w:rPr>
                <w:rFonts w:ascii="Times New Roman" w:eastAsia="Times New Roman" w:hAnsi="Times New Roman"/>
                <w:color w:val="000000"/>
                <w:kern w:val="2"/>
                <w:lang w:val="fr-FR"/>
                <w14:ligatures w14:val="standardContextual"/>
              </w:rPr>
              <w:t xml:space="preserve"> </w:t>
            </w:r>
            <w:proofErr w:type="spellStart"/>
            <w:r w:rsidRPr="00031A77">
              <w:rPr>
                <w:rFonts w:ascii="Times New Roman" w:eastAsia="Times New Roman" w:hAnsi="Times New Roman"/>
                <w:color w:val="000000"/>
                <w:kern w:val="2"/>
                <w:lang w:val="fr-FR"/>
                <w14:ligatures w14:val="standardContextual"/>
              </w:rPr>
              <w:t>SCOlaire</w:t>
            </w:r>
            <w:proofErr w:type="spellEnd"/>
            <w:r w:rsidRPr="00031A77">
              <w:rPr>
                <w:rFonts w:ascii="Times New Roman" w:eastAsia="Times New Roman" w:hAnsi="Times New Roman"/>
                <w:color w:val="000000"/>
                <w:kern w:val="2"/>
                <w:lang w:val="fr-FR"/>
                <w14:ligatures w14:val="standardContextual"/>
              </w:rPr>
              <w:t xml:space="preserve"> de la zone pédagogique</w:t>
            </w:r>
          </w:p>
        </w:tc>
      </w:tr>
      <w:tr w:rsidR="00810445" w:rsidRPr="00031A77" w14:paraId="30D45512" w14:textId="77777777" w:rsidTr="00EB6DD0">
        <w:trPr>
          <w:trHeight w:val="360"/>
        </w:trPr>
        <w:tc>
          <w:tcPr>
            <w:tcW w:w="0" w:type="auto"/>
            <w:shd w:val="clear" w:color="auto" w:fill="FFFFFF" w:themeFill="background1"/>
            <w:noWrap/>
            <w:hideMark/>
          </w:tcPr>
          <w:p w14:paraId="6FDA2BC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CNaPS </w:t>
            </w:r>
          </w:p>
        </w:tc>
        <w:tc>
          <w:tcPr>
            <w:tcW w:w="0" w:type="auto"/>
            <w:shd w:val="clear" w:color="auto" w:fill="FFFFFF" w:themeFill="background1"/>
            <w:noWrap/>
            <w:hideMark/>
          </w:tcPr>
          <w:p w14:paraId="1FCF46E5"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DDF7690"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Caisse Nationale de Prévoyance Sociale</w:t>
            </w:r>
          </w:p>
        </w:tc>
      </w:tr>
      <w:tr w:rsidR="00810445" w14:paraId="4406E8DB" w14:textId="77777777" w:rsidTr="00EB6DD0">
        <w:trPr>
          <w:trHeight w:val="360"/>
        </w:trPr>
        <w:tc>
          <w:tcPr>
            <w:tcW w:w="0" w:type="auto"/>
            <w:shd w:val="clear" w:color="auto" w:fill="FFFFFF" w:themeFill="background1"/>
            <w:noWrap/>
            <w:hideMark/>
          </w:tcPr>
          <w:p w14:paraId="5CD0569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COED</w:t>
            </w:r>
          </w:p>
        </w:tc>
        <w:tc>
          <w:tcPr>
            <w:tcW w:w="0" w:type="auto"/>
            <w:shd w:val="clear" w:color="auto" w:fill="FFFFFF" w:themeFill="background1"/>
            <w:noWrap/>
            <w:hideMark/>
          </w:tcPr>
          <w:p w14:paraId="3F971B3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2FC4C46"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COnseil</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EDucatif</w:t>
            </w:r>
            <w:proofErr w:type="spellEnd"/>
          </w:p>
        </w:tc>
      </w:tr>
      <w:tr w:rsidR="00810445" w14:paraId="5FACBCBD" w14:textId="77777777" w:rsidTr="00EB6DD0">
        <w:trPr>
          <w:trHeight w:val="360"/>
        </w:trPr>
        <w:tc>
          <w:tcPr>
            <w:tcW w:w="0" w:type="auto"/>
            <w:shd w:val="clear" w:color="auto" w:fill="FFFFFF" w:themeFill="background1"/>
            <w:noWrap/>
            <w:hideMark/>
          </w:tcPr>
          <w:p w14:paraId="581FE1B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COLY</w:t>
            </w:r>
          </w:p>
        </w:tc>
        <w:tc>
          <w:tcPr>
            <w:tcW w:w="0" w:type="auto"/>
            <w:shd w:val="clear" w:color="auto" w:fill="FFFFFF" w:themeFill="background1"/>
            <w:noWrap/>
            <w:hideMark/>
          </w:tcPr>
          <w:p w14:paraId="5A23003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BCD57C4"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COnseil</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LYcéen</w:t>
            </w:r>
            <w:proofErr w:type="spellEnd"/>
          </w:p>
        </w:tc>
      </w:tr>
      <w:tr w:rsidR="00810445" w14:paraId="4738406B" w14:textId="77777777" w:rsidTr="00EB6DD0">
        <w:trPr>
          <w:trHeight w:val="360"/>
        </w:trPr>
        <w:tc>
          <w:tcPr>
            <w:tcW w:w="0" w:type="auto"/>
            <w:shd w:val="clear" w:color="auto" w:fill="FFFFFF" w:themeFill="background1"/>
            <w:noWrap/>
            <w:hideMark/>
          </w:tcPr>
          <w:p w14:paraId="00D183E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COMITAL</w:t>
            </w:r>
          </w:p>
        </w:tc>
        <w:tc>
          <w:tcPr>
            <w:tcW w:w="0" w:type="auto"/>
            <w:shd w:val="clear" w:color="auto" w:fill="FFFFFF" w:themeFill="background1"/>
            <w:noWrap/>
            <w:hideMark/>
          </w:tcPr>
          <w:p w14:paraId="00BD8485"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19188C3"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COMITé</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Administratif</w:t>
            </w:r>
            <w:proofErr w:type="spellEnd"/>
            <w:r>
              <w:rPr>
                <w:rFonts w:ascii="Times New Roman" w:eastAsia="Times New Roman" w:hAnsi="Times New Roman"/>
                <w:color w:val="000000"/>
                <w:kern w:val="2"/>
                <w14:ligatures w14:val="standardContextual"/>
              </w:rPr>
              <w:t xml:space="preserve"> et </w:t>
            </w:r>
            <w:proofErr w:type="spellStart"/>
            <w:r>
              <w:rPr>
                <w:rFonts w:ascii="Times New Roman" w:eastAsia="Times New Roman" w:hAnsi="Times New Roman"/>
                <w:color w:val="000000"/>
                <w:kern w:val="2"/>
                <w14:ligatures w14:val="standardContextual"/>
              </w:rPr>
              <w:t>Logistique</w:t>
            </w:r>
            <w:proofErr w:type="spellEnd"/>
          </w:p>
        </w:tc>
      </w:tr>
      <w:tr w:rsidR="00810445" w14:paraId="4015A4C7" w14:textId="77777777" w:rsidTr="00EB6DD0">
        <w:trPr>
          <w:trHeight w:val="360"/>
        </w:trPr>
        <w:tc>
          <w:tcPr>
            <w:tcW w:w="0" w:type="auto"/>
            <w:shd w:val="clear" w:color="auto" w:fill="FFFFFF" w:themeFill="background1"/>
            <w:noWrap/>
            <w:hideMark/>
          </w:tcPr>
          <w:p w14:paraId="540C347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CP</w:t>
            </w:r>
          </w:p>
        </w:tc>
        <w:tc>
          <w:tcPr>
            <w:tcW w:w="0" w:type="auto"/>
            <w:shd w:val="clear" w:color="auto" w:fill="FFFFFF" w:themeFill="background1"/>
            <w:noWrap/>
            <w:hideMark/>
          </w:tcPr>
          <w:p w14:paraId="734493B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8E3A3F5"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Coordinateur</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Pédagogique</w:t>
            </w:r>
            <w:proofErr w:type="spellEnd"/>
            <w:r>
              <w:rPr>
                <w:rFonts w:ascii="Times New Roman" w:eastAsia="Times New Roman" w:hAnsi="Times New Roman"/>
                <w:color w:val="000000"/>
                <w:kern w:val="2"/>
                <w14:ligatures w14:val="standardContextual"/>
              </w:rPr>
              <w:t xml:space="preserve"> </w:t>
            </w:r>
          </w:p>
        </w:tc>
      </w:tr>
      <w:tr w:rsidR="00810445" w14:paraId="3E7AA55A" w14:textId="77777777" w:rsidTr="00EB6DD0">
        <w:trPr>
          <w:trHeight w:val="360"/>
        </w:trPr>
        <w:tc>
          <w:tcPr>
            <w:tcW w:w="0" w:type="auto"/>
            <w:shd w:val="clear" w:color="auto" w:fill="FFFFFF" w:themeFill="background1"/>
            <w:noWrap/>
            <w:hideMark/>
          </w:tcPr>
          <w:p w14:paraId="195F37A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CPF</w:t>
            </w:r>
          </w:p>
        </w:tc>
        <w:tc>
          <w:tcPr>
            <w:tcW w:w="0" w:type="auto"/>
            <w:shd w:val="clear" w:color="auto" w:fill="FFFFFF" w:themeFill="background1"/>
            <w:noWrap/>
            <w:hideMark/>
          </w:tcPr>
          <w:p w14:paraId="74E758A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A4043E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Collège Privé FITARATRA</w:t>
            </w:r>
          </w:p>
        </w:tc>
      </w:tr>
      <w:tr w:rsidR="00810445" w14:paraId="349FB0E3" w14:textId="77777777" w:rsidTr="00EB6DD0">
        <w:trPr>
          <w:trHeight w:val="360"/>
        </w:trPr>
        <w:tc>
          <w:tcPr>
            <w:tcW w:w="0" w:type="auto"/>
            <w:shd w:val="clear" w:color="auto" w:fill="FFFFFF" w:themeFill="background1"/>
            <w:noWrap/>
            <w:hideMark/>
          </w:tcPr>
          <w:p w14:paraId="022647C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CR</w:t>
            </w:r>
          </w:p>
        </w:tc>
        <w:tc>
          <w:tcPr>
            <w:tcW w:w="0" w:type="auto"/>
            <w:shd w:val="clear" w:color="auto" w:fill="FFFFFF" w:themeFill="background1"/>
            <w:noWrap/>
            <w:hideMark/>
          </w:tcPr>
          <w:p w14:paraId="119BC40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FBD1A1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Compte </w:t>
            </w:r>
            <w:proofErr w:type="spellStart"/>
            <w:r>
              <w:rPr>
                <w:rFonts w:ascii="Times New Roman" w:eastAsia="Times New Roman" w:hAnsi="Times New Roman"/>
                <w:color w:val="000000"/>
                <w:kern w:val="2"/>
                <w14:ligatures w14:val="standardContextual"/>
              </w:rPr>
              <w:t>Rendu</w:t>
            </w:r>
            <w:proofErr w:type="spellEnd"/>
          </w:p>
        </w:tc>
      </w:tr>
      <w:tr w:rsidR="00810445" w:rsidRPr="00031A77" w14:paraId="60B89FC5" w14:textId="77777777" w:rsidTr="00EB6DD0">
        <w:trPr>
          <w:trHeight w:val="360"/>
        </w:trPr>
        <w:tc>
          <w:tcPr>
            <w:tcW w:w="0" w:type="auto"/>
            <w:shd w:val="clear" w:color="auto" w:fill="FFFFFF" w:themeFill="background1"/>
            <w:noWrap/>
            <w:hideMark/>
          </w:tcPr>
          <w:p w14:paraId="6D51D2F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CRINFP</w:t>
            </w:r>
          </w:p>
        </w:tc>
        <w:tc>
          <w:tcPr>
            <w:tcW w:w="0" w:type="auto"/>
            <w:shd w:val="clear" w:color="auto" w:fill="FFFFFF" w:themeFill="background1"/>
            <w:noWrap/>
            <w:hideMark/>
          </w:tcPr>
          <w:p w14:paraId="77168FFD"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79EC357"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Centre Régional de l'Institut National de la Formation Pédagogique</w:t>
            </w:r>
          </w:p>
        </w:tc>
      </w:tr>
      <w:tr w:rsidR="00810445" w:rsidRPr="00031A77" w14:paraId="69BCE467" w14:textId="77777777" w:rsidTr="00EB6DD0">
        <w:trPr>
          <w:trHeight w:val="360"/>
        </w:trPr>
        <w:tc>
          <w:tcPr>
            <w:tcW w:w="0" w:type="auto"/>
            <w:shd w:val="clear" w:color="auto" w:fill="FFFFFF" w:themeFill="background1"/>
            <w:noWrap/>
            <w:hideMark/>
          </w:tcPr>
          <w:p w14:paraId="25D6272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CSB</w:t>
            </w:r>
          </w:p>
        </w:tc>
        <w:tc>
          <w:tcPr>
            <w:tcW w:w="0" w:type="auto"/>
            <w:shd w:val="clear" w:color="auto" w:fill="FFFFFF" w:themeFill="background1"/>
            <w:noWrap/>
            <w:hideMark/>
          </w:tcPr>
          <w:p w14:paraId="23A7D94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94867A4"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Centre de Santé de Base</w:t>
            </w:r>
          </w:p>
        </w:tc>
      </w:tr>
      <w:tr w:rsidR="00810445" w14:paraId="6146F64B" w14:textId="77777777" w:rsidTr="00EB6DD0">
        <w:trPr>
          <w:trHeight w:val="360"/>
        </w:trPr>
        <w:tc>
          <w:tcPr>
            <w:tcW w:w="0" w:type="auto"/>
            <w:shd w:val="clear" w:color="auto" w:fill="FFFFFF" w:themeFill="background1"/>
            <w:noWrap/>
            <w:hideMark/>
          </w:tcPr>
          <w:p w14:paraId="0E933DE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CT</w:t>
            </w:r>
          </w:p>
        </w:tc>
        <w:tc>
          <w:tcPr>
            <w:tcW w:w="0" w:type="auto"/>
            <w:shd w:val="clear" w:color="auto" w:fill="FFFFFF" w:themeFill="background1"/>
            <w:noWrap/>
            <w:hideMark/>
          </w:tcPr>
          <w:p w14:paraId="41BB8643"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21A980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Chargé Technique</w:t>
            </w:r>
          </w:p>
        </w:tc>
      </w:tr>
      <w:tr w:rsidR="00810445" w14:paraId="7BC13408" w14:textId="77777777" w:rsidTr="00EB6DD0">
        <w:trPr>
          <w:trHeight w:val="360"/>
        </w:trPr>
        <w:tc>
          <w:tcPr>
            <w:tcW w:w="0" w:type="auto"/>
            <w:shd w:val="clear" w:color="auto" w:fill="FFFFFF" w:themeFill="background1"/>
            <w:noWrap/>
            <w:hideMark/>
          </w:tcPr>
          <w:p w14:paraId="7A638C7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CV</w:t>
            </w:r>
          </w:p>
        </w:tc>
        <w:tc>
          <w:tcPr>
            <w:tcW w:w="0" w:type="auto"/>
            <w:shd w:val="clear" w:color="auto" w:fill="FFFFFF" w:themeFill="background1"/>
            <w:noWrap/>
            <w:hideMark/>
          </w:tcPr>
          <w:p w14:paraId="5810765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A97C73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Curriculum Vitae</w:t>
            </w:r>
          </w:p>
        </w:tc>
      </w:tr>
      <w:tr w:rsidR="00810445" w14:paraId="206841ED" w14:textId="77777777" w:rsidTr="00EB6DD0">
        <w:trPr>
          <w:trHeight w:val="360"/>
        </w:trPr>
        <w:tc>
          <w:tcPr>
            <w:tcW w:w="0" w:type="auto"/>
            <w:shd w:val="clear" w:color="auto" w:fill="FFFFFF" w:themeFill="background1"/>
            <w:noWrap/>
            <w:hideMark/>
          </w:tcPr>
          <w:p w14:paraId="3DF60E9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DAO</w:t>
            </w:r>
          </w:p>
        </w:tc>
        <w:tc>
          <w:tcPr>
            <w:tcW w:w="0" w:type="auto"/>
            <w:shd w:val="clear" w:color="auto" w:fill="FFFFFF" w:themeFill="background1"/>
            <w:noWrap/>
            <w:hideMark/>
          </w:tcPr>
          <w:p w14:paraId="2399ADA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9A8163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Dossier </w:t>
            </w:r>
            <w:proofErr w:type="spellStart"/>
            <w:r>
              <w:rPr>
                <w:rFonts w:ascii="Times New Roman" w:eastAsia="Times New Roman" w:hAnsi="Times New Roman"/>
                <w:color w:val="000000"/>
                <w:kern w:val="2"/>
                <w14:ligatures w14:val="standardContextual"/>
              </w:rPr>
              <w:t>d'Appel</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d'Offre</w:t>
            </w:r>
            <w:proofErr w:type="spellEnd"/>
          </w:p>
        </w:tc>
      </w:tr>
      <w:tr w:rsidR="00810445" w14:paraId="785B759F" w14:textId="77777777" w:rsidTr="00EB6DD0">
        <w:trPr>
          <w:trHeight w:val="360"/>
        </w:trPr>
        <w:tc>
          <w:tcPr>
            <w:tcW w:w="0" w:type="auto"/>
            <w:shd w:val="clear" w:color="auto" w:fill="FFFFFF" w:themeFill="background1"/>
            <w:noWrap/>
            <w:hideMark/>
          </w:tcPr>
          <w:p w14:paraId="5AB5D8B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DCPF</w:t>
            </w:r>
          </w:p>
        </w:tc>
        <w:tc>
          <w:tcPr>
            <w:tcW w:w="0" w:type="auto"/>
            <w:shd w:val="clear" w:color="auto" w:fill="FFFFFF" w:themeFill="background1"/>
            <w:noWrap/>
            <w:hideMark/>
          </w:tcPr>
          <w:p w14:paraId="0D46F5F7"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656BB4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Directeur CPF</w:t>
            </w:r>
          </w:p>
        </w:tc>
      </w:tr>
      <w:tr w:rsidR="00810445" w:rsidRPr="00031A77" w14:paraId="4DE4DB54" w14:textId="77777777" w:rsidTr="00EB6DD0">
        <w:trPr>
          <w:trHeight w:val="360"/>
        </w:trPr>
        <w:tc>
          <w:tcPr>
            <w:tcW w:w="0" w:type="auto"/>
            <w:shd w:val="clear" w:color="auto" w:fill="FFFFFF" w:themeFill="background1"/>
            <w:noWrap/>
            <w:hideMark/>
          </w:tcPr>
          <w:p w14:paraId="67BC451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DIDEC</w:t>
            </w:r>
          </w:p>
        </w:tc>
        <w:tc>
          <w:tcPr>
            <w:tcW w:w="0" w:type="auto"/>
            <w:shd w:val="clear" w:color="auto" w:fill="FFFFFF" w:themeFill="background1"/>
            <w:noWrap/>
            <w:hideMark/>
          </w:tcPr>
          <w:p w14:paraId="3CB2F4E5"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869CCDC"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 xml:space="preserve">Direction </w:t>
            </w:r>
            <w:proofErr w:type="spellStart"/>
            <w:r w:rsidRPr="00031A77">
              <w:rPr>
                <w:rFonts w:ascii="Times New Roman" w:eastAsia="Times New Roman" w:hAnsi="Times New Roman"/>
                <w:color w:val="000000"/>
                <w:kern w:val="2"/>
                <w:lang w:val="fr-FR"/>
                <w14:ligatures w14:val="standardContextual"/>
              </w:rPr>
              <w:t>InterDiocésaine</w:t>
            </w:r>
            <w:proofErr w:type="spellEnd"/>
            <w:r w:rsidRPr="00031A77">
              <w:rPr>
                <w:rFonts w:ascii="Times New Roman" w:eastAsia="Times New Roman" w:hAnsi="Times New Roman"/>
                <w:color w:val="000000"/>
                <w:kern w:val="2"/>
                <w:lang w:val="fr-FR"/>
                <w14:ligatures w14:val="standardContextual"/>
              </w:rPr>
              <w:t xml:space="preserve"> de l’Enseignement Catholique</w:t>
            </w:r>
          </w:p>
        </w:tc>
      </w:tr>
      <w:tr w:rsidR="00810445" w14:paraId="5734EB1F" w14:textId="77777777" w:rsidTr="00EB6DD0">
        <w:trPr>
          <w:trHeight w:val="360"/>
        </w:trPr>
        <w:tc>
          <w:tcPr>
            <w:tcW w:w="0" w:type="auto"/>
            <w:shd w:val="clear" w:color="auto" w:fill="FFFFFF" w:themeFill="background1"/>
            <w:noWrap/>
            <w:hideMark/>
          </w:tcPr>
          <w:p w14:paraId="5FBF035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DPA</w:t>
            </w:r>
          </w:p>
        </w:tc>
        <w:tc>
          <w:tcPr>
            <w:tcW w:w="0" w:type="auto"/>
            <w:shd w:val="clear" w:color="auto" w:fill="FFFFFF" w:themeFill="background1"/>
            <w:noWrap/>
            <w:hideMark/>
          </w:tcPr>
          <w:p w14:paraId="3DEF70E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5CA2688"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Date Probable </w:t>
            </w:r>
            <w:proofErr w:type="spellStart"/>
            <w:r>
              <w:rPr>
                <w:rFonts w:ascii="Times New Roman" w:eastAsia="Times New Roman" w:hAnsi="Times New Roman"/>
                <w:color w:val="000000"/>
                <w:kern w:val="2"/>
                <w14:ligatures w14:val="standardContextual"/>
              </w:rPr>
              <w:t>d'Accouchement</w:t>
            </w:r>
            <w:proofErr w:type="spellEnd"/>
          </w:p>
        </w:tc>
      </w:tr>
      <w:tr w:rsidR="00810445" w14:paraId="702701F1" w14:textId="77777777" w:rsidTr="00EB6DD0">
        <w:trPr>
          <w:trHeight w:val="360"/>
        </w:trPr>
        <w:tc>
          <w:tcPr>
            <w:tcW w:w="0" w:type="auto"/>
            <w:shd w:val="clear" w:color="auto" w:fill="FFFFFF" w:themeFill="background1"/>
            <w:noWrap/>
            <w:hideMark/>
          </w:tcPr>
          <w:p w14:paraId="242CFB8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DPR</w:t>
            </w:r>
          </w:p>
        </w:tc>
        <w:tc>
          <w:tcPr>
            <w:tcW w:w="0" w:type="auto"/>
            <w:shd w:val="clear" w:color="auto" w:fill="FFFFFF" w:themeFill="background1"/>
            <w:noWrap/>
            <w:hideMark/>
          </w:tcPr>
          <w:p w14:paraId="6CBB0A4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E86B05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Directeur du </w:t>
            </w:r>
            <w:proofErr w:type="spellStart"/>
            <w:r>
              <w:rPr>
                <w:rFonts w:ascii="Times New Roman" w:eastAsia="Times New Roman" w:hAnsi="Times New Roman"/>
                <w:color w:val="000000"/>
                <w:kern w:val="2"/>
                <w14:ligatures w14:val="standardContextual"/>
              </w:rPr>
              <w:t>PRogramme</w:t>
            </w:r>
            <w:proofErr w:type="spellEnd"/>
          </w:p>
        </w:tc>
      </w:tr>
      <w:tr w:rsidR="00810445" w:rsidRPr="00031A77" w14:paraId="060764D7" w14:textId="77777777" w:rsidTr="00EB6DD0">
        <w:trPr>
          <w:trHeight w:val="360"/>
        </w:trPr>
        <w:tc>
          <w:tcPr>
            <w:tcW w:w="0" w:type="auto"/>
            <w:shd w:val="clear" w:color="auto" w:fill="FFFFFF" w:themeFill="background1"/>
            <w:noWrap/>
            <w:hideMark/>
          </w:tcPr>
          <w:p w14:paraId="238277A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DREN</w:t>
            </w:r>
          </w:p>
        </w:tc>
        <w:tc>
          <w:tcPr>
            <w:tcW w:w="0" w:type="auto"/>
            <w:shd w:val="clear" w:color="auto" w:fill="FFFFFF" w:themeFill="background1"/>
            <w:noWrap/>
            <w:hideMark/>
          </w:tcPr>
          <w:p w14:paraId="5F36353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DA535A2"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Direction Régionale de l'Education Nationale</w:t>
            </w:r>
          </w:p>
        </w:tc>
      </w:tr>
      <w:tr w:rsidR="00810445" w:rsidRPr="00031A77" w14:paraId="41AC9CDA" w14:textId="77777777" w:rsidTr="00EB6DD0">
        <w:trPr>
          <w:trHeight w:val="360"/>
        </w:trPr>
        <w:tc>
          <w:tcPr>
            <w:tcW w:w="0" w:type="auto"/>
            <w:shd w:val="clear" w:color="auto" w:fill="FFFFFF" w:themeFill="background1"/>
            <w:noWrap/>
            <w:hideMark/>
          </w:tcPr>
          <w:p w14:paraId="64B44F8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DRETFP</w:t>
            </w:r>
          </w:p>
        </w:tc>
        <w:tc>
          <w:tcPr>
            <w:tcW w:w="0" w:type="auto"/>
            <w:shd w:val="clear" w:color="auto" w:fill="FFFFFF" w:themeFill="background1"/>
            <w:noWrap/>
            <w:hideMark/>
          </w:tcPr>
          <w:p w14:paraId="745C4D4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40C9494"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Direction Régionale de l'Enseignement Technique et Formation Professionnelle</w:t>
            </w:r>
          </w:p>
        </w:tc>
      </w:tr>
      <w:tr w:rsidR="00810445" w:rsidRPr="00031A77" w14:paraId="6524EEFC" w14:textId="77777777" w:rsidTr="00EB6DD0">
        <w:trPr>
          <w:trHeight w:val="412"/>
        </w:trPr>
        <w:tc>
          <w:tcPr>
            <w:tcW w:w="0" w:type="auto"/>
            <w:shd w:val="clear" w:color="auto" w:fill="FFFFFF" w:themeFill="background1"/>
            <w:noWrap/>
            <w:hideMark/>
          </w:tcPr>
          <w:p w14:paraId="160A1BA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lastRenderedPageBreak/>
              <w:t>DRFME</w:t>
            </w:r>
          </w:p>
        </w:tc>
        <w:tc>
          <w:tcPr>
            <w:tcW w:w="0" w:type="auto"/>
            <w:shd w:val="clear" w:color="auto" w:fill="FFFFFF" w:themeFill="background1"/>
            <w:noWrap/>
            <w:hideMark/>
          </w:tcPr>
          <w:p w14:paraId="1CD4BCCD"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85BCF1A"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Demande de Remboursement de Frais Médicaux des Etudiants</w:t>
            </w:r>
          </w:p>
        </w:tc>
      </w:tr>
      <w:tr w:rsidR="00810445" w:rsidRPr="00031A77" w14:paraId="32F47710" w14:textId="77777777" w:rsidTr="00EB6DD0">
        <w:trPr>
          <w:trHeight w:val="360"/>
        </w:trPr>
        <w:tc>
          <w:tcPr>
            <w:tcW w:w="0" w:type="auto"/>
            <w:shd w:val="clear" w:color="auto" w:fill="FFFFFF" w:themeFill="background1"/>
            <w:noWrap/>
            <w:hideMark/>
          </w:tcPr>
          <w:p w14:paraId="54F131E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DRFMS</w:t>
            </w:r>
          </w:p>
        </w:tc>
        <w:tc>
          <w:tcPr>
            <w:tcW w:w="0" w:type="auto"/>
            <w:shd w:val="clear" w:color="auto" w:fill="FFFFFF" w:themeFill="background1"/>
            <w:noWrap/>
            <w:hideMark/>
          </w:tcPr>
          <w:p w14:paraId="44137A0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A3C361B"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Demande de Remboursement de Frais Médicaux des Salariés</w:t>
            </w:r>
          </w:p>
        </w:tc>
      </w:tr>
      <w:tr w:rsidR="00810445" w14:paraId="191E3D3C" w14:textId="77777777" w:rsidTr="00EB6DD0">
        <w:trPr>
          <w:trHeight w:val="360"/>
        </w:trPr>
        <w:tc>
          <w:tcPr>
            <w:tcW w:w="0" w:type="auto"/>
            <w:shd w:val="clear" w:color="auto" w:fill="FFFFFF" w:themeFill="background1"/>
            <w:noWrap/>
            <w:hideMark/>
          </w:tcPr>
          <w:p w14:paraId="67885EB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DS</w:t>
            </w:r>
          </w:p>
        </w:tc>
        <w:tc>
          <w:tcPr>
            <w:tcW w:w="0" w:type="auto"/>
            <w:shd w:val="clear" w:color="auto" w:fill="FFFFFF" w:themeFill="background1"/>
            <w:noWrap/>
            <w:hideMark/>
          </w:tcPr>
          <w:p w14:paraId="75A5FA93"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B8ADBC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Devoir </w:t>
            </w:r>
            <w:proofErr w:type="spellStart"/>
            <w:r>
              <w:rPr>
                <w:rFonts w:ascii="Times New Roman" w:eastAsia="Times New Roman" w:hAnsi="Times New Roman"/>
                <w:color w:val="000000"/>
                <w:kern w:val="2"/>
                <w14:ligatures w14:val="standardContextual"/>
              </w:rPr>
              <w:t>Surveillé</w:t>
            </w:r>
            <w:proofErr w:type="spellEnd"/>
          </w:p>
        </w:tc>
      </w:tr>
      <w:tr w:rsidR="00810445" w14:paraId="2DF121FE" w14:textId="77777777" w:rsidTr="00EB6DD0">
        <w:trPr>
          <w:trHeight w:val="360"/>
        </w:trPr>
        <w:tc>
          <w:tcPr>
            <w:tcW w:w="0" w:type="auto"/>
            <w:shd w:val="clear" w:color="auto" w:fill="FFFFFF" w:themeFill="background1"/>
            <w:noWrap/>
            <w:hideMark/>
          </w:tcPr>
          <w:p w14:paraId="381FD57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DVP</w:t>
            </w:r>
          </w:p>
        </w:tc>
        <w:tc>
          <w:tcPr>
            <w:tcW w:w="0" w:type="auto"/>
            <w:shd w:val="clear" w:color="auto" w:fill="FFFFFF" w:themeFill="background1"/>
            <w:noWrap/>
            <w:hideMark/>
          </w:tcPr>
          <w:p w14:paraId="384D896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19C22D6"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DéVeloppement</w:t>
            </w:r>
            <w:proofErr w:type="spellEnd"/>
            <w:r>
              <w:rPr>
                <w:rFonts w:ascii="Times New Roman" w:eastAsia="Times New Roman" w:hAnsi="Times New Roman"/>
                <w:color w:val="000000"/>
                <w:kern w:val="2"/>
                <w14:ligatures w14:val="standardContextual"/>
              </w:rPr>
              <w:t xml:space="preserve"> Personnel</w:t>
            </w:r>
          </w:p>
        </w:tc>
      </w:tr>
      <w:tr w:rsidR="00810445" w14:paraId="5DFD7411" w14:textId="77777777" w:rsidTr="00EB6DD0">
        <w:trPr>
          <w:trHeight w:val="360"/>
        </w:trPr>
        <w:tc>
          <w:tcPr>
            <w:tcW w:w="0" w:type="auto"/>
            <w:shd w:val="clear" w:color="auto" w:fill="FFFFFF" w:themeFill="background1"/>
            <w:noWrap/>
            <w:hideMark/>
          </w:tcPr>
          <w:p w14:paraId="16B1D43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EC</w:t>
            </w:r>
          </w:p>
        </w:tc>
        <w:tc>
          <w:tcPr>
            <w:tcW w:w="0" w:type="auto"/>
            <w:shd w:val="clear" w:color="auto" w:fill="FFFFFF" w:themeFill="background1"/>
            <w:noWrap/>
            <w:hideMark/>
          </w:tcPr>
          <w:p w14:paraId="3F27B5C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1762F3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Education </w:t>
            </w:r>
            <w:proofErr w:type="spellStart"/>
            <w:r>
              <w:rPr>
                <w:rFonts w:ascii="Times New Roman" w:eastAsia="Times New Roman" w:hAnsi="Times New Roman"/>
                <w:color w:val="000000"/>
                <w:kern w:val="2"/>
                <w14:ligatures w14:val="standardContextual"/>
              </w:rPr>
              <w:t>Civique</w:t>
            </w:r>
            <w:proofErr w:type="spellEnd"/>
          </w:p>
        </w:tc>
      </w:tr>
      <w:tr w:rsidR="00810445" w14:paraId="6CEBDD29" w14:textId="77777777" w:rsidTr="00EB6DD0">
        <w:trPr>
          <w:trHeight w:val="360"/>
        </w:trPr>
        <w:tc>
          <w:tcPr>
            <w:tcW w:w="0" w:type="auto"/>
            <w:shd w:val="clear" w:color="auto" w:fill="FFFFFF" w:themeFill="background1"/>
            <w:noWrap/>
            <w:hideMark/>
          </w:tcPr>
          <w:p w14:paraId="5F5AA76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EDP</w:t>
            </w:r>
          </w:p>
        </w:tc>
        <w:tc>
          <w:tcPr>
            <w:tcW w:w="0" w:type="auto"/>
            <w:shd w:val="clear" w:color="auto" w:fill="FFFFFF" w:themeFill="background1"/>
            <w:noWrap/>
            <w:hideMark/>
          </w:tcPr>
          <w:p w14:paraId="33D45A6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49E032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Ecole Des Parents</w:t>
            </w:r>
          </w:p>
        </w:tc>
      </w:tr>
      <w:tr w:rsidR="00810445" w14:paraId="213BEF7C" w14:textId="77777777" w:rsidTr="00EB6DD0">
        <w:trPr>
          <w:trHeight w:val="360"/>
        </w:trPr>
        <w:tc>
          <w:tcPr>
            <w:tcW w:w="0" w:type="auto"/>
            <w:shd w:val="clear" w:color="auto" w:fill="FFFFFF" w:themeFill="background1"/>
            <w:noWrap/>
            <w:hideMark/>
          </w:tcPr>
          <w:p w14:paraId="2F90609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EDT</w:t>
            </w:r>
          </w:p>
        </w:tc>
        <w:tc>
          <w:tcPr>
            <w:tcW w:w="0" w:type="auto"/>
            <w:shd w:val="clear" w:color="auto" w:fill="FFFFFF" w:themeFill="background1"/>
            <w:noWrap/>
            <w:hideMark/>
          </w:tcPr>
          <w:p w14:paraId="50D71E1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7AADF0D"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Emploi</w:t>
            </w:r>
            <w:proofErr w:type="spellEnd"/>
            <w:r>
              <w:rPr>
                <w:rFonts w:ascii="Times New Roman" w:eastAsia="Times New Roman" w:hAnsi="Times New Roman"/>
                <w:color w:val="000000"/>
                <w:kern w:val="2"/>
                <w14:ligatures w14:val="standardContextual"/>
              </w:rPr>
              <w:t xml:space="preserve"> Du Temps</w:t>
            </w:r>
          </w:p>
        </w:tc>
      </w:tr>
      <w:tr w:rsidR="00810445" w14:paraId="14521675" w14:textId="77777777" w:rsidTr="00EB6DD0">
        <w:trPr>
          <w:trHeight w:val="360"/>
        </w:trPr>
        <w:tc>
          <w:tcPr>
            <w:tcW w:w="0" w:type="auto"/>
            <w:shd w:val="clear" w:color="auto" w:fill="FFFFFF" w:themeFill="background1"/>
            <w:noWrap/>
            <w:hideMark/>
          </w:tcPr>
          <w:p w14:paraId="135F21E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EFI</w:t>
            </w:r>
          </w:p>
        </w:tc>
        <w:tc>
          <w:tcPr>
            <w:tcW w:w="0" w:type="auto"/>
            <w:shd w:val="clear" w:color="auto" w:fill="FFFFFF" w:themeFill="background1"/>
            <w:noWrap/>
            <w:hideMark/>
          </w:tcPr>
          <w:p w14:paraId="43A40A5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72E3FC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Education Formation Insertion</w:t>
            </w:r>
          </w:p>
        </w:tc>
      </w:tr>
      <w:tr w:rsidR="00810445" w14:paraId="6F7033DC" w14:textId="77777777" w:rsidTr="00EB6DD0">
        <w:trPr>
          <w:trHeight w:val="360"/>
        </w:trPr>
        <w:tc>
          <w:tcPr>
            <w:tcW w:w="0" w:type="auto"/>
            <w:shd w:val="clear" w:color="auto" w:fill="FFFFFF" w:themeFill="background1"/>
            <w:noWrap/>
            <w:hideMark/>
          </w:tcPr>
          <w:p w14:paraId="2C34337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EPS</w:t>
            </w:r>
          </w:p>
        </w:tc>
        <w:tc>
          <w:tcPr>
            <w:tcW w:w="0" w:type="auto"/>
            <w:shd w:val="clear" w:color="auto" w:fill="FFFFFF" w:themeFill="background1"/>
            <w:noWrap/>
            <w:hideMark/>
          </w:tcPr>
          <w:p w14:paraId="69A70F1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8FB657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Education Physique et Sportive</w:t>
            </w:r>
          </w:p>
        </w:tc>
      </w:tr>
      <w:tr w:rsidR="00810445" w14:paraId="46499FB0" w14:textId="77777777" w:rsidTr="00EB6DD0">
        <w:trPr>
          <w:trHeight w:val="360"/>
        </w:trPr>
        <w:tc>
          <w:tcPr>
            <w:tcW w:w="0" w:type="auto"/>
            <w:shd w:val="clear" w:color="auto" w:fill="FFFFFF" w:themeFill="background1"/>
            <w:noWrap/>
            <w:hideMark/>
          </w:tcPr>
          <w:p w14:paraId="3E82708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ET</w:t>
            </w:r>
          </w:p>
        </w:tc>
        <w:tc>
          <w:tcPr>
            <w:tcW w:w="0" w:type="auto"/>
            <w:shd w:val="clear" w:color="auto" w:fill="FFFFFF" w:themeFill="background1"/>
            <w:noWrap/>
            <w:hideMark/>
          </w:tcPr>
          <w:p w14:paraId="2D233984"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B62545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Evaluation </w:t>
            </w:r>
            <w:proofErr w:type="spellStart"/>
            <w:r>
              <w:rPr>
                <w:rFonts w:ascii="Times New Roman" w:eastAsia="Times New Roman" w:hAnsi="Times New Roman"/>
                <w:color w:val="000000"/>
                <w:kern w:val="2"/>
                <w14:ligatures w14:val="standardContextual"/>
              </w:rPr>
              <w:t>Trimestrielle</w:t>
            </w:r>
            <w:proofErr w:type="spellEnd"/>
          </w:p>
        </w:tc>
      </w:tr>
      <w:tr w:rsidR="00810445" w14:paraId="42EEC32D" w14:textId="77777777" w:rsidTr="00EB6DD0">
        <w:trPr>
          <w:trHeight w:val="360"/>
        </w:trPr>
        <w:tc>
          <w:tcPr>
            <w:tcW w:w="0" w:type="auto"/>
            <w:shd w:val="clear" w:color="auto" w:fill="FFFFFF" w:themeFill="background1"/>
            <w:noWrap/>
            <w:hideMark/>
          </w:tcPr>
          <w:p w14:paraId="117FEAD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FAF</w:t>
            </w:r>
          </w:p>
        </w:tc>
        <w:tc>
          <w:tcPr>
            <w:tcW w:w="0" w:type="auto"/>
            <w:shd w:val="clear" w:color="auto" w:fill="FFFFFF" w:themeFill="background1"/>
            <w:noWrap/>
            <w:hideMark/>
          </w:tcPr>
          <w:p w14:paraId="73622ED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8AD144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Fiche </w:t>
            </w:r>
            <w:proofErr w:type="spellStart"/>
            <w:r>
              <w:rPr>
                <w:rFonts w:ascii="Times New Roman" w:eastAsia="Times New Roman" w:hAnsi="Times New Roman"/>
                <w:color w:val="000000"/>
                <w:kern w:val="2"/>
                <w14:ligatures w14:val="standardContextual"/>
              </w:rPr>
              <w:t>Annuelle</w:t>
            </w:r>
            <w:proofErr w:type="spellEnd"/>
            <w:r>
              <w:rPr>
                <w:rFonts w:ascii="Times New Roman" w:eastAsia="Times New Roman" w:hAnsi="Times New Roman"/>
                <w:color w:val="000000"/>
                <w:kern w:val="2"/>
                <w14:ligatures w14:val="standardContextual"/>
              </w:rPr>
              <w:t xml:space="preserve"> de Formation</w:t>
            </w:r>
          </w:p>
        </w:tc>
      </w:tr>
      <w:tr w:rsidR="00810445" w:rsidRPr="00031A77" w14:paraId="049090DA" w14:textId="77777777" w:rsidTr="00EB6DD0">
        <w:trPr>
          <w:trHeight w:val="360"/>
        </w:trPr>
        <w:tc>
          <w:tcPr>
            <w:tcW w:w="0" w:type="auto"/>
            <w:shd w:val="clear" w:color="auto" w:fill="FFFFFF" w:themeFill="background1"/>
            <w:noWrap/>
            <w:hideMark/>
          </w:tcPr>
          <w:p w14:paraId="5CC26CB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FCP</w:t>
            </w:r>
          </w:p>
        </w:tc>
        <w:tc>
          <w:tcPr>
            <w:tcW w:w="0" w:type="auto"/>
            <w:shd w:val="clear" w:color="auto" w:fill="FFFFFF" w:themeFill="background1"/>
            <w:noWrap/>
            <w:hideMark/>
          </w:tcPr>
          <w:p w14:paraId="29D17A6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450A32B"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Formation Continue des Professeurs de Collège</w:t>
            </w:r>
          </w:p>
        </w:tc>
      </w:tr>
      <w:tr w:rsidR="00810445" w14:paraId="112DD1E2" w14:textId="77777777" w:rsidTr="00EB6DD0">
        <w:trPr>
          <w:trHeight w:val="360"/>
        </w:trPr>
        <w:tc>
          <w:tcPr>
            <w:tcW w:w="0" w:type="auto"/>
            <w:shd w:val="clear" w:color="auto" w:fill="FFFFFF" w:themeFill="background1"/>
            <w:noWrap/>
            <w:hideMark/>
          </w:tcPr>
          <w:p w14:paraId="3911A1B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FE</w:t>
            </w:r>
          </w:p>
        </w:tc>
        <w:tc>
          <w:tcPr>
            <w:tcW w:w="0" w:type="auto"/>
            <w:shd w:val="clear" w:color="auto" w:fill="FFFFFF" w:themeFill="background1"/>
            <w:noWrap/>
            <w:hideMark/>
          </w:tcPr>
          <w:p w14:paraId="74758487"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B6A1ED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Foyer </w:t>
            </w:r>
            <w:proofErr w:type="spellStart"/>
            <w:r>
              <w:rPr>
                <w:rFonts w:ascii="Times New Roman" w:eastAsia="Times New Roman" w:hAnsi="Times New Roman"/>
                <w:color w:val="000000"/>
                <w:kern w:val="2"/>
                <w14:ligatures w14:val="standardContextual"/>
              </w:rPr>
              <w:t>d'excellence</w:t>
            </w:r>
            <w:proofErr w:type="spellEnd"/>
          </w:p>
        </w:tc>
      </w:tr>
      <w:tr w:rsidR="00810445" w14:paraId="25B2B9D2" w14:textId="77777777" w:rsidTr="00EB6DD0">
        <w:trPr>
          <w:trHeight w:val="360"/>
        </w:trPr>
        <w:tc>
          <w:tcPr>
            <w:tcW w:w="0" w:type="auto"/>
            <w:shd w:val="clear" w:color="auto" w:fill="FFFFFF" w:themeFill="background1"/>
            <w:noWrap/>
            <w:hideMark/>
          </w:tcPr>
          <w:p w14:paraId="25D9924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FEA</w:t>
            </w:r>
          </w:p>
        </w:tc>
        <w:tc>
          <w:tcPr>
            <w:tcW w:w="0" w:type="auto"/>
            <w:shd w:val="clear" w:color="auto" w:fill="FFFFFF" w:themeFill="background1"/>
            <w:noWrap/>
            <w:hideMark/>
          </w:tcPr>
          <w:p w14:paraId="26CDC36D"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ECEFC5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Fiche </w:t>
            </w:r>
            <w:proofErr w:type="spellStart"/>
            <w:r>
              <w:rPr>
                <w:rFonts w:ascii="Times New Roman" w:eastAsia="Times New Roman" w:hAnsi="Times New Roman"/>
                <w:color w:val="000000"/>
                <w:kern w:val="2"/>
                <w14:ligatures w14:val="standardContextual"/>
              </w:rPr>
              <w:t>d'Entretien</w:t>
            </w:r>
            <w:proofErr w:type="spellEnd"/>
            <w:r>
              <w:rPr>
                <w:rFonts w:ascii="Times New Roman" w:eastAsia="Times New Roman" w:hAnsi="Times New Roman"/>
                <w:color w:val="000000"/>
                <w:kern w:val="2"/>
                <w14:ligatures w14:val="standardContextual"/>
              </w:rPr>
              <w:t xml:space="preserve"> Annuel</w:t>
            </w:r>
          </w:p>
        </w:tc>
      </w:tr>
      <w:tr w:rsidR="00810445" w14:paraId="2DF1E253" w14:textId="77777777" w:rsidTr="00EB6DD0">
        <w:trPr>
          <w:trHeight w:val="360"/>
        </w:trPr>
        <w:tc>
          <w:tcPr>
            <w:tcW w:w="0" w:type="auto"/>
            <w:shd w:val="clear" w:color="auto" w:fill="FFFFFF" w:themeFill="background1"/>
            <w:noWrap/>
            <w:hideMark/>
          </w:tcPr>
          <w:p w14:paraId="548F739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FEP</w:t>
            </w:r>
          </w:p>
        </w:tc>
        <w:tc>
          <w:tcPr>
            <w:tcW w:w="0" w:type="auto"/>
            <w:shd w:val="clear" w:color="auto" w:fill="FFFFFF" w:themeFill="background1"/>
            <w:noWrap/>
            <w:hideMark/>
          </w:tcPr>
          <w:p w14:paraId="1E51906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A1E0D5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Fiche </w:t>
            </w:r>
            <w:proofErr w:type="spellStart"/>
            <w:r>
              <w:rPr>
                <w:rFonts w:ascii="Times New Roman" w:eastAsia="Times New Roman" w:hAnsi="Times New Roman"/>
                <w:color w:val="000000"/>
                <w:kern w:val="2"/>
                <w14:ligatures w14:val="standardContextual"/>
              </w:rPr>
              <w:t>d'Entretien</w:t>
            </w:r>
            <w:proofErr w:type="spellEnd"/>
            <w:r>
              <w:rPr>
                <w:rFonts w:ascii="Times New Roman" w:eastAsia="Times New Roman" w:hAnsi="Times New Roman"/>
                <w:color w:val="000000"/>
                <w:kern w:val="2"/>
                <w14:ligatures w14:val="standardContextual"/>
              </w:rPr>
              <w:t xml:space="preserve"> de Performance</w:t>
            </w:r>
          </w:p>
        </w:tc>
      </w:tr>
      <w:tr w:rsidR="00810445" w14:paraId="66EE252E" w14:textId="77777777" w:rsidTr="00EB6DD0">
        <w:trPr>
          <w:trHeight w:val="360"/>
        </w:trPr>
        <w:tc>
          <w:tcPr>
            <w:tcW w:w="0" w:type="auto"/>
            <w:shd w:val="clear" w:color="auto" w:fill="FFFFFF" w:themeFill="background1"/>
            <w:noWrap/>
            <w:hideMark/>
          </w:tcPr>
          <w:p w14:paraId="3384545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FIN</w:t>
            </w:r>
          </w:p>
        </w:tc>
        <w:tc>
          <w:tcPr>
            <w:tcW w:w="0" w:type="auto"/>
            <w:shd w:val="clear" w:color="auto" w:fill="FFFFFF" w:themeFill="background1"/>
            <w:noWrap/>
            <w:hideMark/>
          </w:tcPr>
          <w:p w14:paraId="76A413F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F9F2228"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Service Finance</w:t>
            </w:r>
          </w:p>
        </w:tc>
      </w:tr>
      <w:tr w:rsidR="00810445" w14:paraId="53DB9650" w14:textId="77777777" w:rsidTr="00EB6DD0">
        <w:trPr>
          <w:trHeight w:val="360"/>
        </w:trPr>
        <w:tc>
          <w:tcPr>
            <w:tcW w:w="0" w:type="auto"/>
            <w:shd w:val="clear" w:color="auto" w:fill="FFFFFF" w:themeFill="background1"/>
            <w:noWrap/>
            <w:hideMark/>
          </w:tcPr>
          <w:p w14:paraId="59154EF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FIP</w:t>
            </w:r>
          </w:p>
        </w:tc>
        <w:tc>
          <w:tcPr>
            <w:tcW w:w="0" w:type="auto"/>
            <w:shd w:val="clear" w:color="auto" w:fill="FFFFFF" w:themeFill="background1"/>
            <w:noWrap/>
            <w:hideMark/>
          </w:tcPr>
          <w:p w14:paraId="21826FB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4044BC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Formation </w:t>
            </w:r>
            <w:proofErr w:type="spellStart"/>
            <w:r>
              <w:rPr>
                <w:rFonts w:ascii="Times New Roman" w:eastAsia="Times New Roman" w:hAnsi="Times New Roman"/>
                <w:color w:val="000000"/>
                <w:kern w:val="2"/>
                <w14:ligatures w14:val="standardContextual"/>
              </w:rPr>
              <w:t>Initiale</w:t>
            </w:r>
            <w:proofErr w:type="spellEnd"/>
            <w:r>
              <w:rPr>
                <w:rFonts w:ascii="Times New Roman" w:eastAsia="Times New Roman" w:hAnsi="Times New Roman"/>
                <w:color w:val="000000"/>
                <w:kern w:val="2"/>
                <w14:ligatures w14:val="standardContextual"/>
              </w:rPr>
              <w:t xml:space="preserve"> des </w:t>
            </w:r>
            <w:proofErr w:type="spellStart"/>
            <w:r>
              <w:rPr>
                <w:rFonts w:ascii="Times New Roman" w:eastAsia="Times New Roman" w:hAnsi="Times New Roman"/>
                <w:color w:val="000000"/>
                <w:kern w:val="2"/>
                <w14:ligatures w14:val="standardContextual"/>
              </w:rPr>
              <w:t>Professeurs</w:t>
            </w:r>
            <w:proofErr w:type="spellEnd"/>
          </w:p>
        </w:tc>
      </w:tr>
      <w:tr w:rsidR="00810445" w:rsidRPr="00031A77" w14:paraId="68819DC1" w14:textId="77777777" w:rsidTr="00EB6DD0">
        <w:trPr>
          <w:trHeight w:val="360"/>
        </w:trPr>
        <w:tc>
          <w:tcPr>
            <w:tcW w:w="0" w:type="auto"/>
            <w:shd w:val="clear" w:color="auto" w:fill="FFFFFF" w:themeFill="background1"/>
            <w:noWrap/>
            <w:hideMark/>
          </w:tcPr>
          <w:p w14:paraId="2A225B6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FOAD</w:t>
            </w:r>
          </w:p>
        </w:tc>
        <w:tc>
          <w:tcPr>
            <w:tcW w:w="0" w:type="auto"/>
            <w:shd w:val="clear" w:color="auto" w:fill="FFFFFF" w:themeFill="background1"/>
            <w:noWrap/>
            <w:hideMark/>
          </w:tcPr>
          <w:p w14:paraId="031A0858"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8BEBDBC"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Formation Ouverte et À Distance</w:t>
            </w:r>
          </w:p>
        </w:tc>
      </w:tr>
      <w:tr w:rsidR="00810445" w:rsidRPr="00031A77" w14:paraId="504C5FEA" w14:textId="77777777" w:rsidTr="00EB6DD0">
        <w:trPr>
          <w:trHeight w:val="360"/>
        </w:trPr>
        <w:tc>
          <w:tcPr>
            <w:tcW w:w="0" w:type="auto"/>
            <w:shd w:val="clear" w:color="auto" w:fill="FFFFFF" w:themeFill="background1"/>
            <w:noWrap/>
            <w:hideMark/>
          </w:tcPr>
          <w:p w14:paraId="4F8DD86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FRAM</w:t>
            </w:r>
          </w:p>
        </w:tc>
        <w:tc>
          <w:tcPr>
            <w:tcW w:w="0" w:type="auto"/>
            <w:shd w:val="clear" w:color="auto" w:fill="FFFFFF" w:themeFill="background1"/>
            <w:noWrap/>
            <w:hideMark/>
          </w:tcPr>
          <w:p w14:paraId="0FB36805"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0AA4CAC"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Association des parents d'élèves dans les collèges privés ou publics</w:t>
            </w:r>
          </w:p>
        </w:tc>
      </w:tr>
      <w:tr w:rsidR="00810445" w:rsidRPr="00031A77" w14:paraId="29BF3024" w14:textId="77777777" w:rsidTr="00EB6DD0">
        <w:trPr>
          <w:trHeight w:val="348"/>
        </w:trPr>
        <w:tc>
          <w:tcPr>
            <w:tcW w:w="0" w:type="auto"/>
            <w:shd w:val="clear" w:color="auto" w:fill="FFFFFF" w:themeFill="background1"/>
            <w:noWrap/>
            <w:hideMark/>
          </w:tcPr>
          <w:p w14:paraId="1D08708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FUNFIA</w:t>
            </w:r>
          </w:p>
        </w:tc>
        <w:tc>
          <w:tcPr>
            <w:tcW w:w="0" w:type="auto"/>
            <w:shd w:val="clear" w:color="auto" w:fill="FFFFFF" w:themeFill="background1"/>
            <w:noWrap/>
            <w:hideMark/>
          </w:tcPr>
          <w:p w14:paraId="67D26AD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E59E552"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Centre Médical de soin d'entreprise d'affiliation de CERES</w:t>
            </w:r>
          </w:p>
        </w:tc>
      </w:tr>
      <w:tr w:rsidR="00810445" w14:paraId="113B7871" w14:textId="77777777" w:rsidTr="00EB6DD0">
        <w:trPr>
          <w:trHeight w:val="360"/>
        </w:trPr>
        <w:tc>
          <w:tcPr>
            <w:tcW w:w="0" w:type="auto"/>
            <w:shd w:val="clear" w:color="auto" w:fill="FFFFFF" w:themeFill="background1"/>
            <w:noWrap/>
            <w:hideMark/>
          </w:tcPr>
          <w:p w14:paraId="26A6952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G / F</w:t>
            </w:r>
          </w:p>
        </w:tc>
        <w:tc>
          <w:tcPr>
            <w:tcW w:w="0" w:type="auto"/>
            <w:shd w:val="clear" w:color="auto" w:fill="FFFFFF" w:themeFill="background1"/>
            <w:noWrap/>
            <w:hideMark/>
          </w:tcPr>
          <w:p w14:paraId="5FB46B88"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78E180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Garçon / Fille</w:t>
            </w:r>
          </w:p>
        </w:tc>
      </w:tr>
      <w:tr w:rsidR="00810445" w14:paraId="3106AE23" w14:textId="77777777" w:rsidTr="00EB6DD0">
        <w:trPr>
          <w:trHeight w:val="360"/>
        </w:trPr>
        <w:tc>
          <w:tcPr>
            <w:tcW w:w="0" w:type="auto"/>
            <w:shd w:val="clear" w:color="auto" w:fill="FFFFFF" w:themeFill="background1"/>
            <w:noWrap/>
            <w:hideMark/>
          </w:tcPr>
          <w:p w14:paraId="3188429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HS</w:t>
            </w:r>
          </w:p>
        </w:tc>
        <w:tc>
          <w:tcPr>
            <w:tcW w:w="0" w:type="auto"/>
            <w:shd w:val="clear" w:color="auto" w:fill="FFFFFF" w:themeFill="background1"/>
            <w:noWrap/>
            <w:hideMark/>
          </w:tcPr>
          <w:p w14:paraId="537090B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06DD81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Hors Service</w:t>
            </w:r>
          </w:p>
        </w:tc>
      </w:tr>
      <w:tr w:rsidR="00810445" w:rsidRPr="00031A77" w14:paraId="0149972E" w14:textId="77777777" w:rsidTr="00EB6DD0">
        <w:trPr>
          <w:trHeight w:val="360"/>
        </w:trPr>
        <w:tc>
          <w:tcPr>
            <w:tcW w:w="0" w:type="auto"/>
            <w:shd w:val="clear" w:color="auto" w:fill="FFFFFF" w:themeFill="background1"/>
            <w:noWrap/>
            <w:hideMark/>
          </w:tcPr>
          <w:p w14:paraId="685343C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HVC</w:t>
            </w:r>
          </w:p>
        </w:tc>
        <w:tc>
          <w:tcPr>
            <w:tcW w:w="0" w:type="auto"/>
            <w:shd w:val="clear" w:color="auto" w:fill="FFFFFF" w:themeFill="background1"/>
            <w:noWrap/>
            <w:hideMark/>
          </w:tcPr>
          <w:p w14:paraId="5D5B81E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A92801D"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Heures de Vie de classe</w:t>
            </w:r>
          </w:p>
        </w:tc>
      </w:tr>
      <w:tr w:rsidR="00810445" w14:paraId="6BECD835" w14:textId="77777777" w:rsidTr="00EB6DD0">
        <w:trPr>
          <w:trHeight w:val="360"/>
        </w:trPr>
        <w:tc>
          <w:tcPr>
            <w:tcW w:w="0" w:type="auto"/>
            <w:shd w:val="clear" w:color="auto" w:fill="FFFFFF" w:themeFill="background1"/>
            <w:noWrap/>
            <w:hideMark/>
          </w:tcPr>
          <w:p w14:paraId="7F396D7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HVI</w:t>
            </w:r>
          </w:p>
        </w:tc>
        <w:tc>
          <w:tcPr>
            <w:tcW w:w="0" w:type="auto"/>
            <w:shd w:val="clear" w:color="auto" w:fill="FFFFFF" w:themeFill="background1"/>
            <w:noWrap/>
            <w:hideMark/>
          </w:tcPr>
          <w:p w14:paraId="592A53F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7E30969"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Heures</w:t>
            </w:r>
            <w:proofErr w:type="spellEnd"/>
            <w:r>
              <w:rPr>
                <w:rFonts w:ascii="Times New Roman" w:eastAsia="Times New Roman" w:hAnsi="Times New Roman"/>
                <w:color w:val="000000"/>
                <w:kern w:val="2"/>
                <w14:ligatures w14:val="standardContextual"/>
              </w:rPr>
              <w:t xml:space="preserve"> de Vie </w:t>
            </w:r>
            <w:proofErr w:type="spellStart"/>
            <w:r>
              <w:rPr>
                <w:rFonts w:ascii="Times New Roman" w:eastAsia="Times New Roman" w:hAnsi="Times New Roman"/>
                <w:color w:val="000000"/>
                <w:kern w:val="2"/>
                <w14:ligatures w14:val="standardContextual"/>
              </w:rPr>
              <w:t>Internat</w:t>
            </w:r>
            <w:proofErr w:type="spellEnd"/>
          </w:p>
        </w:tc>
      </w:tr>
      <w:tr w:rsidR="00810445" w14:paraId="7F58A38A" w14:textId="77777777" w:rsidTr="00EB6DD0">
        <w:trPr>
          <w:trHeight w:val="360"/>
        </w:trPr>
        <w:tc>
          <w:tcPr>
            <w:tcW w:w="0" w:type="auto"/>
            <w:shd w:val="clear" w:color="auto" w:fill="FFFFFF" w:themeFill="background1"/>
            <w:noWrap/>
            <w:hideMark/>
          </w:tcPr>
          <w:p w14:paraId="782F6C0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IE</w:t>
            </w:r>
          </w:p>
        </w:tc>
        <w:tc>
          <w:tcPr>
            <w:tcW w:w="0" w:type="auto"/>
            <w:shd w:val="clear" w:color="auto" w:fill="FFFFFF" w:themeFill="background1"/>
            <w:noWrap/>
            <w:hideMark/>
          </w:tcPr>
          <w:p w14:paraId="4E4F3AD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091AAF7"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Internat</w:t>
            </w:r>
            <w:proofErr w:type="spellEnd"/>
            <w:r>
              <w:rPr>
                <w:rFonts w:ascii="Times New Roman" w:eastAsia="Times New Roman" w:hAnsi="Times New Roman"/>
                <w:color w:val="000000"/>
                <w:kern w:val="2"/>
                <w14:ligatures w14:val="standardContextual"/>
              </w:rPr>
              <w:t xml:space="preserve"> d'Excellence à </w:t>
            </w:r>
            <w:proofErr w:type="spellStart"/>
            <w:r>
              <w:rPr>
                <w:rFonts w:ascii="Times New Roman" w:eastAsia="Times New Roman" w:hAnsi="Times New Roman"/>
                <w:color w:val="000000"/>
                <w:kern w:val="2"/>
                <w14:ligatures w14:val="standardContextual"/>
              </w:rPr>
              <w:t>Ankofafa</w:t>
            </w:r>
            <w:proofErr w:type="spellEnd"/>
          </w:p>
        </w:tc>
      </w:tr>
      <w:tr w:rsidR="00810445" w:rsidRPr="00031A77" w14:paraId="78B5537D" w14:textId="77777777" w:rsidTr="00EB6DD0">
        <w:trPr>
          <w:trHeight w:val="360"/>
        </w:trPr>
        <w:tc>
          <w:tcPr>
            <w:tcW w:w="0" w:type="auto"/>
            <w:shd w:val="clear" w:color="auto" w:fill="FFFFFF" w:themeFill="background1"/>
            <w:noWrap/>
            <w:hideMark/>
          </w:tcPr>
          <w:p w14:paraId="0686CED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IECD</w:t>
            </w:r>
          </w:p>
        </w:tc>
        <w:tc>
          <w:tcPr>
            <w:tcW w:w="0" w:type="auto"/>
            <w:shd w:val="clear" w:color="auto" w:fill="FFFFFF" w:themeFill="background1"/>
            <w:noWrap/>
            <w:hideMark/>
          </w:tcPr>
          <w:p w14:paraId="7CBA8CC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BB7E412"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Institut Européen de Coopération et de Développement</w:t>
            </w:r>
          </w:p>
        </w:tc>
      </w:tr>
      <w:tr w:rsidR="00810445" w14:paraId="634B2534" w14:textId="77777777" w:rsidTr="00EB6DD0">
        <w:trPr>
          <w:trHeight w:val="360"/>
        </w:trPr>
        <w:tc>
          <w:tcPr>
            <w:tcW w:w="0" w:type="auto"/>
            <w:shd w:val="clear" w:color="auto" w:fill="FFFFFF" w:themeFill="background1"/>
            <w:noWrap/>
            <w:hideMark/>
          </w:tcPr>
          <w:p w14:paraId="5F50D12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IEF</w:t>
            </w:r>
          </w:p>
        </w:tc>
        <w:tc>
          <w:tcPr>
            <w:tcW w:w="0" w:type="auto"/>
            <w:shd w:val="clear" w:color="auto" w:fill="FFFFFF" w:themeFill="background1"/>
            <w:noWrap/>
            <w:hideMark/>
          </w:tcPr>
          <w:p w14:paraId="3A74B0F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9B6C25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Internat Excellence Fille</w:t>
            </w:r>
          </w:p>
        </w:tc>
      </w:tr>
      <w:tr w:rsidR="00810445" w14:paraId="39E65483" w14:textId="77777777" w:rsidTr="00EB6DD0">
        <w:trPr>
          <w:trHeight w:val="360"/>
        </w:trPr>
        <w:tc>
          <w:tcPr>
            <w:tcW w:w="0" w:type="auto"/>
            <w:shd w:val="clear" w:color="auto" w:fill="FFFFFF" w:themeFill="background1"/>
            <w:noWrap/>
            <w:hideMark/>
          </w:tcPr>
          <w:p w14:paraId="54DF174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IEG</w:t>
            </w:r>
          </w:p>
        </w:tc>
        <w:tc>
          <w:tcPr>
            <w:tcW w:w="0" w:type="auto"/>
            <w:shd w:val="clear" w:color="auto" w:fill="FFFFFF" w:themeFill="background1"/>
            <w:noWrap/>
            <w:hideMark/>
          </w:tcPr>
          <w:p w14:paraId="0D8DD5E5"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5535B68"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Internat Excellence Garçon</w:t>
            </w:r>
          </w:p>
        </w:tc>
      </w:tr>
      <w:tr w:rsidR="00810445" w14:paraId="20BADA48" w14:textId="77777777" w:rsidTr="00EB6DD0">
        <w:trPr>
          <w:trHeight w:val="360"/>
        </w:trPr>
        <w:tc>
          <w:tcPr>
            <w:tcW w:w="0" w:type="auto"/>
            <w:shd w:val="clear" w:color="auto" w:fill="FFFFFF" w:themeFill="background1"/>
            <w:noWrap/>
            <w:hideMark/>
          </w:tcPr>
          <w:p w14:paraId="5444F41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lastRenderedPageBreak/>
              <w:t>IMMO</w:t>
            </w:r>
          </w:p>
        </w:tc>
        <w:tc>
          <w:tcPr>
            <w:tcW w:w="0" w:type="auto"/>
            <w:shd w:val="clear" w:color="auto" w:fill="FFFFFF" w:themeFill="background1"/>
            <w:noWrap/>
            <w:hideMark/>
          </w:tcPr>
          <w:p w14:paraId="7455E428"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E1EDAC1"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Immobilisation</w:t>
            </w:r>
            <w:proofErr w:type="spellEnd"/>
          </w:p>
        </w:tc>
      </w:tr>
      <w:tr w:rsidR="00810445" w14:paraId="2A6EC2C8" w14:textId="77777777" w:rsidTr="00EB6DD0">
        <w:trPr>
          <w:trHeight w:val="360"/>
        </w:trPr>
        <w:tc>
          <w:tcPr>
            <w:tcW w:w="0" w:type="auto"/>
            <w:shd w:val="clear" w:color="auto" w:fill="FFFFFF" w:themeFill="background1"/>
            <w:noWrap/>
            <w:hideMark/>
          </w:tcPr>
          <w:p w14:paraId="3B54D08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INFO</w:t>
            </w:r>
          </w:p>
        </w:tc>
        <w:tc>
          <w:tcPr>
            <w:tcW w:w="0" w:type="auto"/>
            <w:shd w:val="clear" w:color="auto" w:fill="FFFFFF" w:themeFill="background1"/>
            <w:noWrap/>
            <w:hideMark/>
          </w:tcPr>
          <w:p w14:paraId="3FD092C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F9AA312"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INFOrmatique</w:t>
            </w:r>
            <w:proofErr w:type="spellEnd"/>
          </w:p>
        </w:tc>
      </w:tr>
      <w:tr w:rsidR="00810445" w:rsidRPr="00031A77" w14:paraId="54F9FCCF" w14:textId="77777777" w:rsidTr="00EB6DD0">
        <w:trPr>
          <w:trHeight w:val="360"/>
        </w:trPr>
        <w:tc>
          <w:tcPr>
            <w:tcW w:w="0" w:type="auto"/>
            <w:shd w:val="clear" w:color="auto" w:fill="FFFFFF" w:themeFill="background1"/>
            <w:noWrap/>
            <w:hideMark/>
          </w:tcPr>
          <w:p w14:paraId="763332F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INFP</w:t>
            </w:r>
          </w:p>
        </w:tc>
        <w:tc>
          <w:tcPr>
            <w:tcW w:w="0" w:type="auto"/>
            <w:shd w:val="clear" w:color="auto" w:fill="FFFFFF" w:themeFill="background1"/>
            <w:noWrap/>
            <w:hideMark/>
          </w:tcPr>
          <w:p w14:paraId="253641E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D8B52F3"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Institut National de Formation Pédagogique</w:t>
            </w:r>
          </w:p>
        </w:tc>
      </w:tr>
      <w:tr w:rsidR="00810445" w14:paraId="43C590F4" w14:textId="77777777" w:rsidTr="00EB6DD0">
        <w:trPr>
          <w:trHeight w:val="360"/>
        </w:trPr>
        <w:tc>
          <w:tcPr>
            <w:tcW w:w="0" w:type="auto"/>
            <w:shd w:val="clear" w:color="auto" w:fill="FFFFFF" w:themeFill="background1"/>
            <w:noWrap/>
            <w:hideMark/>
          </w:tcPr>
          <w:p w14:paraId="1564647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IR</w:t>
            </w:r>
          </w:p>
        </w:tc>
        <w:tc>
          <w:tcPr>
            <w:tcW w:w="0" w:type="auto"/>
            <w:shd w:val="clear" w:color="auto" w:fill="FFFFFF" w:themeFill="background1"/>
            <w:noWrap/>
            <w:hideMark/>
          </w:tcPr>
          <w:p w14:paraId="476E3BA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AF49358"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Internat</w:t>
            </w:r>
            <w:proofErr w:type="spellEnd"/>
            <w:r>
              <w:rPr>
                <w:rFonts w:ascii="Times New Roman" w:eastAsia="Times New Roman" w:hAnsi="Times New Roman"/>
                <w:color w:val="000000"/>
                <w:kern w:val="2"/>
                <w14:ligatures w14:val="standardContextual"/>
              </w:rPr>
              <w:t xml:space="preserve"> de </w:t>
            </w:r>
            <w:proofErr w:type="spellStart"/>
            <w:r>
              <w:rPr>
                <w:rFonts w:ascii="Times New Roman" w:eastAsia="Times New Roman" w:hAnsi="Times New Roman"/>
                <w:color w:val="000000"/>
                <w:kern w:val="2"/>
                <w14:ligatures w14:val="standardContextual"/>
              </w:rPr>
              <w:t>Réussite</w:t>
            </w:r>
            <w:proofErr w:type="spellEnd"/>
          </w:p>
        </w:tc>
      </w:tr>
      <w:tr w:rsidR="00810445" w:rsidRPr="00031A77" w14:paraId="69D199FE" w14:textId="77777777" w:rsidTr="00EB6DD0">
        <w:trPr>
          <w:trHeight w:val="360"/>
        </w:trPr>
        <w:tc>
          <w:tcPr>
            <w:tcW w:w="0" w:type="auto"/>
            <w:shd w:val="clear" w:color="auto" w:fill="FFFFFF" w:themeFill="background1"/>
            <w:noWrap/>
            <w:hideMark/>
          </w:tcPr>
          <w:p w14:paraId="0D56AF6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IRSA</w:t>
            </w:r>
          </w:p>
        </w:tc>
        <w:tc>
          <w:tcPr>
            <w:tcW w:w="0" w:type="auto"/>
            <w:shd w:val="clear" w:color="auto" w:fill="FFFFFF" w:themeFill="background1"/>
            <w:noWrap/>
            <w:hideMark/>
          </w:tcPr>
          <w:p w14:paraId="5193657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EA98EA2"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Impôts sur les Revenus Salariaux et Assimilé</w:t>
            </w:r>
          </w:p>
        </w:tc>
      </w:tr>
      <w:tr w:rsidR="00810445" w14:paraId="410975E0" w14:textId="77777777" w:rsidTr="00EB6DD0">
        <w:trPr>
          <w:trHeight w:val="360"/>
        </w:trPr>
        <w:tc>
          <w:tcPr>
            <w:tcW w:w="0" w:type="auto"/>
            <w:shd w:val="clear" w:color="auto" w:fill="FFFFFF" w:themeFill="background1"/>
            <w:noWrap/>
            <w:hideMark/>
          </w:tcPr>
          <w:p w14:paraId="290D8782" w14:textId="77777777" w:rsidR="00810445" w:rsidRDefault="00810445" w:rsidP="00EB6DD0">
            <w:pPr>
              <w:spacing w:line="240" w:lineRule="auto"/>
              <w:rPr>
                <w:rFonts w:ascii="Times New Roman" w:eastAsia="Times New Roman" w:hAnsi="Times New Roman"/>
                <w:color w:val="000000"/>
                <w:kern w:val="2"/>
                <w14:ligatures w14:val="standardContextual"/>
              </w:rPr>
            </w:pPr>
            <w:r w:rsidRPr="239EA824">
              <w:rPr>
                <w:rFonts w:ascii="Times New Roman" w:eastAsia="Times New Roman" w:hAnsi="Times New Roman"/>
                <w:color w:val="000000"/>
                <w:kern w:val="2"/>
                <w14:ligatures w14:val="standardContextual"/>
              </w:rPr>
              <w:t xml:space="preserve">ISO </w:t>
            </w:r>
          </w:p>
        </w:tc>
        <w:tc>
          <w:tcPr>
            <w:tcW w:w="0" w:type="auto"/>
            <w:shd w:val="clear" w:color="auto" w:fill="FFFFFF" w:themeFill="background1"/>
            <w:noWrap/>
            <w:hideMark/>
          </w:tcPr>
          <w:p w14:paraId="07143EB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EB71766"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sidRPr="239EA824">
              <w:rPr>
                <w:rFonts w:ascii="Times New Roman" w:eastAsia="Times New Roman" w:hAnsi="Times New Roman"/>
                <w:color w:val="000000"/>
                <w:kern w:val="2"/>
                <w14:ligatures w14:val="standardContextual"/>
              </w:rPr>
              <w:t>Localité</w:t>
            </w:r>
            <w:proofErr w:type="spellEnd"/>
            <w:r w:rsidRPr="239EA824">
              <w:rPr>
                <w:rFonts w:ascii="Times New Roman" w:eastAsia="Times New Roman" w:hAnsi="Times New Roman"/>
                <w:color w:val="000000"/>
                <w:kern w:val="2"/>
                <w14:ligatures w14:val="standardContextual"/>
              </w:rPr>
              <w:t xml:space="preserve"> ISORANA</w:t>
            </w:r>
          </w:p>
        </w:tc>
      </w:tr>
      <w:tr w:rsidR="00810445" w14:paraId="6CA1352B" w14:textId="77777777" w:rsidTr="00EB6DD0">
        <w:trPr>
          <w:trHeight w:val="300"/>
        </w:trPr>
        <w:tc>
          <w:tcPr>
            <w:tcW w:w="1338" w:type="dxa"/>
            <w:shd w:val="clear" w:color="auto" w:fill="FFFFFF" w:themeFill="background1"/>
            <w:noWrap/>
            <w:hideMark/>
          </w:tcPr>
          <w:p w14:paraId="22FBF9B4" w14:textId="77777777" w:rsidR="00810445" w:rsidRDefault="00810445" w:rsidP="00EB6DD0">
            <w:pPr>
              <w:spacing w:line="240" w:lineRule="auto"/>
              <w:rPr>
                <w:rFonts w:ascii="Times New Roman" w:eastAsia="Times New Roman" w:hAnsi="Times New Roman"/>
                <w:color w:val="000000" w:themeColor="text1"/>
              </w:rPr>
            </w:pPr>
            <w:r w:rsidRPr="239EA824">
              <w:rPr>
                <w:rFonts w:ascii="Times New Roman" w:eastAsia="Times New Roman" w:hAnsi="Times New Roman"/>
                <w:color w:val="000000" w:themeColor="text1"/>
              </w:rPr>
              <w:t>ISI</w:t>
            </w:r>
          </w:p>
        </w:tc>
        <w:tc>
          <w:tcPr>
            <w:tcW w:w="202" w:type="dxa"/>
            <w:shd w:val="clear" w:color="auto" w:fill="FFFFFF" w:themeFill="background1"/>
            <w:noWrap/>
            <w:hideMark/>
          </w:tcPr>
          <w:p w14:paraId="37A73460" w14:textId="77777777" w:rsidR="00810445" w:rsidRDefault="00810445" w:rsidP="00EB6DD0">
            <w:pPr>
              <w:spacing w:line="240" w:lineRule="auto"/>
              <w:jc w:val="center"/>
              <w:rPr>
                <w:rFonts w:ascii="Times New Roman" w:eastAsia="Times New Roman" w:hAnsi="Times New Roman"/>
                <w:color w:val="000000" w:themeColor="text1"/>
              </w:rPr>
            </w:pPr>
            <w:r w:rsidRPr="239EA824">
              <w:rPr>
                <w:rFonts w:ascii="Times New Roman" w:eastAsia="Times New Roman" w:hAnsi="Times New Roman"/>
                <w:color w:val="000000" w:themeColor="text1"/>
              </w:rPr>
              <w:t>:</w:t>
            </w:r>
          </w:p>
        </w:tc>
        <w:tc>
          <w:tcPr>
            <w:tcW w:w="7525" w:type="dxa"/>
            <w:shd w:val="clear" w:color="auto" w:fill="FFFFFF" w:themeFill="background1"/>
            <w:hideMark/>
          </w:tcPr>
          <w:p w14:paraId="24911361" w14:textId="77777777" w:rsidR="00810445" w:rsidRDefault="00810445" w:rsidP="00EB6DD0">
            <w:pPr>
              <w:spacing w:line="240" w:lineRule="auto"/>
              <w:rPr>
                <w:rFonts w:ascii="Times New Roman" w:eastAsia="Times New Roman" w:hAnsi="Times New Roman"/>
                <w:color w:val="000000" w:themeColor="text1"/>
              </w:rPr>
            </w:pPr>
            <w:proofErr w:type="spellStart"/>
            <w:r w:rsidRPr="239EA824">
              <w:rPr>
                <w:rFonts w:ascii="Times New Roman" w:eastAsia="Times New Roman" w:hAnsi="Times New Roman"/>
                <w:color w:val="000000" w:themeColor="text1"/>
              </w:rPr>
              <w:t>Impôt</w:t>
            </w:r>
            <w:proofErr w:type="spellEnd"/>
            <w:r w:rsidRPr="239EA824">
              <w:rPr>
                <w:rFonts w:ascii="Times New Roman" w:eastAsia="Times New Roman" w:hAnsi="Times New Roman"/>
                <w:color w:val="000000" w:themeColor="text1"/>
              </w:rPr>
              <w:t xml:space="preserve"> </w:t>
            </w:r>
            <w:proofErr w:type="spellStart"/>
            <w:r w:rsidRPr="239EA824">
              <w:rPr>
                <w:rFonts w:ascii="Times New Roman" w:eastAsia="Times New Roman" w:hAnsi="Times New Roman"/>
                <w:color w:val="000000" w:themeColor="text1"/>
              </w:rPr>
              <w:t>Synthétique</w:t>
            </w:r>
            <w:proofErr w:type="spellEnd"/>
            <w:r w:rsidRPr="239EA824">
              <w:rPr>
                <w:rFonts w:ascii="Times New Roman" w:eastAsia="Times New Roman" w:hAnsi="Times New Roman"/>
                <w:color w:val="000000" w:themeColor="text1"/>
              </w:rPr>
              <w:t xml:space="preserve"> Intermittent</w:t>
            </w:r>
          </w:p>
        </w:tc>
      </w:tr>
      <w:tr w:rsidR="00810445" w14:paraId="164E66D7" w14:textId="77777777" w:rsidTr="00EB6DD0">
        <w:trPr>
          <w:trHeight w:val="360"/>
        </w:trPr>
        <w:tc>
          <w:tcPr>
            <w:tcW w:w="0" w:type="auto"/>
            <w:shd w:val="clear" w:color="auto" w:fill="FFFFFF" w:themeFill="background1"/>
            <w:noWrap/>
            <w:hideMark/>
          </w:tcPr>
          <w:p w14:paraId="7F81B704" w14:textId="77777777" w:rsidR="00810445" w:rsidRDefault="00810445" w:rsidP="00EB6DD0">
            <w:pPr>
              <w:spacing w:line="240" w:lineRule="auto"/>
              <w:rPr>
                <w:rFonts w:ascii="Times New Roman" w:eastAsia="Times New Roman" w:hAnsi="Times New Roman"/>
                <w:color w:val="000000"/>
                <w:kern w:val="2"/>
                <w14:ligatures w14:val="standardContextual"/>
              </w:rPr>
            </w:pPr>
            <w:r w:rsidRPr="239EA824">
              <w:rPr>
                <w:rFonts w:ascii="Times New Roman" w:eastAsia="Times New Roman" w:hAnsi="Times New Roman"/>
                <w:color w:val="000000"/>
                <w:kern w:val="2"/>
                <w14:ligatures w14:val="standardContextual"/>
              </w:rPr>
              <w:t>JIRAMA</w:t>
            </w:r>
          </w:p>
        </w:tc>
        <w:tc>
          <w:tcPr>
            <w:tcW w:w="0" w:type="auto"/>
            <w:shd w:val="clear" w:color="auto" w:fill="FFFFFF" w:themeFill="background1"/>
            <w:noWrap/>
            <w:hideMark/>
          </w:tcPr>
          <w:p w14:paraId="2E57132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sidRPr="239EA824">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D86C55D"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sidRPr="239EA824">
              <w:rPr>
                <w:rFonts w:ascii="Times New Roman" w:eastAsia="Times New Roman" w:hAnsi="Times New Roman"/>
                <w:color w:val="000000"/>
                <w:kern w:val="2"/>
                <w14:ligatures w14:val="standardContextual"/>
              </w:rPr>
              <w:t>JIro</w:t>
            </w:r>
            <w:proofErr w:type="spellEnd"/>
            <w:r w:rsidRPr="239EA824">
              <w:rPr>
                <w:rFonts w:ascii="Times New Roman" w:eastAsia="Times New Roman" w:hAnsi="Times New Roman"/>
                <w:color w:val="000000"/>
                <w:kern w:val="2"/>
                <w14:ligatures w14:val="standardContextual"/>
              </w:rPr>
              <w:t xml:space="preserve"> </w:t>
            </w:r>
            <w:proofErr w:type="spellStart"/>
            <w:r w:rsidRPr="239EA824">
              <w:rPr>
                <w:rFonts w:ascii="Times New Roman" w:eastAsia="Times New Roman" w:hAnsi="Times New Roman"/>
                <w:color w:val="000000"/>
                <w:kern w:val="2"/>
                <w14:ligatures w14:val="standardContextual"/>
              </w:rPr>
              <w:t>sy</w:t>
            </w:r>
            <w:proofErr w:type="spellEnd"/>
            <w:r w:rsidRPr="239EA824">
              <w:rPr>
                <w:rFonts w:ascii="Times New Roman" w:eastAsia="Times New Roman" w:hAnsi="Times New Roman"/>
                <w:color w:val="000000"/>
                <w:kern w:val="2"/>
                <w14:ligatures w14:val="standardContextual"/>
              </w:rPr>
              <w:t xml:space="preserve"> </w:t>
            </w:r>
            <w:proofErr w:type="spellStart"/>
            <w:r w:rsidRPr="239EA824">
              <w:rPr>
                <w:rFonts w:ascii="Times New Roman" w:eastAsia="Times New Roman" w:hAnsi="Times New Roman"/>
                <w:color w:val="000000"/>
                <w:kern w:val="2"/>
                <w14:ligatures w14:val="standardContextual"/>
              </w:rPr>
              <w:t>RAno</w:t>
            </w:r>
            <w:proofErr w:type="spellEnd"/>
            <w:r w:rsidRPr="239EA824">
              <w:rPr>
                <w:rFonts w:ascii="Times New Roman" w:eastAsia="Times New Roman" w:hAnsi="Times New Roman"/>
                <w:color w:val="000000"/>
                <w:kern w:val="2"/>
                <w14:ligatures w14:val="standardContextual"/>
              </w:rPr>
              <w:t xml:space="preserve"> </w:t>
            </w:r>
            <w:proofErr w:type="spellStart"/>
            <w:r w:rsidRPr="239EA824">
              <w:rPr>
                <w:rFonts w:ascii="Times New Roman" w:eastAsia="Times New Roman" w:hAnsi="Times New Roman"/>
                <w:color w:val="000000"/>
                <w:kern w:val="2"/>
                <w14:ligatures w14:val="standardContextual"/>
              </w:rPr>
              <w:t>MAlagasy</w:t>
            </w:r>
            <w:proofErr w:type="spellEnd"/>
          </w:p>
        </w:tc>
      </w:tr>
      <w:tr w:rsidR="00810445" w:rsidRPr="00031A77" w14:paraId="392BCC78" w14:textId="77777777" w:rsidTr="00EB6DD0">
        <w:trPr>
          <w:trHeight w:val="360"/>
        </w:trPr>
        <w:tc>
          <w:tcPr>
            <w:tcW w:w="0" w:type="auto"/>
            <w:shd w:val="clear" w:color="auto" w:fill="FFFFFF" w:themeFill="background1"/>
            <w:noWrap/>
            <w:hideMark/>
          </w:tcPr>
          <w:p w14:paraId="58CC08B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L1-L3 </w:t>
            </w:r>
          </w:p>
        </w:tc>
        <w:tc>
          <w:tcPr>
            <w:tcW w:w="0" w:type="auto"/>
            <w:shd w:val="clear" w:color="auto" w:fill="FFFFFF" w:themeFill="background1"/>
            <w:noWrap/>
            <w:hideMark/>
          </w:tcPr>
          <w:p w14:paraId="267740A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7F911C7"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Classe universitaire de 1ère année jusqu'à 3ème année</w:t>
            </w:r>
          </w:p>
        </w:tc>
      </w:tr>
      <w:tr w:rsidR="00810445" w:rsidRPr="00031A77" w14:paraId="768F142B" w14:textId="77777777" w:rsidTr="00EB6DD0">
        <w:trPr>
          <w:trHeight w:val="360"/>
        </w:trPr>
        <w:tc>
          <w:tcPr>
            <w:tcW w:w="0" w:type="auto"/>
            <w:shd w:val="clear" w:color="auto" w:fill="FFFFFF" w:themeFill="background1"/>
            <w:noWrap/>
            <w:hideMark/>
          </w:tcPr>
          <w:p w14:paraId="604FF4E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M&amp;E</w:t>
            </w:r>
          </w:p>
        </w:tc>
        <w:tc>
          <w:tcPr>
            <w:tcW w:w="0" w:type="auto"/>
            <w:shd w:val="clear" w:color="auto" w:fill="FFFFFF" w:themeFill="background1"/>
            <w:noWrap/>
            <w:hideMark/>
          </w:tcPr>
          <w:p w14:paraId="76723B0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7501700"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Système de Monitoring et Evaluation</w:t>
            </w:r>
          </w:p>
        </w:tc>
      </w:tr>
      <w:tr w:rsidR="00810445" w14:paraId="4A7EFA46" w14:textId="77777777" w:rsidTr="00EB6DD0">
        <w:trPr>
          <w:trHeight w:val="360"/>
        </w:trPr>
        <w:tc>
          <w:tcPr>
            <w:tcW w:w="0" w:type="auto"/>
            <w:shd w:val="clear" w:color="auto" w:fill="FFFFFF" w:themeFill="background1"/>
            <w:noWrap/>
            <w:hideMark/>
          </w:tcPr>
          <w:p w14:paraId="6A05A62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MEAL</w:t>
            </w:r>
          </w:p>
        </w:tc>
        <w:tc>
          <w:tcPr>
            <w:tcW w:w="0" w:type="auto"/>
            <w:shd w:val="clear" w:color="auto" w:fill="FFFFFF" w:themeFill="background1"/>
            <w:noWrap/>
            <w:hideMark/>
          </w:tcPr>
          <w:p w14:paraId="75C46C8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B83632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Monitoring Evaluation Accountability Learning</w:t>
            </w:r>
          </w:p>
        </w:tc>
      </w:tr>
      <w:tr w:rsidR="00810445" w14:paraId="3FA336D5" w14:textId="77777777" w:rsidTr="00EB6DD0">
        <w:trPr>
          <w:trHeight w:val="360"/>
        </w:trPr>
        <w:tc>
          <w:tcPr>
            <w:tcW w:w="0" w:type="auto"/>
            <w:shd w:val="clear" w:color="auto" w:fill="FFFFFF" w:themeFill="background1"/>
            <w:noWrap/>
            <w:hideMark/>
          </w:tcPr>
          <w:p w14:paraId="045430F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M1 - M2</w:t>
            </w:r>
          </w:p>
        </w:tc>
        <w:tc>
          <w:tcPr>
            <w:tcW w:w="0" w:type="auto"/>
            <w:shd w:val="clear" w:color="auto" w:fill="FFFFFF" w:themeFill="background1"/>
            <w:noWrap/>
            <w:hideMark/>
          </w:tcPr>
          <w:p w14:paraId="2CE8206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0307FC9"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Niveau</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d'étude</w:t>
            </w:r>
            <w:proofErr w:type="spellEnd"/>
            <w:r>
              <w:rPr>
                <w:rFonts w:ascii="Times New Roman" w:eastAsia="Times New Roman" w:hAnsi="Times New Roman"/>
                <w:color w:val="000000"/>
                <w:kern w:val="2"/>
                <w14:ligatures w14:val="standardContextual"/>
              </w:rPr>
              <w:t xml:space="preserve"> Master 1 </w:t>
            </w:r>
            <w:proofErr w:type="spellStart"/>
            <w:r>
              <w:rPr>
                <w:rFonts w:ascii="Times New Roman" w:eastAsia="Times New Roman" w:hAnsi="Times New Roman"/>
                <w:color w:val="000000"/>
                <w:kern w:val="2"/>
                <w14:ligatures w14:val="standardContextual"/>
              </w:rPr>
              <w:t>ou</w:t>
            </w:r>
            <w:proofErr w:type="spellEnd"/>
            <w:r>
              <w:rPr>
                <w:rFonts w:ascii="Times New Roman" w:eastAsia="Times New Roman" w:hAnsi="Times New Roman"/>
                <w:color w:val="000000"/>
                <w:kern w:val="2"/>
                <w14:ligatures w14:val="standardContextual"/>
              </w:rPr>
              <w:t xml:space="preserve"> 2</w:t>
            </w:r>
          </w:p>
        </w:tc>
      </w:tr>
      <w:tr w:rsidR="00810445" w:rsidRPr="00031A77" w14:paraId="10654E05" w14:textId="77777777" w:rsidTr="00EB6DD0">
        <w:trPr>
          <w:trHeight w:val="360"/>
        </w:trPr>
        <w:tc>
          <w:tcPr>
            <w:tcW w:w="0" w:type="auto"/>
            <w:shd w:val="clear" w:color="auto" w:fill="FFFFFF" w:themeFill="background1"/>
            <w:noWrap/>
            <w:hideMark/>
          </w:tcPr>
          <w:p w14:paraId="737B6A0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MENETP</w:t>
            </w:r>
          </w:p>
        </w:tc>
        <w:tc>
          <w:tcPr>
            <w:tcW w:w="0" w:type="auto"/>
            <w:shd w:val="clear" w:color="auto" w:fill="FFFFFF" w:themeFill="background1"/>
            <w:noWrap/>
            <w:hideMark/>
          </w:tcPr>
          <w:p w14:paraId="609FC13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BC56FF7"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Ministère de l'Education Nationale et de l'Enseignement Technique et Professionnel</w:t>
            </w:r>
          </w:p>
        </w:tc>
      </w:tr>
      <w:tr w:rsidR="00810445" w:rsidRPr="00031A77" w14:paraId="71A653E8" w14:textId="77777777" w:rsidTr="00EB6DD0">
        <w:trPr>
          <w:trHeight w:val="360"/>
        </w:trPr>
        <w:tc>
          <w:tcPr>
            <w:tcW w:w="0" w:type="auto"/>
            <w:shd w:val="clear" w:color="auto" w:fill="FFFFFF" w:themeFill="background1"/>
            <w:noWrap/>
            <w:hideMark/>
          </w:tcPr>
          <w:p w14:paraId="196ECFE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METFP</w:t>
            </w:r>
          </w:p>
        </w:tc>
        <w:tc>
          <w:tcPr>
            <w:tcW w:w="0" w:type="auto"/>
            <w:shd w:val="clear" w:color="auto" w:fill="FFFFFF" w:themeFill="background1"/>
            <w:noWrap/>
            <w:hideMark/>
          </w:tcPr>
          <w:p w14:paraId="4B2A088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6965E24"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Ministère de l’Enseignement Technique et de Formation Professionnelle</w:t>
            </w:r>
          </w:p>
        </w:tc>
      </w:tr>
      <w:tr w:rsidR="00810445" w:rsidRPr="00031A77" w14:paraId="044EB0B0" w14:textId="77777777" w:rsidTr="00EB6DD0">
        <w:trPr>
          <w:trHeight w:val="407"/>
        </w:trPr>
        <w:tc>
          <w:tcPr>
            <w:tcW w:w="0" w:type="auto"/>
            <w:shd w:val="clear" w:color="auto" w:fill="FFFFFF" w:themeFill="background1"/>
            <w:noWrap/>
            <w:hideMark/>
          </w:tcPr>
          <w:p w14:paraId="14EDDA6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NAA </w:t>
            </w:r>
            <w:proofErr w:type="spellStart"/>
            <w:r>
              <w:rPr>
                <w:rFonts w:ascii="Times New Roman" w:eastAsia="Times New Roman" w:hAnsi="Times New Roman"/>
                <w:color w:val="000000"/>
                <w:kern w:val="2"/>
                <w14:ligatures w14:val="standardContextual"/>
              </w:rPr>
              <w:t>ou</w:t>
            </w:r>
            <w:proofErr w:type="spellEnd"/>
            <w:r>
              <w:rPr>
                <w:rFonts w:ascii="Times New Roman" w:eastAsia="Times New Roman" w:hAnsi="Times New Roman"/>
                <w:color w:val="000000"/>
                <w:kern w:val="2"/>
                <w14:ligatures w14:val="standardContextual"/>
              </w:rPr>
              <w:t xml:space="preserve"> NA</w:t>
            </w:r>
          </w:p>
        </w:tc>
        <w:tc>
          <w:tcPr>
            <w:tcW w:w="0" w:type="auto"/>
            <w:shd w:val="clear" w:color="auto" w:fill="FFFFFF" w:themeFill="background1"/>
            <w:noWrap/>
            <w:hideMark/>
          </w:tcPr>
          <w:p w14:paraId="03E0634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24D8E08"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Navette de demande d'Achat ou Autorisation d'engagement</w:t>
            </w:r>
          </w:p>
        </w:tc>
      </w:tr>
      <w:tr w:rsidR="00810445" w14:paraId="383E8044" w14:textId="77777777" w:rsidTr="00EB6DD0">
        <w:trPr>
          <w:trHeight w:val="360"/>
        </w:trPr>
        <w:tc>
          <w:tcPr>
            <w:tcW w:w="0" w:type="auto"/>
            <w:shd w:val="clear" w:color="auto" w:fill="FFFFFF" w:themeFill="background1"/>
            <w:noWrap/>
            <w:hideMark/>
          </w:tcPr>
          <w:p w14:paraId="59DCF30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NDF</w:t>
            </w:r>
          </w:p>
        </w:tc>
        <w:tc>
          <w:tcPr>
            <w:tcW w:w="0" w:type="auto"/>
            <w:shd w:val="clear" w:color="auto" w:fill="FFFFFF" w:themeFill="background1"/>
            <w:noWrap/>
            <w:hideMark/>
          </w:tcPr>
          <w:p w14:paraId="0C63478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7BAE70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Note De Frais</w:t>
            </w:r>
          </w:p>
        </w:tc>
      </w:tr>
      <w:tr w:rsidR="00810445" w14:paraId="65B63CF1" w14:textId="77777777" w:rsidTr="00EB6DD0">
        <w:trPr>
          <w:trHeight w:val="360"/>
        </w:trPr>
        <w:tc>
          <w:tcPr>
            <w:tcW w:w="0" w:type="auto"/>
            <w:shd w:val="clear" w:color="auto" w:fill="FFFFFF" w:themeFill="background1"/>
            <w:noWrap/>
            <w:hideMark/>
          </w:tcPr>
          <w:p w14:paraId="50CB806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NDT</w:t>
            </w:r>
          </w:p>
        </w:tc>
        <w:tc>
          <w:tcPr>
            <w:tcW w:w="0" w:type="auto"/>
            <w:shd w:val="clear" w:color="auto" w:fill="FFFFFF" w:themeFill="background1"/>
            <w:noWrap/>
            <w:hideMark/>
          </w:tcPr>
          <w:p w14:paraId="2A0AB9A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8801BC5"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Localité</w:t>
            </w:r>
            <w:proofErr w:type="spellEnd"/>
            <w:r>
              <w:rPr>
                <w:rFonts w:ascii="Times New Roman" w:eastAsia="Times New Roman" w:hAnsi="Times New Roman"/>
                <w:color w:val="000000"/>
                <w:kern w:val="2"/>
                <w14:ligatures w14:val="standardContextual"/>
              </w:rPr>
              <w:t xml:space="preserve"> NASANDRATRONY</w:t>
            </w:r>
          </w:p>
        </w:tc>
      </w:tr>
      <w:tr w:rsidR="00810445" w14:paraId="40EB8F78" w14:textId="77777777" w:rsidTr="00EB6DD0">
        <w:trPr>
          <w:trHeight w:val="360"/>
        </w:trPr>
        <w:tc>
          <w:tcPr>
            <w:tcW w:w="0" w:type="auto"/>
            <w:shd w:val="clear" w:color="auto" w:fill="FFFFFF" w:themeFill="background1"/>
            <w:noWrap/>
            <w:hideMark/>
          </w:tcPr>
          <w:p w14:paraId="1B4CC47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NIF</w:t>
            </w:r>
          </w:p>
        </w:tc>
        <w:tc>
          <w:tcPr>
            <w:tcW w:w="0" w:type="auto"/>
            <w:shd w:val="clear" w:color="auto" w:fill="FFFFFF" w:themeFill="background1"/>
            <w:noWrap/>
            <w:hideMark/>
          </w:tcPr>
          <w:p w14:paraId="6B18E33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4D094DC"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Numéro</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d'Identité</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Fiscale</w:t>
            </w:r>
            <w:proofErr w:type="spellEnd"/>
          </w:p>
        </w:tc>
      </w:tr>
      <w:tr w:rsidR="00810445" w:rsidRPr="00031A77" w14:paraId="1F045CE7" w14:textId="77777777" w:rsidTr="00EB6DD0">
        <w:trPr>
          <w:trHeight w:val="360"/>
        </w:trPr>
        <w:tc>
          <w:tcPr>
            <w:tcW w:w="0" w:type="auto"/>
            <w:shd w:val="clear" w:color="auto" w:fill="FFFFFF" w:themeFill="background1"/>
            <w:noWrap/>
            <w:hideMark/>
          </w:tcPr>
          <w:p w14:paraId="27EBB66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NPP</w:t>
            </w:r>
          </w:p>
        </w:tc>
        <w:tc>
          <w:tcPr>
            <w:tcW w:w="0" w:type="auto"/>
            <w:shd w:val="clear" w:color="auto" w:fill="FFFFFF" w:themeFill="background1"/>
            <w:noWrap/>
            <w:hideMark/>
          </w:tcPr>
          <w:p w14:paraId="18C05B2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6762F61"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Navette de demande de paiement charges d'abonnées ou périodiques</w:t>
            </w:r>
          </w:p>
        </w:tc>
      </w:tr>
      <w:tr w:rsidR="00810445" w14:paraId="37E0150B" w14:textId="77777777" w:rsidTr="00EB6DD0">
        <w:trPr>
          <w:trHeight w:val="373"/>
        </w:trPr>
        <w:tc>
          <w:tcPr>
            <w:tcW w:w="0" w:type="auto"/>
            <w:shd w:val="clear" w:color="auto" w:fill="FFFFFF" w:themeFill="background1"/>
            <w:noWrap/>
            <w:hideMark/>
          </w:tcPr>
          <w:p w14:paraId="056CDA6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ODD</w:t>
            </w:r>
          </w:p>
        </w:tc>
        <w:tc>
          <w:tcPr>
            <w:tcW w:w="0" w:type="auto"/>
            <w:shd w:val="clear" w:color="auto" w:fill="FFFFFF" w:themeFill="background1"/>
            <w:noWrap/>
            <w:hideMark/>
          </w:tcPr>
          <w:p w14:paraId="3C030B5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BD5E5D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Objectif de Développement Durable</w:t>
            </w:r>
          </w:p>
        </w:tc>
      </w:tr>
      <w:tr w:rsidR="00810445" w14:paraId="32804AEF" w14:textId="77777777" w:rsidTr="00EB6DD0">
        <w:trPr>
          <w:trHeight w:val="360"/>
        </w:trPr>
        <w:tc>
          <w:tcPr>
            <w:tcW w:w="0" w:type="auto"/>
            <w:shd w:val="clear" w:color="auto" w:fill="FFFFFF" w:themeFill="background1"/>
            <w:noWrap/>
            <w:hideMark/>
          </w:tcPr>
          <w:p w14:paraId="2A9424F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ODS</w:t>
            </w:r>
          </w:p>
        </w:tc>
        <w:tc>
          <w:tcPr>
            <w:tcW w:w="0" w:type="auto"/>
            <w:shd w:val="clear" w:color="auto" w:fill="FFFFFF" w:themeFill="background1"/>
            <w:noWrap/>
            <w:hideMark/>
          </w:tcPr>
          <w:p w14:paraId="105A9C4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F2B12E1"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Outil</w:t>
            </w:r>
            <w:proofErr w:type="spellEnd"/>
            <w:r>
              <w:rPr>
                <w:rFonts w:ascii="Times New Roman" w:eastAsia="Times New Roman" w:hAnsi="Times New Roman"/>
                <w:color w:val="000000"/>
                <w:kern w:val="2"/>
                <w14:ligatures w14:val="standardContextual"/>
              </w:rPr>
              <w:t xml:space="preserve"> De </w:t>
            </w:r>
            <w:proofErr w:type="spellStart"/>
            <w:r>
              <w:rPr>
                <w:rFonts w:ascii="Times New Roman" w:eastAsia="Times New Roman" w:hAnsi="Times New Roman"/>
                <w:color w:val="000000"/>
                <w:kern w:val="2"/>
                <w14:ligatures w14:val="standardContextual"/>
              </w:rPr>
              <w:t>Suivi</w:t>
            </w:r>
            <w:proofErr w:type="spellEnd"/>
          </w:p>
        </w:tc>
      </w:tr>
      <w:tr w:rsidR="00810445" w:rsidRPr="00031A77" w14:paraId="62E91FAC" w14:textId="77777777" w:rsidTr="00EB6DD0">
        <w:trPr>
          <w:trHeight w:val="626"/>
        </w:trPr>
        <w:tc>
          <w:tcPr>
            <w:tcW w:w="0" w:type="auto"/>
            <w:shd w:val="clear" w:color="auto" w:fill="FFFFFF" w:themeFill="background1"/>
            <w:noWrap/>
            <w:hideMark/>
          </w:tcPr>
          <w:p w14:paraId="7EC77CC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OHERIC</w:t>
            </w:r>
          </w:p>
        </w:tc>
        <w:tc>
          <w:tcPr>
            <w:tcW w:w="0" w:type="auto"/>
            <w:shd w:val="clear" w:color="auto" w:fill="FFFFFF" w:themeFill="background1"/>
            <w:noWrap/>
            <w:hideMark/>
          </w:tcPr>
          <w:p w14:paraId="460AC2D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5E1CFAE"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Démarche expérimentale : Observation Hypothèse Expérience Résultat Interprétation conclusion</w:t>
            </w:r>
          </w:p>
        </w:tc>
      </w:tr>
      <w:tr w:rsidR="00810445" w14:paraId="4B887F77" w14:textId="77777777" w:rsidTr="00EB6DD0">
        <w:trPr>
          <w:trHeight w:val="418"/>
        </w:trPr>
        <w:tc>
          <w:tcPr>
            <w:tcW w:w="0" w:type="auto"/>
            <w:shd w:val="clear" w:color="auto" w:fill="FFFFFF" w:themeFill="background1"/>
            <w:noWrap/>
            <w:hideMark/>
          </w:tcPr>
          <w:p w14:paraId="2471050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OM</w:t>
            </w:r>
          </w:p>
        </w:tc>
        <w:tc>
          <w:tcPr>
            <w:tcW w:w="0" w:type="auto"/>
            <w:shd w:val="clear" w:color="auto" w:fill="FFFFFF" w:themeFill="background1"/>
            <w:noWrap/>
            <w:hideMark/>
          </w:tcPr>
          <w:p w14:paraId="1EDB3EA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BFE72D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Ordre de Mission</w:t>
            </w:r>
          </w:p>
        </w:tc>
      </w:tr>
      <w:tr w:rsidR="00810445" w14:paraId="1367679D" w14:textId="77777777" w:rsidTr="00EB6DD0">
        <w:trPr>
          <w:trHeight w:val="418"/>
        </w:trPr>
        <w:tc>
          <w:tcPr>
            <w:tcW w:w="0" w:type="auto"/>
            <w:shd w:val="clear" w:color="auto" w:fill="FFFFFF" w:themeFill="background1"/>
            <w:noWrap/>
            <w:hideMark/>
          </w:tcPr>
          <w:p w14:paraId="4E8EDE8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ORT</w:t>
            </w:r>
          </w:p>
        </w:tc>
        <w:tc>
          <w:tcPr>
            <w:tcW w:w="0" w:type="auto"/>
            <w:shd w:val="clear" w:color="auto" w:fill="FFFFFF" w:themeFill="background1"/>
            <w:noWrap/>
            <w:hideMark/>
          </w:tcPr>
          <w:p w14:paraId="59FAF8B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C2570DC"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ORienTation</w:t>
            </w:r>
            <w:proofErr w:type="spellEnd"/>
          </w:p>
        </w:tc>
      </w:tr>
      <w:tr w:rsidR="00810445" w:rsidRPr="00031A77" w14:paraId="75A52394" w14:textId="77777777" w:rsidTr="00EB6DD0">
        <w:trPr>
          <w:trHeight w:val="418"/>
        </w:trPr>
        <w:tc>
          <w:tcPr>
            <w:tcW w:w="0" w:type="auto"/>
            <w:shd w:val="clear" w:color="auto" w:fill="FFFFFF" w:themeFill="background1"/>
            <w:noWrap/>
            <w:hideMark/>
          </w:tcPr>
          <w:p w14:paraId="00FEB4A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OSC</w:t>
            </w:r>
          </w:p>
        </w:tc>
        <w:tc>
          <w:tcPr>
            <w:tcW w:w="0" w:type="auto"/>
            <w:shd w:val="clear" w:color="auto" w:fill="FFFFFF" w:themeFill="background1"/>
            <w:noWrap/>
            <w:hideMark/>
          </w:tcPr>
          <w:p w14:paraId="46650A23"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D42C5A5"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Organisation de la Société Civile</w:t>
            </w:r>
          </w:p>
        </w:tc>
      </w:tr>
      <w:tr w:rsidR="00810445" w14:paraId="4D732BDB" w14:textId="77777777" w:rsidTr="00EB6DD0">
        <w:trPr>
          <w:trHeight w:val="360"/>
        </w:trPr>
        <w:tc>
          <w:tcPr>
            <w:tcW w:w="0" w:type="auto"/>
            <w:shd w:val="clear" w:color="auto" w:fill="FFFFFF" w:themeFill="background1"/>
            <w:noWrap/>
            <w:hideMark/>
          </w:tcPr>
          <w:p w14:paraId="5B52E06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OV</w:t>
            </w:r>
          </w:p>
        </w:tc>
        <w:tc>
          <w:tcPr>
            <w:tcW w:w="0" w:type="auto"/>
            <w:shd w:val="clear" w:color="auto" w:fill="FFFFFF" w:themeFill="background1"/>
            <w:noWrap/>
            <w:hideMark/>
          </w:tcPr>
          <w:p w14:paraId="157777C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33BF00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Ordre de Virement Bancaire</w:t>
            </w:r>
          </w:p>
        </w:tc>
      </w:tr>
      <w:tr w:rsidR="00810445" w:rsidRPr="00031A77" w14:paraId="33D2C9C0" w14:textId="77777777" w:rsidTr="00EB6DD0">
        <w:trPr>
          <w:trHeight w:val="360"/>
        </w:trPr>
        <w:tc>
          <w:tcPr>
            <w:tcW w:w="0" w:type="auto"/>
            <w:shd w:val="clear" w:color="auto" w:fill="FFFFFF" w:themeFill="background1"/>
            <w:noWrap/>
            <w:hideMark/>
          </w:tcPr>
          <w:p w14:paraId="5666541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PCG 2005</w:t>
            </w:r>
          </w:p>
        </w:tc>
        <w:tc>
          <w:tcPr>
            <w:tcW w:w="0" w:type="auto"/>
            <w:shd w:val="clear" w:color="auto" w:fill="FFFFFF" w:themeFill="background1"/>
            <w:noWrap/>
            <w:hideMark/>
          </w:tcPr>
          <w:p w14:paraId="2EB3CC0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2A7A0DB"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Plan comptable général en vigueur (année 2005 parution)</w:t>
            </w:r>
          </w:p>
        </w:tc>
      </w:tr>
      <w:tr w:rsidR="00810445" w14:paraId="5D2FE500" w14:textId="77777777" w:rsidTr="00EB6DD0">
        <w:trPr>
          <w:trHeight w:val="360"/>
        </w:trPr>
        <w:tc>
          <w:tcPr>
            <w:tcW w:w="0" w:type="auto"/>
            <w:shd w:val="clear" w:color="auto" w:fill="FFFFFF" w:themeFill="background1"/>
            <w:noWrap/>
            <w:hideMark/>
          </w:tcPr>
          <w:p w14:paraId="38929C9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PEDUC/PED</w:t>
            </w:r>
          </w:p>
        </w:tc>
        <w:tc>
          <w:tcPr>
            <w:tcW w:w="0" w:type="auto"/>
            <w:shd w:val="clear" w:color="auto" w:fill="FFFFFF" w:themeFill="background1"/>
            <w:noWrap/>
            <w:hideMark/>
          </w:tcPr>
          <w:p w14:paraId="6B8D745D"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CB60022"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Pôle</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EDUCation</w:t>
            </w:r>
            <w:proofErr w:type="spellEnd"/>
          </w:p>
        </w:tc>
      </w:tr>
      <w:tr w:rsidR="00810445" w:rsidRPr="00031A77" w14:paraId="66F6AEC2" w14:textId="77777777" w:rsidTr="00EB6DD0">
        <w:trPr>
          <w:trHeight w:val="360"/>
        </w:trPr>
        <w:tc>
          <w:tcPr>
            <w:tcW w:w="0" w:type="auto"/>
            <w:shd w:val="clear" w:color="auto" w:fill="FFFFFF" w:themeFill="background1"/>
            <w:noWrap/>
            <w:hideMark/>
          </w:tcPr>
          <w:p w14:paraId="11712A3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lastRenderedPageBreak/>
              <w:t>PIPDI</w:t>
            </w:r>
          </w:p>
        </w:tc>
        <w:tc>
          <w:tcPr>
            <w:tcW w:w="0" w:type="auto"/>
            <w:shd w:val="clear" w:color="auto" w:fill="FFFFFF" w:themeFill="background1"/>
            <w:noWrap/>
            <w:hideMark/>
          </w:tcPr>
          <w:p w14:paraId="3D6E1597"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33F1ADF"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Méthode pédagogique Pédagogie Interactive Participative Différentiée Innovante</w:t>
            </w:r>
          </w:p>
        </w:tc>
      </w:tr>
      <w:tr w:rsidR="00810445" w14:paraId="5FB670D2" w14:textId="77777777" w:rsidTr="00EB6DD0">
        <w:trPr>
          <w:trHeight w:val="416"/>
        </w:trPr>
        <w:tc>
          <w:tcPr>
            <w:tcW w:w="0" w:type="auto"/>
            <w:shd w:val="clear" w:color="auto" w:fill="FFFFFF" w:themeFill="background1"/>
            <w:noWrap/>
            <w:hideMark/>
          </w:tcPr>
          <w:p w14:paraId="209B28D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PROF</w:t>
            </w:r>
          </w:p>
        </w:tc>
        <w:tc>
          <w:tcPr>
            <w:tcW w:w="0" w:type="auto"/>
            <w:shd w:val="clear" w:color="auto" w:fill="FFFFFF" w:themeFill="background1"/>
            <w:noWrap/>
            <w:hideMark/>
          </w:tcPr>
          <w:p w14:paraId="7B7A63D8"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15547F6"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Professeurs</w:t>
            </w:r>
            <w:proofErr w:type="spellEnd"/>
          </w:p>
        </w:tc>
      </w:tr>
      <w:tr w:rsidR="00810445" w:rsidRPr="00031A77" w14:paraId="0A17A14F" w14:textId="77777777" w:rsidTr="00EB6DD0">
        <w:trPr>
          <w:trHeight w:val="360"/>
        </w:trPr>
        <w:tc>
          <w:tcPr>
            <w:tcW w:w="0" w:type="auto"/>
            <w:shd w:val="clear" w:color="auto" w:fill="FFFFFF" w:themeFill="background1"/>
            <w:noWrap/>
            <w:hideMark/>
          </w:tcPr>
          <w:p w14:paraId="75131AE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PROMES</w:t>
            </w:r>
          </w:p>
        </w:tc>
        <w:tc>
          <w:tcPr>
            <w:tcW w:w="0" w:type="auto"/>
            <w:shd w:val="clear" w:color="auto" w:fill="FFFFFF" w:themeFill="background1"/>
            <w:noWrap/>
            <w:hideMark/>
          </w:tcPr>
          <w:p w14:paraId="78FCF2D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AFD7FAC"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Association pour la PROMotion Economique et Sociale</w:t>
            </w:r>
          </w:p>
        </w:tc>
      </w:tr>
      <w:tr w:rsidR="00810445" w14:paraId="07F338F0" w14:textId="77777777" w:rsidTr="00EB6DD0">
        <w:trPr>
          <w:trHeight w:val="360"/>
        </w:trPr>
        <w:tc>
          <w:tcPr>
            <w:tcW w:w="0" w:type="auto"/>
            <w:shd w:val="clear" w:color="auto" w:fill="FFFFFF" w:themeFill="background1"/>
            <w:noWrap/>
            <w:hideMark/>
          </w:tcPr>
          <w:p w14:paraId="4794138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PSE</w:t>
            </w:r>
          </w:p>
        </w:tc>
        <w:tc>
          <w:tcPr>
            <w:tcW w:w="0" w:type="auto"/>
            <w:shd w:val="clear" w:color="auto" w:fill="FFFFFF" w:themeFill="background1"/>
            <w:noWrap/>
            <w:hideMark/>
          </w:tcPr>
          <w:p w14:paraId="16BE65A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14FA82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Plan </w:t>
            </w:r>
            <w:proofErr w:type="spellStart"/>
            <w:r>
              <w:rPr>
                <w:rFonts w:ascii="Times New Roman" w:eastAsia="Times New Roman" w:hAnsi="Times New Roman"/>
                <w:color w:val="000000"/>
                <w:kern w:val="2"/>
                <w14:ligatures w14:val="standardContextual"/>
              </w:rPr>
              <w:t>Sectoriel</w:t>
            </w:r>
            <w:proofErr w:type="spellEnd"/>
            <w:r>
              <w:rPr>
                <w:rFonts w:ascii="Times New Roman" w:eastAsia="Times New Roman" w:hAnsi="Times New Roman"/>
                <w:color w:val="000000"/>
                <w:kern w:val="2"/>
                <w14:ligatures w14:val="standardContextual"/>
              </w:rPr>
              <w:t xml:space="preserve"> de </w:t>
            </w:r>
            <w:proofErr w:type="spellStart"/>
            <w:r>
              <w:rPr>
                <w:rFonts w:ascii="Times New Roman" w:eastAsia="Times New Roman" w:hAnsi="Times New Roman"/>
                <w:color w:val="000000"/>
                <w:kern w:val="2"/>
                <w14:ligatures w14:val="standardContextual"/>
              </w:rPr>
              <w:t>l'Education</w:t>
            </w:r>
            <w:proofErr w:type="spellEnd"/>
          </w:p>
        </w:tc>
      </w:tr>
      <w:tr w:rsidR="00810445" w14:paraId="13E61B6A" w14:textId="77777777" w:rsidTr="00EB6DD0">
        <w:trPr>
          <w:trHeight w:val="408"/>
        </w:trPr>
        <w:tc>
          <w:tcPr>
            <w:tcW w:w="0" w:type="auto"/>
            <w:shd w:val="clear" w:color="auto" w:fill="FFFFFF" w:themeFill="background1"/>
            <w:noWrap/>
            <w:hideMark/>
          </w:tcPr>
          <w:p w14:paraId="18DC155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PV</w:t>
            </w:r>
          </w:p>
        </w:tc>
        <w:tc>
          <w:tcPr>
            <w:tcW w:w="0" w:type="auto"/>
            <w:shd w:val="clear" w:color="auto" w:fill="FFFFFF" w:themeFill="background1"/>
            <w:noWrap/>
            <w:hideMark/>
          </w:tcPr>
          <w:p w14:paraId="4E2AC53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9DD252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Procès-Verbal</w:t>
            </w:r>
          </w:p>
        </w:tc>
      </w:tr>
      <w:tr w:rsidR="00810445" w14:paraId="5A10ED13" w14:textId="77777777" w:rsidTr="00EB6DD0">
        <w:trPr>
          <w:trHeight w:val="408"/>
        </w:trPr>
        <w:tc>
          <w:tcPr>
            <w:tcW w:w="0" w:type="auto"/>
            <w:shd w:val="clear" w:color="auto" w:fill="FFFFFF" w:themeFill="background1"/>
            <w:noWrap/>
            <w:hideMark/>
          </w:tcPr>
          <w:p w14:paraId="7DB65C5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RAL</w:t>
            </w:r>
          </w:p>
        </w:tc>
        <w:tc>
          <w:tcPr>
            <w:tcW w:w="0" w:type="auto"/>
            <w:shd w:val="clear" w:color="auto" w:fill="FFFFFF" w:themeFill="background1"/>
            <w:noWrap/>
            <w:hideMark/>
          </w:tcPr>
          <w:p w14:paraId="58025817"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 </w:t>
            </w:r>
          </w:p>
        </w:tc>
        <w:tc>
          <w:tcPr>
            <w:tcW w:w="0" w:type="auto"/>
            <w:shd w:val="clear" w:color="auto" w:fill="FFFFFF" w:themeFill="background1"/>
            <w:hideMark/>
          </w:tcPr>
          <w:p w14:paraId="6CFA516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Responsable </w:t>
            </w:r>
            <w:proofErr w:type="spellStart"/>
            <w:r>
              <w:rPr>
                <w:rFonts w:ascii="Times New Roman" w:eastAsia="Times New Roman" w:hAnsi="Times New Roman"/>
                <w:color w:val="000000"/>
                <w:kern w:val="2"/>
                <w14:ligatures w14:val="standardContextual"/>
              </w:rPr>
              <w:t>Administratif</w:t>
            </w:r>
            <w:proofErr w:type="spellEnd"/>
            <w:r>
              <w:rPr>
                <w:rFonts w:ascii="Times New Roman" w:eastAsia="Times New Roman" w:hAnsi="Times New Roman"/>
                <w:color w:val="000000"/>
                <w:kern w:val="2"/>
                <w14:ligatures w14:val="standardContextual"/>
              </w:rPr>
              <w:t xml:space="preserve"> et </w:t>
            </w:r>
            <w:proofErr w:type="spellStart"/>
            <w:r>
              <w:rPr>
                <w:rFonts w:ascii="Times New Roman" w:eastAsia="Times New Roman" w:hAnsi="Times New Roman"/>
                <w:color w:val="000000"/>
                <w:kern w:val="2"/>
                <w14:ligatures w14:val="standardContextual"/>
              </w:rPr>
              <w:t>Logistique</w:t>
            </w:r>
            <w:proofErr w:type="spellEnd"/>
          </w:p>
        </w:tc>
      </w:tr>
      <w:tr w:rsidR="00810445" w:rsidRPr="00031A77" w14:paraId="64046F3B" w14:textId="77777777" w:rsidTr="00EB6DD0">
        <w:trPr>
          <w:trHeight w:val="408"/>
        </w:trPr>
        <w:tc>
          <w:tcPr>
            <w:tcW w:w="0" w:type="auto"/>
            <w:shd w:val="clear" w:color="auto" w:fill="FFFFFF" w:themeFill="background1"/>
            <w:noWrap/>
            <w:hideMark/>
          </w:tcPr>
          <w:p w14:paraId="5663CF0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RBOE</w:t>
            </w:r>
          </w:p>
        </w:tc>
        <w:tc>
          <w:tcPr>
            <w:tcW w:w="0" w:type="auto"/>
            <w:shd w:val="clear" w:color="auto" w:fill="FFFFFF" w:themeFill="background1"/>
            <w:noWrap/>
            <w:hideMark/>
          </w:tcPr>
          <w:p w14:paraId="4E0A840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476FE3F"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Responsable du Bureau de l’Orientation et de l’Emploi</w:t>
            </w:r>
          </w:p>
        </w:tc>
      </w:tr>
      <w:tr w:rsidR="00810445" w14:paraId="6FB13E9B" w14:textId="77777777" w:rsidTr="00EB6DD0">
        <w:trPr>
          <w:trHeight w:val="360"/>
        </w:trPr>
        <w:tc>
          <w:tcPr>
            <w:tcW w:w="0" w:type="auto"/>
            <w:shd w:val="clear" w:color="auto" w:fill="FFFFFF" w:themeFill="background1"/>
            <w:noWrap/>
            <w:hideMark/>
          </w:tcPr>
          <w:p w14:paraId="192C1B0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RDIV</w:t>
            </w:r>
          </w:p>
        </w:tc>
        <w:tc>
          <w:tcPr>
            <w:tcW w:w="0" w:type="auto"/>
            <w:shd w:val="clear" w:color="auto" w:fill="FFFFFF" w:themeFill="background1"/>
            <w:noWrap/>
            <w:hideMark/>
          </w:tcPr>
          <w:p w14:paraId="4C169BC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A63549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Retours divers</w:t>
            </w:r>
          </w:p>
        </w:tc>
      </w:tr>
      <w:tr w:rsidR="00810445" w14:paraId="69C4C388" w14:textId="77777777" w:rsidTr="00EB6DD0">
        <w:trPr>
          <w:trHeight w:val="360"/>
        </w:trPr>
        <w:tc>
          <w:tcPr>
            <w:tcW w:w="0" w:type="auto"/>
            <w:shd w:val="clear" w:color="auto" w:fill="FFFFFF" w:themeFill="background1"/>
            <w:noWrap/>
            <w:hideMark/>
          </w:tcPr>
          <w:p w14:paraId="7DBBB60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RDVP</w:t>
            </w:r>
          </w:p>
        </w:tc>
        <w:tc>
          <w:tcPr>
            <w:tcW w:w="0" w:type="auto"/>
            <w:shd w:val="clear" w:color="auto" w:fill="FFFFFF" w:themeFill="background1"/>
            <w:noWrap/>
            <w:hideMark/>
          </w:tcPr>
          <w:p w14:paraId="2542C572"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D9D61F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Responsable du Développement Personnel</w:t>
            </w:r>
          </w:p>
        </w:tc>
      </w:tr>
      <w:tr w:rsidR="00810445" w14:paraId="0E27D6FB" w14:textId="77777777" w:rsidTr="00EB6DD0">
        <w:trPr>
          <w:trHeight w:val="360"/>
        </w:trPr>
        <w:tc>
          <w:tcPr>
            <w:tcW w:w="0" w:type="auto"/>
            <w:shd w:val="clear" w:color="auto" w:fill="FFFFFF" w:themeFill="background1"/>
            <w:noWrap/>
            <w:hideMark/>
          </w:tcPr>
          <w:p w14:paraId="3C8E211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RESCO</w:t>
            </w:r>
          </w:p>
        </w:tc>
        <w:tc>
          <w:tcPr>
            <w:tcW w:w="0" w:type="auto"/>
            <w:shd w:val="clear" w:color="auto" w:fill="FFFFFF" w:themeFill="background1"/>
            <w:noWrap/>
            <w:hideMark/>
          </w:tcPr>
          <w:p w14:paraId="3397F2F4"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75049B0"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Renforcement</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SCOlaire</w:t>
            </w:r>
            <w:proofErr w:type="spellEnd"/>
          </w:p>
        </w:tc>
      </w:tr>
      <w:tr w:rsidR="00810445" w14:paraId="6DD8DC59" w14:textId="77777777" w:rsidTr="00EB6DD0">
        <w:trPr>
          <w:trHeight w:val="360"/>
        </w:trPr>
        <w:tc>
          <w:tcPr>
            <w:tcW w:w="0" w:type="auto"/>
            <w:shd w:val="clear" w:color="auto" w:fill="FFFFFF" w:themeFill="background1"/>
            <w:noWrap/>
            <w:hideMark/>
          </w:tcPr>
          <w:p w14:paraId="296F203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RF</w:t>
            </w:r>
          </w:p>
        </w:tc>
        <w:tc>
          <w:tcPr>
            <w:tcW w:w="0" w:type="auto"/>
            <w:shd w:val="clear" w:color="auto" w:fill="FFFFFF" w:themeFill="background1"/>
            <w:noWrap/>
            <w:hideMark/>
          </w:tcPr>
          <w:p w14:paraId="2732DCC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54D9EF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Responsable Financier</w:t>
            </w:r>
          </w:p>
        </w:tc>
      </w:tr>
      <w:tr w:rsidR="00810445" w14:paraId="75AD022A" w14:textId="77777777" w:rsidTr="00EB6DD0">
        <w:trPr>
          <w:trHeight w:val="360"/>
        </w:trPr>
        <w:tc>
          <w:tcPr>
            <w:tcW w:w="0" w:type="auto"/>
            <w:shd w:val="clear" w:color="auto" w:fill="FFFFFF" w:themeFill="background1"/>
            <w:noWrap/>
            <w:hideMark/>
          </w:tcPr>
          <w:p w14:paraId="338A220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RFE</w:t>
            </w:r>
          </w:p>
        </w:tc>
        <w:tc>
          <w:tcPr>
            <w:tcW w:w="0" w:type="auto"/>
            <w:shd w:val="clear" w:color="auto" w:fill="FFFFFF" w:themeFill="background1"/>
            <w:noWrap/>
            <w:hideMark/>
          </w:tcPr>
          <w:p w14:paraId="5547CBA5"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E5C4AC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Responsable des Foyers Excellence</w:t>
            </w:r>
          </w:p>
        </w:tc>
      </w:tr>
      <w:tr w:rsidR="00810445" w:rsidRPr="00031A77" w14:paraId="0B5E54F5" w14:textId="77777777" w:rsidTr="00EB6DD0">
        <w:trPr>
          <w:trHeight w:val="360"/>
        </w:trPr>
        <w:tc>
          <w:tcPr>
            <w:tcW w:w="0" w:type="auto"/>
            <w:shd w:val="clear" w:color="auto" w:fill="FFFFFF" w:themeFill="background1"/>
            <w:noWrap/>
            <w:hideMark/>
          </w:tcPr>
          <w:p w14:paraId="0938F19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sz w:val="23"/>
                <w:szCs w:val="23"/>
                <w14:ligatures w14:val="standardContextual"/>
              </w:rPr>
              <w:t>RGF</w:t>
            </w:r>
          </w:p>
        </w:tc>
        <w:tc>
          <w:tcPr>
            <w:tcW w:w="0" w:type="auto"/>
            <w:shd w:val="clear" w:color="auto" w:fill="FFFFFF" w:themeFill="background1"/>
            <w:noWrap/>
            <w:hideMark/>
          </w:tcPr>
          <w:p w14:paraId="689993F5"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6CE173C"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sz w:val="23"/>
                <w:szCs w:val="23"/>
                <w:lang w:val="fr-FR"/>
                <w14:ligatures w14:val="standardContextual"/>
              </w:rPr>
              <w:t xml:space="preserve">Responsable des Gestions des Formations </w:t>
            </w:r>
          </w:p>
        </w:tc>
      </w:tr>
      <w:tr w:rsidR="00810445" w14:paraId="183C89C6" w14:textId="77777777" w:rsidTr="00EB6DD0">
        <w:trPr>
          <w:trHeight w:val="360"/>
        </w:trPr>
        <w:tc>
          <w:tcPr>
            <w:tcW w:w="0" w:type="auto"/>
            <w:shd w:val="clear" w:color="auto" w:fill="FFFFFF" w:themeFill="background1"/>
            <w:noWrap/>
            <w:hideMark/>
          </w:tcPr>
          <w:p w14:paraId="3CEDEDA8" w14:textId="77777777" w:rsidR="00810445" w:rsidRDefault="00810445" w:rsidP="00EB6DD0">
            <w:pPr>
              <w:spacing w:line="240" w:lineRule="auto"/>
              <w:rPr>
                <w:rFonts w:ascii="Times New Roman" w:eastAsia="Times New Roman" w:hAnsi="Times New Roman"/>
                <w:color w:val="000000"/>
                <w:kern w:val="2"/>
                <w:sz w:val="23"/>
                <w:szCs w:val="23"/>
                <w14:ligatures w14:val="standardContextual"/>
              </w:rPr>
            </w:pPr>
            <w:r>
              <w:rPr>
                <w:rFonts w:ascii="Times New Roman" w:eastAsia="Times New Roman" w:hAnsi="Times New Roman"/>
                <w:color w:val="000000"/>
                <w:kern w:val="2"/>
                <w14:ligatures w14:val="standardContextual"/>
              </w:rPr>
              <w:t>RH</w:t>
            </w:r>
          </w:p>
        </w:tc>
        <w:tc>
          <w:tcPr>
            <w:tcW w:w="0" w:type="auto"/>
            <w:shd w:val="clear" w:color="auto" w:fill="FFFFFF" w:themeFill="background1"/>
            <w:noWrap/>
            <w:hideMark/>
          </w:tcPr>
          <w:p w14:paraId="0EC317C8"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D740DA6" w14:textId="77777777" w:rsidR="00810445" w:rsidRDefault="00810445" w:rsidP="00EB6DD0">
            <w:pPr>
              <w:spacing w:line="240" w:lineRule="auto"/>
              <w:rPr>
                <w:rFonts w:ascii="Times New Roman" w:eastAsia="Times New Roman" w:hAnsi="Times New Roman"/>
                <w:color w:val="000000"/>
                <w:kern w:val="2"/>
                <w:sz w:val="23"/>
                <w:szCs w:val="23"/>
                <w14:ligatures w14:val="standardContextual"/>
              </w:rPr>
            </w:pPr>
            <w:proofErr w:type="spellStart"/>
            <w:r>
              <w:rPr>
                <w:rFonts w:ascii="Times New Roman" w:eastAsia="Times New Roman" w:hAnsi="Times New Roman"/>
                <w:color w:val="000000"/>
                <w:kern w:val="2"/>
                <w14:ligatures w14:val="standardContextual"/>
              </w:rPr>
              <w:t>Ressources</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Humaines</w:t>
            </w:r>
            <w:proofErr w:type="spellEnd"/>
          </w:p>
        </w:tc>
      </w:tr>
      <w:tr w:rsidR="00810445" w:rsidRPr="00031A77" w14:paraId="002C948C" w14:textId="77777777" w:rsidTr="00EB6DD0">
        <w:trPr>
          <w:trHeight w:val="360"/>
        </w:trPr>
        <w:tc>
          <w:tcPr>
            <w:tcW w:w="0" w:type="auto"/>
            <w:shd w:val="clear" w:color="auto" w:fill="FFFFFF" w:themeFill="background1"/>
            <w:noWrap/>
            <w:hideMark/>
          </w:tcPr>
          <w:p w14:paraId="657E3D2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RI</w:t>
            </w:r>
          </w:p>
        </w:tc>
        <w:tc>
          <w:tcPr>
            <w:tcW w:w="0" w:type="auto"/>
            <w:shd w:val="clear" w:color="auto" w:fill="FFFFFF" w:themeFill="background1"/>
            <w:noWrap/>
            <w:hideMark/>
          </w:tcPr>
          <w:p w14:paraId="36FC10C7"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F1C6A72"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Responsable Informatique ou Règlement Intérieur</w:t>
            </w:r>
          </w:p>
        </w:tc>
      </w:tr>
      <w:tr w:rsidR="00810445" w14:paraId="417AB236" w14:textId="77777777" w:rsidTr="00EB6DD0">
        <w:trPr>
          <w:trHeight w:val="360"/>
        </w:trPr>
        <w:tc>
          <w:tcPr>
            <w:tcW w:w="0" w:type="auto"/>
            <w:shd w:val="clear" w:color="auto" w:fill="FFFFFF" w:themeFill="background1"/>
            <w:noWrap/>
            <w:hideMark/>
          </w:tcPr>
          <w:p w14:paraId="494B7F8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RIB</w:t>
            </w:r>
          </w:p>
        </w:tc>
        <w:tc>
          <w:tcPr>
            <w:tcW w:w="0" w:type="auto"/>
            <w:shd w:val="clear" w:color="auto" w:fill="FFFFFF" w:themeFill="background1"/>
            <w:noWrap/>
            <w:hideMark/>
          </w:tcPr>
          <w:p w14:paraId="70680827"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20DAB8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Relevé </w:t>
            </w:r>
            <w:proofErr w:type="spellStart"/>
            <w:r>
              <w:rPr>
                <w:rFonts w:ascii="Times New Roman" w:eastAsia="Times New Roman" w:hAnsi="Times New Roman"/>
                <w:color w:val="000000"/>
                <w:kern w:val="2"/>
                <w14:ligatures w14:val="standardContextual"/>
              </w:rPr>
              <w:t>d'Identité</w:t>
            </w:r>
            <w:proofErr w:type="spellEnd"/>
            <w:r>
              <w:rPr>
                <w:rFonts w:ascii="Times New Roman" w:eastAsia="Times New Roman" w:hAnsi="Times New Roman"/>
                <w:color w:val="000000"/>
                <w:kern w:val="2"/>
                <w14:ligatures w14:val="standardContextual"/>
              </w:rPr>
              <w:t xml:space="preserve"> Bancaire</w:t>
            </w:r>
          </w:p>
        </w:tc>
      </w:tr>
      <w:tr w:rsidR="00810445" w:rsidRPr="00031A77" w14:paraId="04830056" w14:textId="77777777" w:rsidTr="00EB6DD0">
        <w:trPr>
          <w:trHeight w:val="360"/>
        </w:trPr>
        <w:tc>
          <w:tcPr>
            <w:tcW w:w="0" w:type="auto"/>
            <w:shd w:val="clear" w:color="auto" w:fill="FFFFFF" w:themeFill="background1"/>
            <w:noWrap/>
            <w:hideMark/>
          </w:tcPr>
          <w:p w14:paraId="1B139CB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RIEF/G</w:t>
            </w:r>
          </w:p>
        </w:tc>
        <w:tc>
          <w:tcPr>
            <w:tcW w:w="0" w:type="auto"/>
            <w:shd w:val="clear" w:color="auto" w:fill="FFFFFF" w:themeFill="background1"/>
            <w:noWrap/>
            <w:hideMark/>
          </w:tcPr>
          <w:p w14:paraId="5A7086F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9F704E1"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Responsable d'internat Excellence Garçon / Fille</w:t>
            </w:r>
          </w:p>
        </w:tc>
      </w:tr>
      <w:tr w:rsidR="00810445" w:rsidRPr="00031A77" w14:paraId="130F84B4" w14:textId="77777777" w:rsidTr="00EB6DD0">
        <w:trPr>
          <w:trHeight w:val="360"/>
        </w:trPr>
        <w:tc>
          <w:tcPr>
            <w:tcW w:w="0" w:type="auto"/>
            <w:shd w:val="clear" w:color="auto" w:fill="FFFFFF" w:themeFill="background1"/>
            <w:noWrap/>
            <w:hideMark/>
          </w:tcPr>
          <w:p w14:paraId="30B0997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RIR</w:t>
            </w:r>
          </w:p>
        </w:tc>
        <w:tc>
          <w:tcPr>
            <w:tcW w:w="0" w:type="auto"/>
            <w:shd w:val="clear" w:color="auto" w:fill="FFFFFF" w:themeFill="background1"/>
            <w:noWrap/>
            <w:hideMark/>
          </w:tcPr>
          <w:p w14:paraId="01FD3DB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B36094B"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Responsable des Internats de Réussite</w:t>
            </w:r>
          </w:p>
        </w:tc>
      </w:tr>
      <w:tr w:rsidR="00810445" w14:paraId="78B77EE7" w14:textId="77777777" w:rsidTr="00EB6DD0">
        <w:trPr>
          <w:trHeight w:val="360"/>
        </w:trPr>
        <w:tc>
          <w:tcPr>
            <w:tcW w:w="0" w:type="auto"/>
            <w:shd w:val="clear" w:color="auto" w:fill="FFFFFF" w:themeFill="background1"/>
            <w:noWrap/>
            <w:hideMark/>
          </w:tcPr>
          <w:p w14:paraId="55629A9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RLOG</w:t>
            </w:r>
          </w:p>
        </w:tc>
        <w:tc>
          <w:tcPr>
            <w:tcW w:w="0" w:type="auto"/>
            <w:shd w:val="clear" w:color="auto" w:fill="FFFFFF" w:themeFill="background1"/>
            <w:noWrap/>
            <w:hideMark/>
          </w:tcPr>
          <w:p w14:paraId="42D0C12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D90025D"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Responsable </w:t>
            </w:r>
            <w:proofErr w:type="spellStart"/>
            <w:r>
              <w:rPr>
                <w:rFonts w:ascii="Times New Roman" w:eastAsia="Times New Roman" w:hAnsi="Times New Roman"/>
                <w:color w:val="000000"/>
                <w:kern w:val="2"/>
                <w14:ligatures w14:val="standardContextual"/>
              </w:rPr>
              <w:t>Logistique</w:t>
            </w:r>
            <w:proofErr w:type="spellEnd"/>
          </w:p>
        </w:tc>
      </w:tr>
      <w:tr w:rsidR="00810445" w14:paraId="14CD8DF8" w14:textId="77777777" w:rsidTr="00EB6DD0">
        <w:trPr>
          <w:trHeight w:val="360"/>
        </w:trPr>
        <w:tc>
          <w:tcPr>
            <w:tcW w:w="0" w:type="auto"/>
            <w:shd w:val="clear" w:color="auto" w:fill="FFFFFF" w:themeFill="background1"/>
            <w:noWrap/>
            <w:hideMark/>
          </w:tcPr>
          <w:p w14:paraId="328C4AF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RN</w:t>
            </w:r>
          </w:p>
        </w:tc>
        <w:tc>
          <w:tcPr>
            <w:tcW w:w="0" w:type="auto"/>
            <w:shd w:val="clear" w:color="auto" w:fill="FFFFFF" w:themeFill="background1"/>
            <w:noWrap/>
            <w:hideMark/>
          </w:tcPr>
          <w:p w14:paraId="4B23F67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DB2F0D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Route Nationale</w:t>
            </w:r>
          </w:p>
        </w:tc>
      </w:tr>
      <w:tr w:rsidR="00810445" w14:paraId="4F5BBEF1" w14:textId="77777777" w:rsidTr="00EB6DD0">
        <w:trPr>
          <w:trHeight w:val="360"/>
        </w:trPr>
        <w:tc>
          <w:tcPr>
            <w:tcW w:w="0" w:type="auto"/>
            <w:shd w:val="clear" w:color="auto" w:fill="FFFFFF" w:themeFill="background1"/>
            <w:noWrap/>
            <w:hideMark/>
          </w:tcPr>
          <w:p w14:paraId="2CCC293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RPAR</w:t>
            </w:r>
          </w:p>
        </w:tc>
        <w:tc>
          <w:tcPr>
            <w:tcW w:w="0" w:type="auto"/>
            <w:shd w:val="clear" w:color="auto" w:fill="FFFFFF" w:themeFill="background1"/>
            <w:noWrap/>
            <w:hideMark/>
          </w:tcPr>
          <w:p w14:paraId="2F567083"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2270E4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Responsable du </w:t>
            </w:r>
            <w:proofErr w:type="spellStart"/>
            <w:r>
              <w:rPr>
                <w:rFonts w:ascii="Times New Roman" w:eastAsia="Times New Roman" w:hAnsi="Times New Roman"/>
                <w:color w:val="000000"/>
                <w:kern w:val="2"/>
                <w14:ligatures w14:val="standardContextual"/>
              </w:rPr>
              <w:t>Parcours</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Réussite</w:t>
            </w:r>
            <w:proofErr w:type="spellEnd"/>
          </w:p>
        </w:tc>
      </w:tr>
      <w:tr w:rsidR="00810445" w14:paraId="2EE4473D" w14:textId="77777777" w:rsidTr="00EB6DD0">
        <w:trPr>
          <w:trHeight w:val="360"/>
        </w:trPr>
        <w:tc>
          <w:tcPr>
            <w:tcW w:w="0" w:type="auto"/>
            <w:shd w:val="clear" w:color="auto" w:fill="FFFFFF" w:themeFill="background1"/>
            <w:noWrap/>
            <w:hideMark/>
          </w:tcPr>
          <w:p w14:paraId="0DB8F4C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RPED</w:t>
            </w:r>
          </w:p>
        </w:tc>
        <w:tc>
          <w:tcPr>
            <w:tcW w:w="0" w:type="auto"/>
            <w:shd w:val="clear" w:color="auto" w:fill="FFFFFF" w:themeFill="background1"/>
            <w:noWrap/>
            <w:hideMark/>
          </w:tcPr>
          <w:p w14:paraId="0B9325E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720C2F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Responsable du </w:t>
            </w:r>
            <w:proofErr w:type="spellStart"/>
            <w:r>
              <w:rPr>
                <w:rFonts w:ascii="Times New Roman" w:eastAsia="Times New Roman" w:hAnsi="Times New Roman"/>
                <w:color w:val="000000"/>
                <w:kern w:val="2"/>
                <w14:ligatures w14:val="standardContextual"/>
              </w:rPr>
              <w:t>Pôle</w:t>
            </w:r>
            <w:proofErr w:type="spellEnd"/>
            <w:r>
              <w:rPr>
                <w:rFonts w:ascii="Times New Roman" w:eastAsia="Times New Roman" w:hAnsi="Times New Roman"/>
                <w:color w:val="000000"/>
                <w:kern w:val="2"/>
                <w14:ligatures w14:val="standardContextual"/>
              </w:rPr>
              <w:t xml:space="preserve"> Education</w:t>
            </w:r>
          </w:p>
        </w:tc>
      </w:tr>
      <w:tr w:rsidR="00810445" w14:paraId="0E442475" w14:textId="77777777" w:rsidTr="00EB6DD0">
        <w:trPr>
          <w:trHeight w:val="360"/>
        </w:trPr>
        <w:tc>
          <w:tcPr>
            <w:tcW w:w="0" w:type="auto"/>
            <w:shd w:val="clear" w:color="auto" w:fill="FFFFFF" w:themeFill="background1"/>
            <w:noWrap/>
            <w:hideMark/>
          </w:tcPr>
          <w:p w14:paraId="068DA9E8"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RPEX</w:t>
            </w:r>
          </w:p>
        </w:tc>
        <w:tc>
          <w:tcPr>
            <w:tcW w:w="0" w:type="auto"/>
            <w:shd w:val="clear" w:color="auto" w:fill="FFFFFF" w:themeFill="background1"/>
            <w:noWrap/>
            <w:hideMark/>
          </w:tcPr>
          <w:p w14:paraId="03BBEC59"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B66B53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Responsable du </w:t>
            </w:r>
            <w:proofErr w:type="spellStart"/>
            <w:r>
              <w:rPr>
                <w:rFonts w:ascii="Times New Roman" w:eastAsia="Times New Roman" w:hAnsi="Times New Roman"/>
                <w:color w:val="000000"/>
                <w:kern w:val="2"/>
                <w14:ligatures w14:val="standardContextual"/>
              </w:rPr>
              <w:t>Parcours</w:t>
            </w:r>
            <w:proofErr w:type="spellEnd"/>
            <w:r>
              <w:rPr>
                <w:rFonts w:ascii="Times New Roman" w:eastAsia="Times New Roman" w:hAnsi="Times New Roman"/>
                <w:color w:val="000000"/>
                <w:kern w:val="2"/>
                <w14:ligatures w14:val="standardContextual"/>
              </w:rPr>
              <w:t xml:space="preserve"> Excellence</w:t>
            </w:r>
          </w:p>
        </w:tc>
      </w:tr>
      <w:tr w:rsidR="00810445" w14:paraId="762F5751" w14:textId="77777777" w:rsidTr="00EB6DD0">
        <w:trPr>
          <w:trHeight w:val="360"/>
        </w:trPr>
        <w:tc>
          <w:tcPr>
            <w:tcW w:w="0" w:type="auto"/>
            <w:shd w:val="clear" w:color="auto" w:fill="FFFFFF" w:themeFill="background1"/>
            <w:noWrap/>
            <w:hideMark/>
          </w:tcPr>
          <w:p w14:paraId="6737459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RPF</w:t>
            </w:r>
          </w:p>
        </w:tc>
        <w:tc>
          <w:tcPr>
            <w:tcW w:w="0" w:type="auto"/>
            <w:shd w:val="clear" w:color="auto" w:fill="FFFFFF" w:themeFill="background1"/>
            <w:noWrap/>
            <w:hideMark/>
          </w:tcPr>
          <w:p w14:paraId="4E7493D5"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958292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Responsable </w:t>
            </w:r>
            <w:proofErr w:type="spellStart"/>
            <w:r>
              <w:rPr>
                <w:rFonts w:ascii="Times New Roman" w:eastAsia="Times New Roman" w:hAnsi="Times New Roman"/>
                <w:color w:val="000000"/>
                <w:kern w:val="2"/>
                <w14:ligatures w14:val="standardContextual"/>
              </w:rPr>
              <w:t>Pôle</w:t>
            </w:r>
            <w:proofErr w:type="spellEnd"/>
            <w:r>
              <w:rPr>
                <w:rFonts w:ascii="Times New Roman" w:eastAsia="Times New Roman" w:hAnsi="Times New Roman"/>
                <w:color w:val="000000"/>
                <w:kern w:val="2"/>
                <w14:ligatures w14:val="standardContextual"/>
              </w:rPr>
              <w:t xml:space="preserve"> Formation</w:t>
            </w:r>
          </w:p>
        </w:tc>
      </w:tr>
      <w:tr w:rsidR="00810445" w14:paraId="52254DAF" w14:textId="77777777" w:rsidTr="00EB6DD0">
        <w:trPr>
          <w:trHeight w:val="360"/>
        </w:trPr>
        <w:tc>
          <w:tcPr>
            <w:tcW w:w="0" w:type="auto"/>
            <w:shd w:val="clear" w:color="auto" w:fill="FFFFFF" w:themeFill="background1"/>
            <w:noWrap/>
            <w:hideMark/>
          </w:tcPr>
          <w:p w14:paraId="1135A75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RRH</w:t>
            </w:r>
          </w:p>
        </w:tc>
        <w:tc>
          <w:tcPr>
            <w:tcW w:w="0" w:type="auto"/>
            <w:shd w:val="clear" w:color="auto" w:fill="FFFFFF" w:themeFill="background1"/>
            <w:noWrap/>
            <w:hideMark/>
          </w:tcPr>
          <w:p w14:paraId="5261006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E58724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Responsable des </w:t>
            </w:r>
            <w:proofErr w:type="spellStart"/>
            <w:r>
              <w:rPr>
                <w:rFonts w:ascii="Times New Roman" w:eastAsia="Times New Roman" w:hAnsi="Times New Roman"/>
                <w:color w:val="000000"/>
                <w:kern w:val="2"/>
                <w14:ligatures w14:val="standardContextual"/>
              </w:rPr>
              <w:t>Ressources</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Humaines</w:t>
            </w:r>
            <w:proofErr w:type="spellEnd"/>
          </w:p>
        </w:tc>
      </w:tr>
      <w:tr w:rsidR="00810445" w:rsidRPr="00031A77" w14:paraId="45EDBCBB" w14:textId="77777777" w:rsidTr="00EB6DD0">
        <w:trPr>
          <w:trHeight w:val="360"/>
        </w:trPr>
        <w:tc>
          <w:tcPr>
            <w:tcW w:w="0" w:type="auto"/>
            <w:shd w:val="clear" w:color="auto" w:fill="FFFFFF" w:themeFill="background1"/>
            <w:noWrap/>
            <w:hideMark/>
          </w:tcPr>
          <w:p w14:paraId="7C221374"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RRL</w:t>
            </w:r>
          </w:p>
        </w:tc>
        <w:tc>
          <w:tcPr>
            <w:tcW w:w="0" w:type="auto"/>
            <w:shd w:val="clear" w:color="auto" w:fill="FFFFFF" w:themeFill="background1"/>
            <w:noWrap/>
            <w:hideMark/>
          </w:tcPr>
          <w:p w14:paraId="4251440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2AB6FD3"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Regroupement pour le Renforcement Linguistique</w:t>
            </w:r>
          </w:p>
        </w:tc>
      </w:tr>
      <w:tr w:rsidR="00810445" w14:paraId="495166DF" w14:textId="77777777" w:rsidTr="00EB6DD0">
        <w:trPr>
          <w:trHeight w:val="360"/>
        </w:trPr>
        <w:tc>
          <w:tcPr>
            <w:tcW w:w="0" w:type="auto"/>
            <w:shd w:val="clear" w:color="auto" w:fill="FFFFFF" w:themeFill="background1"/>
            <w:noWrap/>
            <w:hideMark/>
          </w:tcPr>
          <w:p w14:paraId="4C6E2BE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RVC</w:t>
            </w:r>
          </w:p>
        </w:tc>
        <w:tc>
          <w:tcPr>
            <w:tcW w:w="0" w:type="auto"/>
            <w:shd w:val="clear" w:color="auto" w:fill="FFFFFF" w:themeFill="background1"/>
            <w:noWrap/>
            <w:hideMark/>
          </w:tcPr>
          <w:p w14:paraId="3997DC58"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1ECED1F"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Réservation</w:t>
            </w:r>
            <w:proofErr w:type="spellEnd"/>
            <w:r>
              <w:rPr>
                <w:rFonts w:ascii="Times New Roman" w:eastAsia="Times New Roman" w:hAnsi="Times New Roman"/>
                <w:color w:val="000000"/>
                <w:kern w:val="2"/>
                <w14:ligatures w14:val="standardContextual"/>
              </w:rPr>
              <w:t xml:space="preserve"> de </w:t>
            </w:r>
            <w:proofErr w:type="spellStart"/>
            <w:r>
              <w:rPr>
                <w:rFonts w:ascii="Times New Roman" w:eastAsia="Times New Roman" w:hAnsi="Times New Roman"/>
                <w:color w:val="000000"/>
                <w:kern w:val="2"/>
                <w14:ligatures w14:val="standardContextual"/>
              </w:rPr>
              <w:t>VéhiCule</w:t>
            </w:r>
            <w:proofErr w:type="spellEnd"/>
          </w:p>
        </w:tc>
      </w:tr>
      <w:tr w:rsidR="00810445" w:rsidRPr="00031A77" w14:paraId="4D9B387E" w14:textId="77777777" w:rsidTr="00EB6DD0">
        <w:trPr>
          <w:trHeight w:val="360"/>
        </w:trPr>
        <w:tc>
          <w:tcPr>
            <w:tcW w:w="0" w:type="auto"/>
            <w:shd w:val="clear" w:color="auto" w:fill="FFFFFF" w:themeFill="background1"/>
            <w:noWrap/>
            <w:hideMark/>
          </w:tcPr>
          <w:p w14:paraId="52E4641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SAGE</w:t>
            </w:r>
          </w:p>
        </w:tc>
        <w:tc>
          <w:tcPr>
            <w:tcW w:w="0" w:type="auto"/>
            <w:shd w:val="clear" w:color="auto" w:fill="FFFFFF" w:themeFill="background1"/>
            <w:noWrap/>
            <w:hideMark/>
          </w:tcPr>
          <w:p w14:paraId="1EE0692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222DAEE4"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Logiciel DE Comptabilité Sage i7</w:t>
            </w:r>
          </w:p>
        </w:tc>
      </w:tr>
      <w:tr w:rsidR="00810445" w14:paraId="63519BAD" w14:textId="77777777" w:rsidTr="00EB6DD0">
        <w:trPr>
          <w:trHeight w:val="360"/>
        </w:trPr>
        <w:tc>
          <w:tcPr>
            <w:tcW w:w="0" w:type="auto"/>
            <w:shd w:val="clear" w:color="auto" w:fill="FFFFFF" w:themeFill="background1"/>
            <w:noWrap/>
            <w:hideMark/>
          </w:tcPr>
          <w:p w14:paraId="56D3278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lastRenderedPageBreak/>
              <w:t>SALFA</w:t>
            </w:r>
          </w:p>
        </w:tc>
        <w:tc>
          <w:tcPr>
            <w:tcW w:w="0" w:type="auto"/>
            <w:shd w:val="clear" w:color="auto" w:fill="FFFFFF" w:themeFill="background1"/>
            <w:noWrap/>
            <w:hideMark/>
          </w:tcPr>
          <w:p w14:paraId="7DA0DD4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F56E310"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Sampan'Asa</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Loterana</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Momban’ny</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Fahasalamana</w:t>
            </w:r>
            <w:proofErr w:type="spellEnd"/>
            <w:r>
              <w:rPr>
                <w:rFonts w:ascii="Times New Roman" w:eastAsia="Times New Roman" w:hAnsi="Times New Roman"/>
                <w:color w:val="000000"/>
                <w:kern w:val="2"/>
                <w14:ligatures w14:val="standardContextual"/>
              </w:rPr>
              <w:t xml:space="preserve"> - Centre de Soin </w:t>
            </w:r>
            <w:proofErr w:type="spellStart"/>
            <w:r>
              <w:rPr>
                <w:rFonts w:ascii="Times New Roman" w:eastAsia="Times New Roman" w:hAnsi="Times New Roman"/>
                <w:color w:val="000000"/>
                <w:kern w:val="2"/>
                <w14:ligatures w14:val="standardContextual"/>
              </w:rPr>
              <w:t>Luthérien</w:t>
            </w:r>
            <w:proofErr w:type="spellEnd"/>
          </w:p>
        </w:tc>
      </w:tr>
      <w:tr w:rsidR="00810445" w:rsidRPr="00031A77" w14:paraId="14B8C134" w14:textId="77777777" w:rsidTr="00EB6DD0">
        <w:trPr>
          <w:trHeight w:val="455"/>
        </w:trPr>
        <w:tc>
          <w:tcPr>
            <w:tcW w:w="0" w:type="auto"/>
            <w:shd w:val="clear" w:color="auto" w:fill="FFFFFF" w:themeFill="background1"/>
            <w:noWrap/>
            <w:hideMark/>
          </w:tcPr>
          <w:p w14:paraId="4CCE24E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SFX</w:t>
            </w:r>
          </w:p>
        </w:tc>
        <w:tc>
          <w:tcPr>
            <w:tcW w:w="0" w:type="auto"/>
            <w:shd w:val="clear" w:color="auto" w:fill="FFFFFF" w:themeFill="background1"/>
            <w:noWrap/>
            <w:hideMark/>
          </w:tcPr>
          <w:p w14:paraId="1B6A585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9CC7BDD"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 xml:space="preserve">Collège Partenaire Privé Jésuite Saint François Xavier à </w:t>
            </w:r>
            <w:proofErr w:type="spellStart"/>
            <w:r w:rsidRPr="00031A77">
              <w:rPr>
                <w:rFonts w:ascii="Times New Roman" w:eastAsia="Times New Roman" w:hAnsi="Times New Roman"/>
                <w:color w:val="000000"/>
                <w:kern w:val="2"/>
                <w:lang w:val="fr-FR"/>
                <w14:ligatures w14:val="standardContextual"/>
              </w:rPr>
              <w:t>Ambatomena</w:t>
            </w:r>
            <w:proofErr w:type="spellEnd"/>
          </w:p>
        </w:tc>
      </w:tr>
      <w:tr w:rsidR="00810445" w14:paraId="4CF7643C" w14:textId="77777777" w:rsidTr="00EB6DD0">
        <w:trPr>
          <w:trHeight w:val="455"/>
        </w:trPr>
        <w:tc>
          <w:tcPr>
            <w:tcW w:w="0" w:type="auto"/>
            <w:shd w:val="clear" w:color="auto" w:fill="FFFFFF" w:themeFill="background1"/>
            <w:noWrap/>
            <w:hideMark/>
          </w:tcPr>
          <w:p w14:paraId="0ED89B4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SGM</w:t>
            </w:r>
          </w:p>
        </w:tc>
        <w:tc>
          <w:tcPr>
            <w:tcW w:w="0" w:type="auto"/>
            <w:shd w:val="clear" w:color="auto" w:fill="FFFFFF" w:themeFill="background1"/>
            <w:noWrap/>
            <w:hideMark/>
          </w:tcPr>
          <w:p w14:paraId="26CA56F4"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B7685CA"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Société Générale de Madagascar</w:t>
            </w:r>
          </w:p>
        </w:tc>
      </w:tr>
      <w:tr w:rsidR="00810445" w14:paraId="5B974131" w14:textId="77777777" w:rsidTr="00EB6DD0">
        <w:trPr>
          <w:trHeight w:val="455"/>
        </w:trPr>
        <w:tc>
          <w:tcPr>
            <w:tcW w:w="0" w:type="auto"/>
            <w:shd w:val="clear" w:color="auto" w:fill="FFFFFF" w:themeFill="background1"/>
            <w:noWrap/>
            <w:hideMark/>
          </w:tcPr>
          <w:p w14:paraId="49CD2112"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SI</w:t>
            </w:r>
          </w:p>
        </w:tc>
        <w:tc>
          <w:tcPr>
            <w:tcW w:w="0" w:type="auto"/>
            <w:shd w:val="clear" w:color="auto" w:fill="FFFFFF" w:themeFill="background1"/>
            <w:noWrap/>
            <w:hideMark/>
          </w:tcPr>
          <w:p w14:paraId="5D7A901F"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1F7D44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Système </w:t>
            </w:r>
            <w:proofErr w:type="spellStart"/>
            <w:r>
              <w:rPr>
                <w:rFonts w:ascii="Times New Roman" w:eastAsia="Times New Roman" w:hAnsi="Times New Roman"/>
                <w:color w:val="000000"/>
                <w:kern w:val="2"/>
                <w14:ligatures w14:val="standardContextual"/>
              </w:rPr>
              <w:t>d’Information</w:t>
            </w:r>
            <w:proofErr w:type="spellEnd"/>
          </w:p>
        </w:tc>
      </w:tr>
      <w:tr w:rsidR="00810445" w:rsidRPr="00031A77" w14:paraId="4D19D09E" w14:textId="77777777" w:rsidTr="00EB6DD0">
        <w:trPr>
          <w:trHeight w:val="419"/>
        </w:trPr>
        <w:tc>
          <w:tcPr>
            <w:tcW w:w="0" w:type="auto"/>
            <w:shd w:val="clear" w:color="auto" w:fill="FFFFFF" w:themeFill="background1"/>
            <w:noWrap/>
            <w:hideMark/>
          </w:tcPr>
          <w:p w14:paraId="54ACE4B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SJC</w:t>
            </w:r>
          </w:p>
        </w:tc>
        <w:tc>
          <w:tcPr>
            <w:tcW w:w="0" w:type="auto"/>
            <w:shd w:val="clear" w:color="auto" w:fill="FFFFFF" w:themeFill="background1"/>
            <w:noWrap/>
            <w:hideMark/>
          </w:tcPr>
          <w:p w14:paraId="07D0351A"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991E562"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Collège Partenaire Privé Cluny Saint Joseph de Cluny Tambohobe</w:t>
            </w:r>
          </w:p>
        </w:tc>
      </w:tr>
      <w:tr w:rsidR="00810445" w:rsidRPr="00031A77" w14:paraId="34F4E10C" w14:textId="77777777" w:rsidTr="00EB6DD0">
        <w:trPr>
          <w:trHeight w:val="419"/>
        </w:trPr>
        <w:tc>
          <w:tcPr>
            <w:tcW w:w="0" w:type="auto"/>
            <w:shd w:val="clear" w:color="auto" w:fill="FFFFFF" w:themeFill="background1"/>
            <w:noWrap/>
            <w:hideMark/>
          </w:tcPr>
          <w:p w14:paraId="72652C70"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SJO</w:t>
            </w:r>
          </w:p>
        </w:tc>
        <w:tc>
          <w:tcPr>
            <w:tcW w:w="0" w:type="auto"/>
            <w:shd w:val="clear" w:color="auto" w:fill="FFFFFF" w:themeFill="background1"/>
            <w:noWrap/>
            <w:hideMark/>
          </w:tcPr>
          <w:p w14:paraId="2E66CC3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8B5E3E7"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 xml:space="preserve">Collège Partenaire Privé Saint </w:t>
            </w:r>
            <w:proofErr w:type="spellStart"/>
            <w:r w:rsidRPr="00031A77">
              <w:rPr>
                <w:rFonts w:ascii="Times New Roman" w:eastAsia="Times New Roman" w:hAnsi="Times New Roman"/>
                <w:color w:val="000000"/>
                <w:kern w:val="2"/>
                <w:lang w:val="fr-FR"/>
                <w14:ligatures w14:val="standardContextual"/>
              </w:rPr>
              <w:t>JOseph</w:t>
            </w:r>
            <w:proofErr w:type="spellEnd"/>
            <w:r w:rsidRPr="00031A77">
              <w:rPr>
                <w:rFonts w:ascii="Times New Roman" w:eastAsia="Times New Roman" w:hAnsi="Times New Roman"/>
                <w:color w:val="000000"/>
                <w:kern w:val="2"/>
                <w:lang w:val="fr-FR"/>
                <w14:ligatures w14:val="standardContextual"/>
              </w:rPr>
              <w:t xml:space="preserve"> </w:t>
            </w:r>
            <w:proofErr w:type="spellStart"/>
            <w:r w:rsidRPr="00031A77">
              <w:rPr>
                <w:rFonts w:ascii="Times New Roman" w:eastAsia="Times New Roman" w:hAnsi="Times New Roman"/>
                <w:color w:val="000000"/>
                <w:kern w:val="2"/>
                <w:lang w:val="fr-FR"/>
                <w14:ligatures w14:val="standardContextual"/>
              </w:rPr>
              <w:t>Ambozontany</w:t>
            </w:r>
            <w:proofErr w:type="spellEnd"/>
          </w:p>
        </w:tc>
      </w:tr>
      <w:tr w:rsidR="00810445" w:rsidRPr="00031A77" w14:paraId="14A1548F" w14:textId="77777777" w:rsidTr="00EB6DD0">
        <w:trPr>
          <w:trHeight w:val="360"/>
        </w:trPr>
        <w:tc>
          <w:tcPr>
            <w:tcW w:w="0" w:type="auto"/>
            <w:shd w:val="clear" w:color="auto" w:fill="FFFFFF" w:themeFill="background1"/>
            <w:noWrap/>
            <w:hideMark/>
          </w:tcPr>
          <w:p w14:paraId="316A51D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SMS</w:t>
            </w:r>
          </w:p>
        </w:tc>
        <w:tc>
          <w:tcPr>
            <w:tcW w:w="0" w:type="auto"/>
            <w:shd w:val="clear" w:color="auto" w:fill="FFFFFF" w:themeFill="background1"/>
            <w:noWrap/>
            <w:hideMark/>
          </w:tcPr>
          <w:p w14:paraId="56D18B34"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3FD62049"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(Short Message Service) Message écrit par téléphone</w:t>
            </w:r>
          </w:p>
        </w:tc>
      </w:tr>
      <w:tr w:rsidR="00810445" w14:paraId="7A92576D" w14:textId="77777777" w:rsidTr="00EB6DD0">
        <w:trPr>
          <w:trHeight w:val="360"/>
        </w:trPr>
        <w:tc>
          <w:tcPr>
            <w:tcW w:w="0" w:type="auto"/>
            <w:shd w:val="clear" w:color="auto" w:fill="FFFFFF" w:themeFill="background1"/>
            <w:noWrap/>
            <w:hideMark/>
          </w:tcPr>
          <w:p w14:paraId="0C35A2BB"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SRH</w:t>
            </w:r>
          </w:p>
        </w:tc>
        <w:tc>
          <w:tcPr>
            <w:tcW w:w="0" w:type="auto"/>
            <w:shd w:val="clear" w:color="auto" w:fill="FFFFFF" w:themeFill="background1"/>
            <w:noWrap/>
            <w:hideMark/>
          </w:tcPr>
          <w:p w14:paraId="00B09CEE"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281046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Service </w:t>
            </w:r>
            <w:proofErr w:type="spellStart"/>
            <w:r>
              <w:rPr>
                <w:rFonts w:ascii="Times New Roman" w:eastAsia="Times New Roman" w:hAnsi="Times New Roman"/>
                <w:color w:val="000000"/>
                <w:kern w:val="2"/>
                <w14:ligatures w14:val="standardContextual"/>
              </w:rPr>
              <w:t>Ressources</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Humaines</w:t>
            </w:r>
            <w:proofErr w:type="spellEnd"/>
          </w:p>
        </w:tc>
      </w:tr>
      <w:tr w:rsidR="00810445" w14:paraId="655AC713" w14:textId="77777777" w:rsidTr="00EB6DD0">
        <w:trPr>
          <w:trHeight w:val="360"/>
        </w:trPr>
        <w:tc>
          <w:tcPr>
            <w:tcW w:w="0" w:type="auto"/>
            <w:shd w:val="clear" w:color="auto" w:fill="FFFFFF" w:themeFill="background1"/>
            <w:noWrap/>
            <w:hideMark/>
          </w:tcPr>
          <w:p w14:paraId="5B30F9E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STC</w:t>
            </w:r>
          </w:p>
        </w:tc>
        <w:tc>
          <w:tcPr>
            <w:tcW w:w="0" w:type="auto"/>
            <w:shd w:val="clear" w:color="auto" w:fill="FFFFFF" w:themeFill="background1"/>
            <w:noWrap/>
            <w:hideMark/>
          </w:tcPr>
          <w:p w14:paraId="00EFFA8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16B885B"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Solde</w:t>
            </w:r>
            <w:proofErr w:type="spellEnd"/>
            <w:r>
              <w:rPr>
                <w:rFonts w:ascii="Times New Roman" w:eastAsia="Times New Roman" w:hAnsi="Times New Roman"/>
                <w:color w:val="000000"/>
                <w:kern w:val="2"/>
                <w14:ligatures w14:val="standardContextual"/>
              </w:rPr>
              <w:t xml:space="preserve"> de Tout Compte</w:t>
            </w:r>
          </w:p>
        </w:tc>
      </w:tr>
      <w:tr w:rsidR="00810445" w:rsidRPr="00031A77" w14:paraId="4671C5CA" w14:textId="77777777" w:rsidTr="00EB6DD0">
        <w:trPr>
          <w:trHeight w:val="360"/>
        </w:trPr>
        <w:tc>
          <w:tcPr>
            <w:tcW w:w="0" w:type="auto"/>
            <w:shd w:val="clear" w:color="auto" w:fill="FFFFFF" w:themeFill="background1"/>
            <w:noWrap/>
            <w:hideMark/>
          </w:tcPr>
          <w:p w14:paraId="66941C33"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SUP</w:t>
            </w:r>
          </w:p>
        </w:tc>
        <w:tc>
          <w:tcPr>
            <w:tcW w:w="0" w:type="auto"/>
            <w:shd w:val="clear" w:color="auto" w:fill="FFFFFF" w:themeFill="background1"/>
            <w:noWrap/>
            <w:hideMark/>
          </w:tcPr>
          <w:p w14:paraId="5B0AAF1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43EBC1AC"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 xml:space="preserve">Etude ou Classe </w:t>
            </w:r>
            <w:proofErr w:type="spellStart"/>
            <w:r w:rsidRPr="00031A77">
              <w:rPr>
                <w:rFonts w:ascii="Times New Roman" w:eastAsia="Times New Roman" w:hAnsi="Times New Roman"/>
                <w:color w:val="000000"/>
                <w:kern w:val="2"/>
                <w:lang w:val="fr-FR"/>
                <w14:ligatures w14:val="standardContextual"/>
              </w:rPr>
              <w:t>SUPérieure</w:t>
            </w:r>
            <w:proofErr w:type="spellEnd"/>
            <w:r w:rsidRPr="00031A77">
              <w:rPr>
                <w:rFonts w:ascii="Times New Roman" w:eastAsia="Times New Roman" w:hAnsi="Times New Roman"/>
                <w:color w:val="000000"/>
                <w:kern w:val="2"/>
                <w:lang w:val="fr-FR"/>
                <w14:ligatures w14:val="standardContextual"/>
              </w:rPr>
              <w:t xml:space="preserve"> ou après Baccalauréat</w:t>
            </w:r>
          </w:p>
        </w:tc>
      </w:tr>
      <w:tr w:rsidR="00810445" w:rsidRPr="00031A77" w14:paraId="6F3B5527" w14:textId="77777777" w:rsidTr="00EB6DD0">
        <w:trPr>
          <w:trHeight w:val="360"/>
        </w:trPr>
        <w:tc>
          <w:tcPr>
            <w:tcW w:w="0" w:type="auto"/>
            <w:shd w:val="clear" w:color="auto" w:fill="FFFFFF" w:themeFill="background1"/>
            <w:noWrap/>
            <w:hideMark/>
          </w:tcPr>
          <w:p w14:paraId="15BDBC37"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SVT</w:t>
            </w:r>
          </w:p>
        </w:tc>
        <w:tc>
          <w:tcPr>
            <w:tcW w:w="0" w:type="auto"/>
            <w:shd w:val="clear" w:color="auto" w:fill="FFFFFF" w:themeFill="background1"/>
            <w:noWrap/>
            <w:hideMark/>
          </w:tcPr>
          <w:p w14:paraId="2AEA37B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6672D21"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Matière de classe Science de la Vie et de la Terre</w:t>
            </w:r>
          </w:p>
        </w:tc>
      </w:tr>
      <w:tr w:rsidR="00810445" w14:paraId="4173B6AB" w14:textId="77777777" w:rsidTr="00EB6DD0">
        <w:trPr>
          <w:trHeight w:val="360"/>
        </w:trPr>
        <w:tc>
          <w:tcPr>
            <w:tcW w:w="0" w:type="auto"/>
            <w:shd w:val="clear" w:color="auto" w:fill="FFFFFF" w:themeFill="background1"/>
            <w:noWrap/>
            <w:hideMark/>
          </w:tcPr>
          <w:p w14:paraId="523EB746"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T1 - T4</w:t>
            </w:r>
          </w:p>
        </w:tc>
        <w:tc>
          <w:tcPr>
            <w:tcW w:w="0" w:type="auto"/>
            <w:shd w:val="clear" w:color="auto" w:fill="FFFFFF" w:themeFill="background1"/>
            <w:noWrap/>
            <w:hideMark/>
          </w:tcPr>
          <w:p w14:paraId="4B09C6E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11F8665"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Trimestre</w:t>
            </w:r>
            <w:proofErr w:type="spellEnd"/>
            <w:r>
              <w:rPr>
                <w:rFonts w:ascii="Times New Roman" w:eastAsia="Times New Roman" w:hAnsi="Times New Roman"/>
                <w:color w:val="000000"/>
                <w:kern w:val="2"/>
                <w14:ligatures w14:val="standardContextual"/>
              </w:rPr>
              <w:t xml:space="preserve"> 1 à 4</w:t>
            </w:r>
          </w:p>
        </w:tc>
      </w:tr>
      <w:tr w:rsidR="00810445" w:rsidRPr="00031A77" w14:paraId="20278982" w14:textId="77777777" w:rsidTr="00EB6DD0">
        <w:trPr>
          <w:trHeight w:val="360"/>
        </w:trPr>
        <w:tc>
          <w:tcPr>
            <w:tcW w:w="0" w:type="auto"/>
            <w:shd w:val="clear" w:color="auto" w:fill="FFFFFF" w:themeFill="background1"/>
            <w:noWrap/>
            <w:hideMark/>
          </w:tcPr>
          <w:p w14:paraId="0F33A02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TIGER</w:t>
            </w:r>
          </w:p>
        </w:tc>
        <w:tc>
          <w:tcPr>
            <w:tcW w:w="0" w:type="auto"/>
            <w:shd w:val="clear" w:color="auto" w:fill="FFFFFF" w:themeFill="background1"/>
            <w:noWrap/>
            <w:hideMark/>
          </w:tcPr>
          <w:p w14:paraId="4A92DBF1"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7F0C911A"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r w:rsidRPr="00031A77">
              <w:rPr>
                <w:rFonts w:ascii="Times New Roman" w:eastAsia="Times New Roman" w:hAnsi="Times New Roman"/>
                <w:color w:val="000000"/>
                <w:kern w:val="2"/>
                <w:lang w:val="fr-FR"/>
                <w14:ligatures w14:val="standardContextual"/>
              </w:rPr>
              <w:t xml:space="preserve">Outil de Gestion en ligne d'IECD - </w:t>
            </w:r>
            <w:proofErr w:type="spellStart"/>
            <w:r w:rsidRPr="00031A77">
              <w:rPr>
                <w:rFonts w:ascii="Times New Roman" w:eastAsia="Times New Roman" w:hAnsi="Times New Roman"/>
                <w:color w:val="000000"/>
                <w:kern w:val="2"/>
                <w:lang w:val="fr-FR"/>
                <w14:ligatures w14:val="standardContextual"/>
              </w:rPr>
              <w:t>Aidimpact</w:t>
            </w:r>
            <w:proofErr w:type="spellEnd"/>
          </w:p>
        </w:tc>
      </w:tr>
      <w:tr w:rsidR="00810445" w14:paraId="5F097F68" w14:textId="77777777" w:rsidTr="00EB6DD0">
        <w:trPr>
          <w:trHeight w:val="360"/>
        </w:trPr>
        <w:tc>
          <w:tcPr>
            <w:tcW w:w="0" w:type="auto"/>
            <w:shd w:val="clear" w:color="auto" w:fill="FFFFFF" w:themeFill="background1"/>
            <w:noWrap/>
            <w:hideMark/>
          </w:tcPr>
          <w:p w14:paraId="27D30BD5"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TLE</w:t>
            </w:r>
          </w:p>
        </w:tc>
        <w:tc>
          <w:tcPr>
            <w:tcW w:w="0" w:type="auto"/>
            <w:shd w:val="clear" w:color="auto" w:fill="FFFFFF" w:themeFill="background1"/>
            <w:noWrap/>
            <w:hideMark/>
          </w:tcPr>
          <w:p w14:paraId="6679A86B"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43EF9FE"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 xml:space="preserve">Classe </w:t>
            </w:r>
            <w:proofErr w:type="spellStart"/>
            <w:r>
              <w:rPr>
                <w:rFonts w:ascii="Times New Roman" w:eastAsia="Times New Roman" w:hAnsi="Times New Roman"/>
                <w:color w:val="000000"/>
                <w:kern w:val="2"/>
                <w14:ligatures w14:val="standardContextual"/>
              </w:rPr>
              <w:t>Terminale</w:t>
            </w:r>
            <w:proofErr w:type="spellEnd"/>
          </w:p>
        </w:tc>
      </w:tr>
      <w:tr w:rsidR="00810445" w14:paraId="4F2A3869" w14:textId="77777777" w:rsidTr="00EB6DD0">
        <w:trPr>
          <w:trHeight w:val="360"/>
        </w:trPr>
        <w:tc>
          <w:tcPr>
            <w:tcW w:w="0" w:type="auto"/>
            <w:shd w:val="clear" w:color="auto" w:fill="FFFFFF" w:themeFill="background1"/>
            <w:noWrap/>
            <w:hideMark/>
          </w:tcPr>
          <w:p w14:paraId="0A699579"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VAD</w:t>
            </w:r>
          </w:p>
        </w:tc>
        <w:tc>
          <w:tcPr>
            <w:tcW w:w="0" w:type="auto"/>
            <w:shd w:val="clear" w:color="auto" w:fill="FFFFFF" w:themeFill="background1"/>
            <w:noWrap/>
            <w:hideMark/>
          </w:tcPr>
          <w:p w14:paraId="0F97EA8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520CC68F"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Visite À Domicile</w:t>
            </w:r>
          </w:p>
        </w:tc>
      </w:tr>
      <w:tr w:rsidR="00810445" w:rsidRPr="00031A77" w14:paraId="33ABF087" w14:textId="77777777" w:rsidTr="00EB6DD0">
        <w:trPr>
          <w:trHeight w:val="360"/>
        </w:trPr>
        <w:tc>
          <w:tcPr>
            <w:tcW w:w="0" w:type="auto"/>
            <w:shd w:val="clear" w:color="auto" w:fill="FFFFFF" w:themeFill="background1"/>
            <w:noWrap/>
            <w:hideMark/>
          </w:tcPr>
          <w:p w14:paraId="21C2F388"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VIRMU</w:t>
            </w:r>
          </w:p>
        </w:tc>
        <w:tc>
          <w:tcPr>
            <w:tcW w:w="0" w:type="auto"/>
            <w:shd w:val="clear" w:color="auto" w:fill="FFFFFF" w:themeFill="background1"/>
            <w:noWrap/>
            <w:hideMark/>
          </w:tcPr>
          <w:p w14:paraId="4F0564A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1CF30FA5" w14:textId="77777777" w:rsidR="00810445" w:rsidRPr="00031A77" w:rsidRDefault="00810445" w:rsidP="00EB6DD0">
            <w:pPr>
              <w:spacing w:line="240" w:lineRule="auto"/>
              <w:rPr>
                <w:rFonts w:ascii="Times New Roman" w:eastAsia="Times New Roman" w:hAnsi="Times New Roman"/>
                <w:color w:val="000000"/>
                <w:kern w:val="2"/>
                <w:lang w:val="fr-FR"/>
                <w14:ligatures w14:val="standardContextual"/>
              </w:rPr>
            </w:pPr>
            <w:proofErr w:type="spellStart"/>
            <w:r w:rsidRPr="00031A77">
              <w:rPr>
                <w:rFonts w:ascii="Times New Roman" w:eastAsia="Times New Roman" w:hAnsi="Times New Roman"/>
                <w:color w:val="000000"/>
                <w:kern w:val="2"/>
                <w:lang w:val="fr-FR"/>
                <w14:ligatures w14:val="standardContextual"/>
              </w:rPr>
              <w:t>VIRement</w:t>
            </w:r>
            <w:proofErr w:type="spellEnd"/>
            <w:r w:rsidRPr="00031A77">
              <w:rPr>
                <w:rFonts w:ascii="Times New Roman" w:eastAsia="Times New Roman" w:hAnsi="Times New Roman"/>
                <w:color w:val="000000"/>
                <w:kern w:val="2"/>
                <w:lang w:val="fr-FR"/>
                <w14:ligatures w14:val="standardContextual"/>
              </w:rPr>
              <w:t xml:space="preserve"> </w:t>
            </w:r>
            <w:proofErr w:type="spellStart"/>
            <w:r w:rsidRPr="00031A77">
              <w:rPr>
                <w:rFonts w:ascii="Times New Roman" w:eastAsia="Times New Roman" w:hAnsi="Times New Roman"/>
                <w:color w:val="000000"/>
                <w:kern w:val="2"/>
                <w:lang w:val="fr-FR"/>
                <w14:ligatures w14:val="standardContextual"/>
              </w:rPr>
              <w:t>MUltiple</w:t>
            </w:r>
            <w:proofErr w:type="spellEnd"/>
            <w:r w:rsidRPr="00031A77">
              <w:rPr>
                <w:rFonts w:ascii="Times New Roman" w:eastAsia="Times New Roman" w:hAnsi="Times New Roman"/>
                <w:color w:val="000000"/>
                <w:kern w:val="2"/>
                <w:lang w:val="fr-FR"/>
                <w14:ligatures w14:val="standardContextual"/>
              </w:rPr>
              <w:t xml:space="preserve"> (bancaire) et en ligne</w:t>
            </w:r>
          </w:p>
        </w:tc>
      </w:tr>
      <w:tr w:rsidR="00810445" w14:paraId="52E67376" w14:textId="77777777" w:rsidTr="00EB6DD0">
        <w:trPr>
          <w:trHeight w:val="360"/>
        </w:trPr>
        <w:tc>
          <w:tcPr>
            <w:tcW w:w="0" w:type="auto"/>
            <w:shd w:val="clear" w:color="auto" w:fill="FFFFFF" w:themeFill="background1"/>
            <w:noWrap/>
            <w:hideMark/>
          </w:tcPr>
          <w:p w14:paraId="66373EBC"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VSI</w:t>
            </w:r>
          </w:p>
        </w:tc>
        <w:tc>
          <w:tcPr>
            <w:tcW w:w="0" w:type="auto"/>
            <w:shd w:val="clear" w:color="auto" w:fill="FFFFFF" w:themeFill="background1"/>
            <w:noWrap/>
            <w:hideMark/>
          </w:tcPr>
          <w:p w14:paraId="706EAE60"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61249148"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spellStart"/>
            <w:r>
              <w:rPr>
                <w:rFonts w:ascii="Times New Roman" w:eastAsia="Times New Roman" w:hAnsi="Times New Roman"/>
                <w:color w:val="000000"/>
                <w:kern w:val="2"/>
                <w14:ligatures w14:val="standardContextual"/>
              </w:rPr>
              <w:t>Volontariat</w:t>
            </w:r>
            <w:proofErr w:type="spellEnd"/>
            <w:r>
              <w:rPr>
                <w:rFonts w:ascii="Times New Roman" w:eastAsia="Times New Roman" w:hAnsi="Times New Roman"/>
                <w:color w:val="000000"/>
                <w:kern w:val="2"/>
                <w14:ligatures w14:val="standardContextual"/>
              </w:rPr>
              <w:t xml:space="preserve"> de </w:t>
            </w:r>
            <w:proofErr w:type="spellStart"/>
            <w:r>
              <w:rPr>
                <w:rFonts w:ascii="Times New Roman" w:eastAsia="Times New Roman" w:hAnsi="Times New Roman"/>
                <w:color w:val="000000"/>
                <w:kern w:val="2"/>
                <w14:ligatures w14:val="standardContextual"/>
              </w:rPr>
              <w:t>Solidarité</w:t>
            </w:r>
            <w:proofErr w:type="spellEnd"/>
            <w:r>
              <w:rPr>
                <w:rFonts w:ascii="Times New Roman" w:eastAsia="Times New Roman" w:hAnsi="Times New Roman"/>
                <w:color w:val="000000"/>
                <w:kern w:val="2"/>
                <w14:ligatures w14:val="standardContextual"/>
              </w:rPr>
              <w:t xml:space="preserve"> </w:t>
            </w:r>
            <w:proofErr w:type="spellStart"/>
            <w:r>
              <w:rPr>
                <w:rFonts w:ascii="Times New Roman" w:eastAsia="Times New Roman" w:hAnsi="Times New Roman"/>
                <w:color w:val="000000"/>
                <w:kern w:val="2"/>
                <w14:ligatures w14:val="standardContextual"/>
              </w:rPr>
              <w:t>Internationale</w:t>
            </w:r>
            <w:proofErr w:type="spellEnd"/>
          </w:p>
        </w:tc>
      </w:tr>
      <w:tr w:rsidR="00810445" w14:paraId="6958E57D" w14:textId="77777777" w:rsidTr="00EB6DD0">
        <w:trPr>
          <w:trHeight w:val="360"/>
        </w:trPr>
        <w:tc>
          <w:tcPr>
            <w:tcW w:w="0" w:type="auto"/>
            <w:shd w:val="clear" w:color="auto" w:fill="FFFFFF" w:themeFill="background1"/>
            <w:noWrap/>
            <w:hideMark/>
          </w:tcPr>
          <w:p w14:paraId="6DE85CD1" w14:textId="77777777" w:rsidR="00810445" w:rsidRDefault="00810445" w:rsidP="00EB6DD0">
            <w:pPr>
              <w:spacing w:line="240" w:lineRule="auto"/>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WIN</w:t>
            </w:r>
          </w:p>
        </w:tc>
        <w:tc>
          <w:tcPr>
            <w:tcW w:w="0" w:type="auto"/>
            <w:shd w:val="clear" w:color="auto" w:fill="FFFFFF" w:themeFill="background1"/>
            <w:noWrap/>
            <w:hideMark/>
          </w:tcPr>
          <w:p w14:paraId="063DADCC"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r>
              <w:rPr>
                <w:rFonts w:ascii="Times New Roman" w:eastAsia="Times New Roman" w:hAnsi="Times New Roman"/>
                <w:color w:val="000000"/>
                <w:kern w:val="2"/>
                <w14:ligatures w14:val="standardContextual"/>
              </w:rPr>
              <w:t>:</w:t>
            </w:r>
          </w:p>
        </w:tc>
        <w:tc>
          <w:tcPr>
            <w:tcW w:w="0" w:type="auto"/>
            <w:shd w:val="clear" w:color="auto" w:fill="FFFFFF" w:themeFill="background1"/>
            <w:hideMark/>
          </w:tcPr>
          <w:p w14:paraId="074125EF" w14:textId="77777777" w:rsidR="00810445" w:rsidRDefault="00810445" w:rsidP="00EB6DD0">
            <w:pPr>
              <w:spacing w:line="240" w:lineRule="auto"/>
              <w:rPr>
                <w:rFonts w:ascii="Times New Roman" w:eastAsia="Times New Roman" w:hAnsi="Times New Roman"/>
                <w:color w:val="000000"/>
                <w:kern w:val="2"/>
                <w14:ligatures w14:val="standardContextual"/>
              </w:rPr>
            </w:pPr>
            <w:proofErr w:type="gramStart"/>
            <w:r>
              <w:rPr>
                <w:rFonts w:ascii="Times New Roman" w:eastAsia="Times New Roman" w:hAnsi="Times New Roman"/>
                <w:color w:val="000000"/>
                <w:kern w:val="2"/>
                <w14:ligatures w14:val="standardContextual"/>
              </w:rPr>
              <w:t>Week-end</w:t>
            </w:r>
            <w:proofErr w:type="gramEnd"/>
            <w:r>
              <w:rPr>
                <w:rFonts w:ascii="Times New Roman" w:eastAsia="Times New Roman" w:hAnsi="Times New Roman"/>
                <w:color w:val="000000"/>
                <w:kern w:val="2"/>
                <w14:ligatures w14:val="standardContextual"/>
              </w:rPr>
              <w:t xml:space="preserve"> Internat</w:t>
            </w:r>
          </w:p>
        </w:tc>
      </w:tr>
      <w:tr w:rsidR="00810445" w14:paraId="7E350AB3" w14:textId="77777777" w:rsidTr="00EB6DD0">
        <w:trPr>
          <w:trHeight w:val="360"/>
        </w:trPr>
        <w:tc>
          <w:tcPr>
            <w:tcW w:w="0" w:type="auto"/>
            <w:shd w:val="clear" w:color="auto" w:fill="FFFFFF" w:themeFill="background1"/>
            <w:noWrap/>
          </w:tcPr>
          <w:p w14:paraId="1268D7EF" w14:textId="77777777" w:rsidR="00810445" w:rsidRDefault="00810445" w:rsidP="00EB6DD0">
            <w:pPr>
              <w:spacing w:line="240" w:lineRule="auto"/>
              <w:rPr>
                <w:rFonts w:ascii="Times New Roman" w:eastAsia="Times New Roman" w:hAnsi="Times New Roman"/>
                <w:color w:val="000000"/>
                <w:kern w:val="2"/>
                <w14:ligatures w14:val="standardContextual"/>
              </w:rPr>
            </w:pPr>
          </w:p>
        </w:tc>
        <w:tc>
          <w:tcPr>
            <w:tcW w:w="0" w:type="auto"/>
            <w:shd w:val="clear" w:color="auto" w:fill="FFFFFF" w:themeFill="background1"/>
            <w:noWrap/>
          </w:tcPr>
          <w:p w14:paraId="5B30B866" w14:textId="77777777" w:rsidR="00810445" w:rsidRDefault="00810445" w:rsidP="00EB6DD0">
            <w:pPr>
              <w:spacing w:line="240" w:lineRule="auto"/>
              <w:jc w:val="center"/>
              <w:rPr>
                <w:rFonts w:ascii="Times New Roman" w:eastAsia="Times New Roman" w:hAnsi="Times New Roman"/>
                <w:color w:val="000000"/>
                <w:kern w:val="2"/>
                <w14:ligatures w14:val="standardContextual"/>
              </w:rPr>
            </w:pPr>
          </w:p>
        </w:tc>
        <w:tc>
          <w:tcPr>
            <w:tcW w:w="0" w:type="auto"/>
            <w:shd w:val="clear" w:color="auto" w:fill="FFFFFF" w:themeFill="background1"/>
          </w:tcPr>
          <w:p w14:paraId="771F1351" w14:textId="77777777" w:rsidR="00810445" w:rsidRDefault="00810445" w:rsidP="00EB6DD0">
            <w:pPr>
              <w:spacing w:line="240" w:lineRule="auto"/>
              <w:rPr>
                <w:rFonts w:ascii="Times New Roman" w:eastAsia="Times New Roman" w:hAnsi="Times New Roman"/>
                <w:color w:val="000000"/>
                <w:kern w:val="2"/>
                <w14:ligatures w14:val="standardContextual"/>
              </w:rPr>
            </w:pPr>
          </w:p>
        </w:tc>
      </w:tr>
    </w:tbl>
    <w:p w14:paraId="1229F67D" w14:textId="77777777" w:rsidR="00A81020" w:rsidRDefault="00A81020">
      <w:pPr>
        <w:pStyle w:val="CERESBody"/>
      </w:pPr>
    </w:p>
    <w:p w14:paraId="6EE1DE0B" w14:textId="77777777" w:rsidR="00A81020" w:rsidRDefault="00A81020">
      <w:pPr>
        <w:pStyle w:val="CERESBody"/>
      </w:pPr>
    </w:p>
    <w:p w14:paraId="6A103485" w14:textId="77777777" w:rsidR="00A81020" w:rsidRDefault="00A81020">
      <w:pPr>
        <w:pStyle w:val="CERESBody"/>
      </w:pPr>
    </w:p>
    <w:p w14:paraId="0ABBBB25" w14:textId="77777777" w:rsidR="00A81020" w:rsidRDefault="00A81020">
      <w:pPr>
        <w:pStyle w:val="CERESBody"/>
      </w:pPr>
    </w:p>
    <w:p w14:paraId="7E9F802D" w14:textId="77777777" w:rsidR="0000426A" w:rsidRDefault="0000426A">
      <w:pPr>
        <w:pStyle w:val="CERESBody"/>
      </w:pPr>
    </w:p>
    <w:p w14:paraId="0B9C8037" w14:textId="77777777" w:rsidR="0000426A" w:rsidRDefault="0000426A">
      <w:pPr>
        <w:pStyle w:val="CERESBody"/>
      </w:pPr>
    </w:p>
    <w:p w14:paraId="5603C8D3" w14:textId="77777777" w:rsidR="00E22FDE" w:rsidRDefault="00E22FDE">
      <w:pPr>
        <w:pStyle w:val="CERESBody"/>
        <w:sectPr w:rsidR="00E22FDE" w:rsidSect="00034616">
          <w:headerReference w:type="default" r:id="rId11"/>
          <w:pgSz w:w="12240" w:h="15840"/>
          <w:pgMar w:top="1440" w:right="1152" w:bottom="1440" w:left="1440" w:header="720" w:footer="720" w:gutter="0"/>
          <w:cols w:space="720"/>
          <w:docGrid w:linePitch="360"/>
        </w:sectPr>
      </w:pPr>
    </w:p>
    <w:p w14:paraId="3B9CE6E4" w14:textId="77777777" w:rsidR="00A81020" w:rsidRDefault="00A81020">
      <w:pPr>
        <w:pStyle w:val="CERESBody"/>
      </w:pPr>
    </w:p>
    <w:p w14:paraId="0D5288B5" w14:textId="2028A33D" w:rsidR="00A81020" w:rsidRDefault="00000000" w:rsidP="00732D86">
      <w:pPr>
        <w:pStyle w:val="Titre1"/>
      </w:pPr>
      <w:bookmarkStart w:id="0" w:name="_Toc223448034"/>
      <w:r>
        <w:t>PROCEDURE DU PARCOURS REUSSITE</w:t>
      </w:r>
      <w:bookmarkEnd w:id="0"/>
    </w:p>
    <w:p w14:paraId="32532CFF" w14:textId="77777777" w:rsidR="00A81020" w:rsidRPr="00031A77" w:rsidRDefault="00000000" w:rsidP="00C86AB8">
      <w:pPr>
        <w:pStyle w:val="CERESBody"/>
        <w:spacing w:after="80"/>
        <w:jc w:val="both"/>
        <w:rPr>
          <w:lang w:val="fr-FR"/>
        </w:rPr>
      </w:pPr>
      <w:r w:rsidRPr="00031A77">
        <w:rPr>
          <w:lang w:val="fr-FR"/>
        </w:rPr>
        <w:t>Le programme CERES a pour vocation d’accompagner les jeunes les plus vulnérables dans leurs apprentissages scolaires et globales. Pour cela, le programme met à disposition des ressources humaines, des outils pédagogiques et du matériel pour installer un cadre de vie le plus épanouissant possible et de favoriser l’excellence à tous niveaux.</w:t>
      </w:r>
    </w:p>
    <w:p w14:paraId="3BF1F0AE" w14:textId="77777777" w:rsidR="00A81020" w:rsidRPr="00031A77" w:rsidRDefault="00000000" w:rsidP="00C86AB8">
      <w:pPr>
        <w:pStyle w:val="CERESBody"/>
        <w:spacing w:after="80"/>
        <w:jc w:val="both"/>
        <w:rPr>
          <w:lang w:val="fr-FR"/>
        </w:rPr>
      </w:pPr>
      <w:r w:rsidRPr="00031A77">
        <w:rPr>
          <w:lang w:val="fr-FR"/>
        </w:rPr>
        <w:t>De la classe 5è de collège jusqu’au BEPC, les élèves sont accueillis au sein du Parcours Réussite.</w:t>
      </w:r>
    </w:p>
    <w:p w14:paraId="4BAB05F9" w14:textId="77777777" w:rsidR="00A81020" w:rsidRPr="00031A77" w:rsidRDefault="00A81020">
      <w:pPr>
        <w:pStyle w:val="CERESBody"/>
        <w:rPr>
          <w:lang w:val="fr-FR"/>
        </w:rPr>
      </w:pPr>
    </w:p>
    <w:p w14:paraId="7B10F539" w14:textId="55C32627" w:rsidR="00A81020" w:rsidRPr="00031A77" w:rsidRDefault="00000000" w:rsidP="00732D86">
      <w:pPr>
        <w:pStyle w:val="Titre2"/>
        <w:rPr>
          <w:lang w:val="fr-FR"/>
        </w:rPr>
      </w:pPr>
      <w:bookmarkStart w:id="1" w:name="_Toc223448035"/>
      <w:r w:rsidRPr="00031A77">
        <w:rPr>
          <w:lang w:val="fr-FR"/>
        </w:rPr>
        <w:t>Accueillir les élèves dans de bonnes Conditions de vie et d’études</w:t>
      </w:r>
      <w:bookmarkEnd w:id="1"/>
    </w:p>
    <w:p w14:paraId="549C8EC1" w14:textId="5E3DB8C7" w:rsidR="00A81020" w:rsidRPr="00031A77" w:rsidRDefault="00000000" w:rsidP="00C86AB8">
      <w:pPr>
        <w:pStyle w:val="CERESBody"/>
        <w:spacing w:after="80"/>
        <w:jc w:val="both"/>
        <w:rPr>
          <w:lang w:val="fr-FR"/>
        </w:rPr>
      </w:pPr>
      <w:r w:rsidRPr="00031A77">
        <w:rPr>
          <w:lang w:val="fr-FR"/>
        </w:rPr>
        <w:t xml:space="preserve">Le Programme CERES dispose cinq internats en </w:t>
      </w:r>
      <w:proofErr w:type="gramStart"/>
      <w:r w:rsidR="009F39DD" w:rsidRPr="00031A77">
        <w:rPr>
          <w:lang w:val="fr-FR"/>
        </w:rPr>
        <w:t>brousse:</w:t>
      </w:r>
      <w:proofErr w:type="gramEnd"/>
      <w:r w:rsidRPr="00031A77">
        <w:rPr>
          <w:lang w:val="fr-FR"/>
        </w:rPr>
        <w:t xml:space="preserve"> Isorana, Nasandratrony, Alakamisy Itenina, Alakamisy Ambohimaha, Andranovorivato. Les internats de la réussite accueillent les élèves du lundi soir pour le dîner jusqu’au samedi matin au petit déjeuner, sauf pendant les vacances et jours fériés.</w:t>
      </w:r>
    </w:p>
    <w:p w14:paraId="151D767B" w14:textId="65CE1417" w:rsidR="00A81020" w:rsidRDefault="00000000" w:rsidP="00C86AB8">
      <w:pPr>
        <w:pStyle w:val="CERESBody"/>
        <w:spacing w:after="80"/>
        <w:jc w:val="both"/>
      </w:pPr>
      <w:r w:rsidRPr="00031A77">
        <w:rPr>
          <w:lang w:val="fr-FR"/>
        </w:rPr>
        <w:t xml:space="preserve">Un règlement intérieur identique pour chaque internat a été mis en place afin de garantir une organisation harmonieuse et un bon fonctionnement de l’internat. </w:t>
      </w:r>
      <w:r>
        <w:t>(</w:t>
      </w:r>
      <w:proofErr w:type="spellStart"/>
      <w:r>
        <w:t>Annexe</w:t>
      </w:r>
      <w:proofErr w:type="spellEnd"/>
      <w:r>
        <w:t xml:space="preserve"> </w:t>
      </w:r>
      <w:r w:rsidR="009F39DD">
        <w:t>1:</w:t>
      </w:r>
      <w:r>
        <w:t xml:space="preserve"> </w:t>
      </w:r>
      <w:proofErr w:type="spellStart"/>
      <w:r>
        <w:t>règlement</w:t>
      </w:r>
      <w:proofErr w:type="spellEnd"/>
      <w:r>
        <w:t xml:space="preserve"> </w:t>
      </w:r>
      <w:proofErr w:type="spellStart"/>
      <w:r>
        <w:t>intérieur</w:t>
      </w:r>
      <w:proofErr w:type="spellEnd"/>
      <w:r>
        <w:t xml:space="preserve"> du </w:t>
      </w:r>
      <w:proofErr w:type="spellStart"/>
      <w:r>
        <w:t>parcours</w:t>
      </w:r>
      <w:proofErr w:type="spellEnd"/>
      <w:r>
        <w:t xml:space="preserve"> </w:t>
      </w:r>
      <w:proofErr w:type="spellStart"/>
      <w:r>
        <w:t>Réussite</w:t>
      </w:r>
      <w:proofErr w:type="spellEnd"/>
      <w:r>
        <w:t>)</w:t>
      </w:r>
    </w:p>
    <w:p w14:paraId="26570388" w14:textId="77777777" w:rsidR="00A81020" w:rsidRDefault="00A81020">
      <w:pPr>
        <w:pStyle w:val="CERESBody"/>
      </w:pPr>
    </w:p>
    <w:p w14:paraId="732F50BE" w14:textId="3EB771DE" w:rsidR="00A81020" w:rsidRPr="00E86839" w:rsidRDefault="00000000">
      <w:pPr>
        <w:pStyle w:val="CERESBody"/>
        <w:spacing w:after="80"/>
        <w:rPr>
          <w:b/>
          <w:bCs/>
          <w:u w:val="single"/>
        </w:rPr>
      </w:pPr>
      <w:proofErr w:type="spellStart"/>
      <w:r w:rsidRPr="00E86839">
        <w:rPr>
          <w:b/>
          <w:bCs/>
          <w:u w:val="single"/>
        </w:rPr>
        <w:t>Objectifs</w:t>
      </w:r>
      <w:proofErr w:type="spellEnd"/>
      <w:r w:rsidRPr="00E86839">
        <w:rPr>
          <w:b/>
          <w:bCs/>
          <w:u w:val="single"/>
        </w:rPr>
        <w:t xml:space="preserve"> </w:t>
      </w:r>
      <w:proofErr w:type="spellStart"/>
      <w:r w:rsidR="005E7838" w:rsidRPr="00E86839">
        <w:rPr>
          <w:b/>
          <w:bCs/>
          <w:u w:val="single"/>
        </w:rPr>
        <w:t>spécifiques</w:t>
      </w:r>
      <w:proofErr w:type="spellEnd"/>
      <w:r w:rsidR="005E7838" w:rsidRPr="00E86839">
        <w:rPr>
          <w:b/>
          <w:bCs/>
          <w:u w:val="single"/>
        </w:rPr>
        <w:t>:</w:t>
      </w:r>
    </w:p>
    <w:p w14:paraId="79398F24" w14:textId="77777777" w:rsidR="00A81020" w:rsidRPr="00031A77" w:rsidRDefault="00000000">
      <w:pPr>
        <w:pStyle w:val="CERESBody"/>
        <w:numPr>
          <w:ilvl w:val="0"/>
          <w:numId w:val="7"/>
        </w:numPr>
        <w:spacing w:after="80"/>
        <w:rPr>
          <w:lang w:val="fr-FR"/>
        </w:rPr>
      </w:pPr>
      <w:r w:rsidRPr="00031A77">
        <w:rPr>
          <w:lang w:val="fr-FR"/>
        </w:rPr>
        <w:t>Assurer un suivi quotidien des jeunes sur les plans scolaire et éducatif.</w:t>
      </w:r>
    </w:p>
    <w:p w14:paraId="30355DAD" w14:textId="77777777" w:rsidR="00A81020" w:rsidRPr="00031A77" w:rsidRDefault="00000000">
      <w:pPr>
        <w:pStyle w:val="CERESBody"/>
        <w:numPr>
          <w:ilvl w:val="0"/>
          <w:numId w:val="7"/>
        </w:numPr>
        <w:spacing w:after="80"/>
        <w:rPr>
          <w:lang w:val="fr-FR"/>
        </w:rPr>
      </w:pPr>
      <w:r w:rsidRPr="00031A77">
        <w:rPr>
          <w:lang w:val="fr-FR"/>
        </w:rPr>
        <w:t>Encadrer et accompagner les jeunes dans l’accomplissement des tâches ménagères.</w:t>
      </w:r>
    </w:p>
    <w:p w14:paraId="0A578A98" w14:textId="77777777" w:rsidR="00A81020" w:rsidRPr="00031A77" w:rsidRDefault="00000000">
      <w:pPr>
        <w:pStyle w:val="CERESBody"/>
        <w:numPr>
          <w:ilvl w:val="0"/>
          <w:numId w:val="7"/>
        </w:numPr>
        <w:spacing w:after="80"/>
        <w:rPr>
          <w:lang w:val="fr-FR"/>
        </w:rPr>
      </w:pPr>
      <w:r w:rsidRPr="00031A77">
        <w:rPr>
          <w:lang w:val="fr-FR"/>
        </w:rPr>
        <w:t>Favoriser les moments de convivialité à l'internat.</w:t>
      </w:r>
    </w:p>
    <w:p w14:paraId="5B6CAD67" w14:textId="02BE3A4B" w:rsidR="00A81020" w:rsidRDefault="00D511B4">
      <w:pPr>
        <w:pStyle w:val="CERESBody"/>
        <w:spacing w:after="80"/>
      </w:pPr>
      <w:proofErr w:type="spellStart"/>
      <w:r w:rsidRPr="00D511B4">
        <w:rPr>
          <w:b/>
          <w:bCs/>
          <w:u w:val="single"/>
        </w:rPr>
        <w:t>Périodicité</w:t>
      </w:r>
      <w:proofErr w:type="spellEnd"/>
      <w:r w:rsidRPr="00D511B4">
        <w:rPr>
          <w:b/>
          <w:bCs/>
          <w:u w:val="single"/>
        </w:rPr>
        <w:t>:</w:t>
      </w:r>
      <w:r>
        <w:t xml:space="preserve"> </w:t>
      </w:r>
      <w:proofErr w:type="spellStart"/>
      <w:r>
        <w:t>journalière</w:t>
      </w:r>
      <w:proofErr w:type="spellEnd"/>
    </w:p>
    <w:p w14:paraId="73452D7E" w14:textId="42611D0E" w:rsidR="00A81020" w:rsidRDefault="00000000" w:rsidP="00732D86">
      <w:pPr>
        <w:pStyle w:val="Titre3"/>
      </w:pPr>
      <w:r>
        <w:t xml:space="preserve"> </w:t>
      </w:r>
      <w:bookmarkStart w:id="2" w:name="_Toc223448036"/>
      <w:proofErr w:type="spellStart"/>
      <w:r>
        <w:t>Recrutement</w:t>
      </w:r>
      <w:proofErr w:type="spellEnd"/>
      <w:r>
        <w:t xml:space="preserve"> des Jeunes</w:t>
      </w:r>
      <w:bookmarkEnd w:id="2"/>
    </w:p>
    <w:p w14:paraId="3FEF3C40" w14:textId="036C0173" w:rsidR="00A81020" w:rsidRPr="00031A77" w:rsidRDefault="00000000">
      <w:pPr>
        <w:pStyle w:val="CERESBody"/>
        <w:spacing w:after="80"/>
        <w:rPr>
          <w:b/>
          <w:bCs/>
          <w:color w:val="0070C0"/>
          <w:lang w:val="fr-FR"/>
        </w:rPr>
      </w:pPr>
      <w:r w:rsidRPr="00031A77">
        <w:rPr>
          <w:b/>
          <w:bCs/>
          <w:color w:val="0070C0"/>
          <w:lang w:val="fr-FR"/>
        </w:rPr>
        <w:t>Sélection initiale - sélection en 5</w:t>
      </w:r>
      <w:proofErr w:type="gramStart"/>
      <w:r w:rsidR="004950C6" w:rsidRPr="00031A77">
        <w:rPr>
          <w:b/>
          <w:bCs/>
          <w:color w:val="0070C0"/>
          <w:lang w:val="fr-FR"/>
        </w:rPr>
        <w:t>è:</w:t>
      </w:r>
      <w:proofErr w:type="gramEnd"/>
    </w:p>
    <w:p w14:paraId="57E7384B" w14:textId="1BE52511" w:rsidR="00A81020" w:rsidRPr="00031A77" w:rsidRDefault="00000000" w:rsidP="00C86AB8">
      <w:pPr>
        <w:pStyle w:val="CERESBody"/>
        <w:spacing w:after="80"/>
        <w:jc w:val="both"/>
        <w:rPr>
          <w:lang w:val="fr-FR"/>
        </w:rPr>
      </w:pPr>
      <w:r w:rsidRPr="00031A77">
        <w:rPr>
          <w:lang w:val="fr-FR"/>
        </w:rPr>
        <w:t xml:space="preserve">Chaque année, le Programme CERES recrute 90 jeunes dont 40 garçons et 50 filles issus de familles socio-économiquement défavorisées, au sein des collèges partenaires, selon la capacité de l’infrastructure. Une convention de Partenariat est établie à cet effet (Annexe </w:t>
      </w:r>
      <w:proofErr w:type="gramStart"/>
      <w:r w:rsidR="009F39DD" w:rsidRPr="00031A77">
        <w:rPr>
          <w:lang w:val="fr-FR"/>
        </w:rPr>
        <w:t>2:</w:t>
      </w:r>
      <w:proofErr w:type="gramEnd"/>
      <w:r w:rsidRPr="00031A77">
        <w:rPr>
          <w:lang w:val="fr-FR"/>
        </w:rPr>
        <w:t xml:space="preserve"> Convention de Partenariat Collège).</w:t>
      </w:r>
    </w:p>
    <w:p w14:paraId="5C67754E" w14:textId="58028667" w:rsidR="00A81020" w:rsidRPr="00031A77" w:rsidRDefault="00000000">
      <w:pPr>
        <w:pStyle w:val="CERESBody"/>
        <w:spacing w:after="80"/>
        <w:rPr>
          <w:lang w:val="fr-FR"/>
        </w:rPr>
      </w:pPr>
      <w:r w:rsidRPr="00031A77">
        <w:rPr>
          <w:lang w:val="fr-FR"/>
        </w:rPr>
        <w:t xml:space="preserve">Les critères de la sélection </w:t>
      </w:r>
      <w:proofErr w:type="gramStart"/>
      <w:r w:rsidR="009F39DD" w:rsidRPr="00031A77">
        <w:rPr>
          <w:lang w:val="fr-FR"/>
        </w:rPr>
        <w:t>sont:</w:t>
      </w:r>
      <w:proofErr w:type="gramEnd"/>
    </w:p>
    <w:p w14:paraId="080C05EF" w14:textId="77777777" w:rsidR="00A81020" w:rsidRPr="00031A77" w:rsidRDefault="00000000">
      <w:pPr>
        <w:pStyle w:val="CERESBody"/>
        <w:numPr>
          <w:ilvl w:val="0"/>
          <w:numId w:val="8"/>
        </w:numPr>
        <w:spacing w:after="80"/>
        <w:rPr>
          <w:lang w:val="fr-FR"/>
        </w:rPr>
      </w:pPr>
      <w:r w:rsidRPr="00031A77">
        <w:rPr>
          <w:lang w:val="fr-FR"/>
        </w:rPr>
        <w:t>Jeunes inscrits dans les collèges partenaires,</w:t>
      </w:r>
    </w:p>
    <w:p w14:paraId="504C5812" w14:textId="77777777" w:rsidR="00A81020" w:rsidRPr="00031A77" w:rsidRDefault="00000000">
      <w:pPr>
        <w:pStyle w:val="CERESBody"/>
        <w:numPr>
          <w:ilvl w:val="0"/>
          <w:numId w:val="8"/>
        </w:numPr>
        <w:spacing w:after="80"/>
        <w:rPr>
          <w:lang w:val="fr-FR"/>
        </w:rPr>
      </w:pPr>
      <w:r w:rsidRPr="00031A77">
        <w:rPr>
          <w:lang w:val="fr-FR"/>
        </w:rPr>
        <w:t>Jeunes ayant un âge maximum de 14 ans à la fin de classe 6è,</w:t>
      </w:r>
    </w:p>
    <w:p w14:paraId="1BDB97DD" w14:textId="77777777" w:rsidR="00A81020" w:rsidRPr="00031A77" w:rsidRDefault="00000000">
      <w:pPr>
        <w:pStyle w:val="CERESBody"/>
        <w:numPr>
          <w:ilvl w:val="0"/>
          <w:numId w:val="8"/>
        </w:numPr>
        <w:spacing w:after="80"/>
        <w:rPr>
          <w:lang w:val="fr-FR"/>
        </w:rPr>
      </w:pPr>
      <w:r w:rsidRPr="00031A77">
        <w:rPr>
          <w:lang w:val="fr-FR"/>
        </w:rPr>
        <w:t>Jeunes issus d’une famille défavorisée socio-économique (score de la fiche de renseignements familiaux) (annexe),</w:t>
      </w:r>
    </w:p>
    <w:p w14:paraId="525DAD49" w14:textId="5E8F0103" w:rsidR="00A81020" w:rsidRPr="00031A77" w:rsidRDefault="00000000">
      <w:pPr>
        <w:pStyle w:val="CERESBody"/>
        <w:numPr>
          <w:ilvl w:val="0"/>
          <w:numId w:val="8"/>
        </w:numPr>
        <w:spacing w:after="80"/>
        <w:rPr>
          <w:lang w:val="fr-FR"/>
        </w:rPr>
      </w:pPr>
      <w:r w:rsidRPr="00031A77">
        <w:rPr>
          <w:lang w:val="fr-FR"/>
        </w:rPr>
        <w:t xml:space="preserve">Jeunes ayant un niveau scolaire correspondant au seuil de recrutement selon le test de </w:t>
      </w:r>
      <w:proofErr w:type="gramStart"/>
      <w:r w:rsidR="00C86AB8" w:rsidRPr="00031A77">
        <w:rPr>
          <w:lang w:val="fr-FR"/>
        </w:rPr>
        <w:t>niveau:</w:t>
      </w:r>
      <w:proofErr w:type="gramEnd"/>
      <w:r w:rsidRPr="00031A77">
        <w:rPr>
          <w:lang w:val="fr-FR"/>
        </w:rPr>
        <w:t xml:space="preserve"> de connaissance et d’apprentissage.</w:t>
      </w:r>
    </w:p>
    <w:p w14:paraId="6ECDA59B" w14:textId="77777777" w:rsidR="00A81020" w:rsidRPr="00031A77" w:rsidRDefault="00A81020">
      <w:pPr>
        <w:pStyle w:val="CERESBody"/>
        <w:rPr>
          <w:lang w:val="fr-FR"/>
        </w:rPr>
      </w:pPr>
    </w:p>
    <w:p w14:paraId="62570E36" w14:textId="77777777" w:rsidR="00A81020" w:rsidRPr="00031A77" w:rsidRDefault="00000000" w:rsidP="00C86AB8">
      <w:pPr>
        <w:pStyle w:val="CERESBody"/>
        <w:spacing w:after="80"/>
        <w:jc w:val="both"/>
        <w:rPr>
          <w:lang w:val="fr-FR"/>
        </w:rPr>
      </w:pPr>
      <w:r w:rsidRPr="00031A77">
        <w:rPr>
          <w:lang w:val="fr-FR"/>
        </w:rPr>
        <w:lastRenderedPageBreak/>
        <w:t>Un comité de sélection est composé de la Direction (DPR et/ou L’Adjoint du DPR), du Responsable du Parcours Réussite (RPAR), du Responsable du Pôle Education (RPED), du Responsable du Parcours Excellence (RPEX) et du Responsable du Pôle Formation (RPF). Le RPAR est chargé d’initier, d’organiser, d’animer et de rédiger les comptes-rendus du Comité de la sélection. Ce comité se réunit plusieurs fois dans l’année scolaire durant la période de mars à mai.</w:t>
      </w:r>
    </w:p>
    <w:p w14:paraId="40C924D4" w14:textId="6EA3531B" w:rsidR="00A81020" w:rsidRPr="00031A77" w:rsidRDefault="00000000" w:rsidP="00C86AB8">
      <w:pPr>
        <w:pStyle w:val="CERESBody"/>
        <w:spacing w:after="80"/>
        <w:jc w:val="both"/>
        <w:rPr>
          <w:lang w:val="fr-FR"/>
        </w:rPr>
      </w:pPr>
      <w:r w:rsidRPr="00031A77">
        <w:rPr>
          <w:lang w:val="fr-FR"/>
        </w:rPr>
        <w:t xml:space="preserve">La motivation des parents et des jeunes est exigée, suivant l’entretien de </w:t>
      </w:r>
      <w:proofErr w:type="gramStart"/>
      <w:r w:rsidR="009F39DD" w:rsidRPr="00031A77">
        <w:rPr>
          <w:lang w:val="fr-FR"/>
        </w:rPr>
        <w:t>motivation:</w:t>
      </w:r>
      <w:proofErr w:type="gramEnd"/>
      <w:r w:rsidRPr="00031A77">
        <w:rPr>
          <w:lang w:val="fr-FR"/>
        </w:rPr>
        <w:t xml:space="preserve"> test psychotechnique pour le jeune et entretien de motivation pour les parents.</w:t>
      </w:r>
    </w:p>
    <w:p w14:paraId="7F96B27A" w14:textId="77777777" w:rsidR="00A81020" w:rsidRPr="00031A77" w:rsidRDefault="00A81020">
      <w:pPr>
        <w:pStyle w:val="CERESBody"/>
        <w:rPr>
          <w:lang w:val="fr-FR"/>
        </w:rPr>
      </w:pPr>
    </w:p>
    <w:p w14:paraId="5349EDE0" w14:textId="5A85A966" w:rsidR="00A81020" w:rsidRDefault="00000000">
      <w:pPr>
        <w:pStyle w:val="CERESBody"/>
        <w:spacing w:after="80"/>
      </w:pPr>
      <w:r>
        <w:t xml:space="preserve">Le processus de </w:t>
      </w:r>
      <w:proofErr w:type="spellStart"/>
      <w:r w:rsidR="0037380A">
        <w:t>recrutement</w:t>
      </w:r>
      <w:proofErr w:type="spellEnd"/>
      <w:r w:rsidR="0037380A">
        <w:t>:</w:t>
      </w:r>
    </w:p>
    <w:tbl>
      <w:tblPr>
        <w:tblW w:w="5706" w:type="pct"/>
        <w:tblLayout w:type="fixed"/>
        <w:tblCellMar>
          <w:left w:w="70" w:type="dxa"/>
          <w:right w:w="70" w:type="dxa"/>
        </w:tblCellMar>
        <w:tblLook w:val="04A0" w:firstRow="1" w:lastRow="0" w:firstColumn="1" w:lastColumn="0" w:noHBand="0" w:noVBand="1"/>
      </w:tblPr>
      <w:tblGrid>
        <w:gridCol w:w="1491"/>
        <w:gridCol w:w="1559"/>
        <w:gridCol w:w="1559"/>
        <w:gridCol w:w="1133"/>
        <w:gridCol w:w="1559"/>
        <w:gridCol w:w="3869"/>
      </w:tblGrid>
      <w:tr w:rsidR="00810445" w:rsidRPr="00F82A50" w14:paraId="0E11E496" w14:textId="77777777" w:rsidTr="00034206">
        <w:trPr>
          <w:trHeight w:val="320"/>
        </w:trPr>
        <w:tc>
          <w:tcPr>
            <w:tcW w:w="667"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7A42EA94" w14:textId="77777777" w:rsidR="0037380A" w:rsidRPr="00935165" w:rsidRDefault="0037380A" w:rsidP="0021463E">
            <w:pPr>
              <w:ind w:right="101"/>
              <w:jc w:val="center"/>
              <w:rPr>
                <w:rFonts w:eastAsia="Times New Roman" w:cstheme="minorHAnsi"/>
                <w:b/>
                <w:bCs/>
                <w:color w:val="000000"/>
              </w:rPr>
            </w:pPr>
            <w:proofErr w:type="spellStart"/>
            <w:r w:rsidRPr="00935165">
              <w:rPr>
                <w:rFonts w:eastAsia="Times New Roman" w:cstheme="minorHAnsi"/>
                <w:b/>
                <w:bCs/>
                <w:color w:val="000000"/>
              </w:rPr>
              <w:t>Activité</w:t>
            </w:r>
            <w:proofErr w:type="spellEnd"/>
          </w:p>
        </w:tc>
        <w:tc>
          <w:tcPr>
            <w:tcW w:w="698" w:type="pct"/>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742E391B" w14:textId="77777777" w:rsidR="0037380A" w:rsidRPr="00935165" w:rsidRDefault="0037380A" w:rsidP="0021463E">
            <w:pPr>
              <w:jc w:val="center"/>
              <w:rPr>
                <w:rFonts w:eastAsia="Times New Roman" w:cstheme="minorHAnsi"/>
                <w:b/>
                <w:bCs/>
                <w:color w:val="000000"/>
              </w:rPr>
            </w:pPr>
            <w:r w:rsidRPr="00935165">
              <w:rPr>
                <w:rFonts w:eastAsia="Times New Roman" w:cstheme="minorHAnsi"/>
                <w:b/>
                <w:bCs/>
                <w:color w:val="000000"/>
              </w:rPr>
              <w:t>Objectif</w:t>
            </w:r>
          </w:p>
        </w:tc>
        <w:tc>
          <w:tcPr>
            <w:tcW w:w="698" w:type="pct"/>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2C51BF10" w14:textId="77777777" w:rsidR="0037380A" w:rsidRPr="00935165" w:rsidRDefault="0037380A" w:rsidP="0021463E">
            <w:pPr>
              <w:ind w:right="101"/>
              <w:jc w:val="center"/>
              <w:rPr>
                <w:rFonts w:eastAsia="Times New Roman" w:cstheme="minorHAnsi"/>
                <w:b/>
                <w:bCs/>
                <w:color w:val="000000"/>
              </w:rPr>
            </w:pPr>
            <w:r w:rsidRPr="00935165">
              <w:rPr>
                <w:rFonts w:eastAsia="Times New Roman" w:cstheme="minorHAnsi"/>
                <w:b/>
                <w:bCs/>
                <w:color w:val="000000"/>
              </w:rPr>
              <w:t>Responsable</w:t>
            </w:r>
          </w:p>
        </w:tc>
        <w:tc>
          <w:tcPr>
            <w:tcW w:w="507" w:type="pct"/>
            <w:tcBorders>
              <w:top w:val="single" w:sz="4" w:space="0" w:color="auto"/>
              <w:left w:val="nil"/>
              <w:bottom w:val="single" w:sz="4" w:space="0" w:color="auto"/>
              <w:right w:val="single" w:sz="4" w:space="0" w:color="auto"/>
            </w:tcBorders>
            <w:shd w:val="clear" w:color="auto" w:fill="C6D9F1" w:themeFill="text2" w:themeFillTint="33"/>
          </w:tcPr>
          <w:p w14:paraId="571BA533" w14:textId="77777777" w:rsidR="0037380A" w:rsidRPr="00935165" w:rsidRDefault="0037380A" w:rsidP="0021463E">
            <w:pPr>
              <w:ind w:right="101"/>
              <w:rPr>
                <w:rFonts w:eastAsia="Times New Roman" w:cstheme="minorHAnsi"/>
                <w:b/>
                <w:bCs/>
                <w:color w:val="000000"/>
              </w:rPr>
            </w:pPr>
          </w:p>
          <w:p w14:paraId="5A9D6DF1" w14:textId="77777777" w:rsidR="0037380A" w:rsidRPr="00935165" w:rsidRDefault="0037380A" w:rsidP="0021463E">
            <w:pPr>
              <w:ind w:right="101"/>
              <w:jc w:val="center"/>
              <w:rPr>
                <w:rFonts w:eastAsia="Times New Roman" w:cstheme="minorHAnsi"/>
                <w:b/>
                <w:bCs/>
                <w:color w:val="000000"/>
              </w:rPr>
            </w:pPr>
            <w:proofErr w:type="spellStart"/>
            <w:r w:rsidRPr="00935165">
              <w:rPr>
                <w:rFonts w:eastAsia="Times New Roman" w:cstheme="minorHAnsi"/>
                <w:b/>
                <w:bCs/>
                <w:color w:val="000000"/>
              </w:rPr>
              <w:t>Période</w:t>
            </w:r>
            <w:proofErr w:type="spellEnd"/>
          </w:p>
        </w:tc>
        <w:tc>
          <w:tcPr>
            <w:tcW w:w="69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48F9D47" w14:textId="77777777" w:rsidR="0037380A" w:rsidRPr="00935165" w:rsidRDefault="0037380A" w:rsidP="0021463E">
            <w:pPr>
              <w:ind w:right="101"/>
              <w:jc w:val="center"/>
              <w:rPr>
                <w:rFonts w:eastAsia="Times New Roman" w:cstheme="minorHAnsi"/>
                <w:b/>
                <w:bCs/>
                <w:color w:val="000000"/>
              </w:rPr>
            </w:pPr>
            <w:r w:rsidRPr="00935165">
              <w:rPr>
                <w:rFonts w:eastAsia="Times New Roman" w:cstheme="minorHAnsi"/>
                <w:b/>
                <w:bCs/>
                <w:color w:val="000000"/>
              </w:rPr>
              <w:t xml:space="preserve">Services </w:t>
            </w:r>
            <w:proofErr w:type="spellStart"/>
            <w:r w:rsidRPr="00935165">
              <w:rPr>
                <w:rFonts w:eastAsia="Times New Roman" w:cstheme="minorHAnsi"/>
                <w:b/>
                <w:bCs/>
                <w:color w:val="000000"/>
              </w:rPr>
              <w:t>concernés</w:t>
            </w:r>
            <w:proofErr w:type="spellEnd"/>
            <w:r w:rsidRPr="00935165">
              <w:rPr>
                <w:rFonts w:eastAsia="Times New Roman" w:cstheme="minorHAnsi"/>
                <w:b/>
                <w:bCs/>
                <w:color w:val="000000"/>
              </w:rPr>
              <w:t xml:space="preserve"> et </w:t>
            </w:r>
            <w:proofErr w:type="spellStart"/>
            <w:r w:rsidRPr="00935165">
              <w:rPr>
                <w:rFonts w:eastAsia="Times New Roman" w:cstheme="minorHAnsi"/>
                <w:b/>
                <w:bCs/>
                <w:color w:val="000000"/>
              </w:rPr>
              <w:t>responsable</w:t>
            </w:r>
            <w:proofErr w:type="spellEnd"/>
          </w:p>
        </w:tc>
        <w:tc>
          <w:tcPr>
            <w:tcW w:w="1732" w:type="pct"/>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749187C1" w14:textId="77777777" w:rsidR="0037380A" w:rsidRPr="00935165" w:rsidRDefault="0037380A" w:rsidP="0021463E">
            <w:pPr>
              <w:ind w:right="101"/>
              <w:jc w:val="center"/>
              <w:rPr>
                <w:rFonts w:eastAsia="Times New Roman" w:cstheme="minorHAnsi"/>
                <w:b/>
                <w:bCs/>
                <w:color w:val="000000"/>
              </w:rPr>
            </w:pPr>
            <w:r w:rsidRPr="00935165">
              <w:rPr>
                <w:rFonts w:eastAsia="Times New Roman" w:cstheme="minorHAnsi"/>
                <w:b/>
                <w:bCs/>
                <w:color w:val="000000"/>
              </w:rPr>
              <w:t>Moyens</w:t>
            </w:r>
          </w:p>
        </w:tc>
      </w:tr>
      <w:tr w:rsidR="00810445" w:rsidRPr="00F82A50" w14:paraId="411C8A3D" w14:textId="77777777" w:rsidTr="00810445">
        <w:trPr>
          <w:trHeight w:val="640"/>
        </w:trPr>
        <w:tc>
          <w:tcPr>
            <w:tcW w:w="667" w:type="pct"/>
            <w:tcBorders>
              <w:top w:val="nil"/>
              <w:left w:val="single" w:sz="4" w:space="0" w:color="auto"/>
              <w:bottom w:val="single" w:sz="4" w:space="0" w:color="auto"/>
              <w:right w:val="single" w:sz="4" w:space="0" w:color="auto"/>
            </w:tcBorders>
            <w:vAlign w:val="center"/>
            <w:hideMark/>
          </w:tcPr>
          <w:p w14:paraId="5F7B1081"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1ère réunion des membres de comité de sélection </w:t>
            </w:r>
          </w:p>
        </w:tc>
        <w:tc>
          <w:tcPr>
            <w:tcW w:w="698" w:type="pct"/>
            <w:tcBorders>
              <w:top w:val="nil"/>
              <w:left w:val="nil"/>
              <w:bottom w:val="single" w:sz="4" w:space="0" w:color="auto"/>
              <w:right w:val="single" w:sz="4" w:space="0" w:color="auto"/>
            </w:tcBorders>
            <w:vAlign w:val="center"/>
            <w:hideMark/>
          </w:tcPr>
          <w:p w14:paraId="0F34FFAE"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Concevoir le processus de sélection et définir le chronogramme du recrutement. </w:t>
            </w:r>
          </w:p>
        </w:tc>
        <w:tc>
          <w:tcPr>
            <w:tcW w:w="698" w:type="pct"/>
            <w:tcBorders>
              <w:top w:val="nil"/>
              <w:left w:val="nil"/>
              <w:bottom w:val="single" w:sz="4" w:space="0" w:color="auto"/>
              <w:right w:val="single" w:sz="4" w:space="0" w:color="auto"/>
            </w:tcBorders>
            <w:vAlign w:val="center"/>
            <w:hideMark/>
          </w:tcPr>
          <w:p w14:paraId="7F416F61"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RPAR -</w:t>
            </w:r>
          </w:p>
        </w:tc>
        <w:tc>
          <w:tcPr>
            <w:tcW w:w="507" w:type="pct"/>
            <w:tcBorders>
              <w:top w:val="single" w:sz="4" w:space="0" w:color="auto"/>
              <w:left w:val="nil"/>
              <w:bottom w:val="single" w:sz="4" w:space="0" w:color="auto"/>
              <w:right w:val="single" w:sz="4" w:space="0" w:color="auto"/>
            </w:tcBorders>
          </w:tcPr>
          <w:p w14:paraId="0C5ACCC9"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3è </w:t>
            </w:r>
            <w:proofErr w:type="spellStart"/>
            <w:r w:rsidRPr="00935165">
              <w:rPr>
                <w:rFonts w:eastAsia="Times New Roman" w:cstheme="minorHAnsi"/>
                <w:color w:val="000000"/>
              </w:rPr>
              <w:t>semaine</w:t>
            </w:r>
            <w:proofErr w:type="spellEnd"/>
            <w:r w:rsidRPr="00935165">
              <w:rPr>
                <w:rFonts w:eastAsia="Times New Roman" w:cstheme="minorHAnsi"/>
                <w:color w:val="000000"/>
              </w:rPr>
              <w:t xml:space="preserve"> de </w:t>
            </w:r>
            <w:proofErr w:type="spellStart"/>
            <w:r w:rsidRPr="00935165">
              <w:rPr>
                <w:rFonts w:eastAsia="Times New Roman" w:cstheme="minorHAnsi"/>
                <w:color w:val="000000"/>
              </w:rPr>
              <w:t>février</w:t>
            </w:r>
            <w:proofErr w:type="spellEnd"/>
          </w:p>
        </w:tc>
        <w:tc>
          <w:tcPr>
            <w:tcW w:w="698" w:type="pct"/>
            <w:tcBorders>
              <w:top w:val="nil"/>
              <w:left w:val="single" w:sz="4" w:space="0" w:color="auto"/>
              <w:bottom w:val="single" w:sz="4" w:space="0" w:color="auto"/>
              <w:right w:val="single" w:sz="4" w:space="0" w:color="auto"/>
            </w:tcBorders>
            <w:vAlign w:val="center"/>
            <w:hideMark/>
          </w:tcPr>
          <w:p w14:paraId="126EE7E8"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–La Direction, PAR, Pôle Educ, Pôle Formation, PEX, </w:t>
            </w:r>
          </w:p>
        </w:tc>
        <w:tc>
          <w:tcPr>
            <w:tcW w:w="1732" w:type="pct"/>
            <w:tcBorders>
              <w:top w:val="nil"/>
              <w:left w:val="nil"/>
              <w:bottom w:val="single" w:sz="4" w:space="0" w:color="auto"/>
              <w:right w:val="single" w:sz="4" w:space="0" w:color="auto"/>
            </w:tcBorders>
            <w:vAlign w:val="center"/>
            <w:hideMark/>
          </w:tcPr>
          <w:p w14:paraId="43C35B30"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Compte </w:t>
            </w:r>
            <w:proofErr w:type="spellStart"/>
            <w:r w:rsidRPr="00935165">
              <w:rPr>
                <w:rFonts w:eastAsia="Times New Roman" w:cstheme="minorHAnsi"/>
                <w:color w:val="000000"/>
              </w:rPr>
              <w:t>rendu</w:t>
            </w:r>
            <w:proofErr w:type="spellEnd"/>
          </w:p>
          <w:p w14:paraId="388E2B36" w14:textId="77777777" w:rsidR="0037380A" w:rsidRPr="00935165" w:rsidRDefault="0037380A" w:rsidP="0021463E">
            <w:pPr>
              <w:rPr>
                <w:rFonts w:eastAsia="Times New Roman" w:cstheme="minorHAnsi"/>
                <w:color w:val="000000"/>
              </w:rPr>
            </w:pPr>
            <w:proofErr w:type="spellStart"/>
            <w:r w:rsidRPr="00935165">
              <w:rPr>
                <w:rFonts w:eastAsia="Times New Roman" w:cstheme="minorHAnsi"/>
                <w:color w:val="000000"/>
              </w:rPr>
              <w:t>Chronogramme</w:t>
            </w:r>
            <w:proofErr w:type="spellEnd"/>
          </w:p>
        </w:tc>
      </w:tr>
      <w:tr w:rsidR="00810445" w:rsidRPr="00031A77" w14:paraId="765EA5E7" w14:textId="77777777" w:rsidTr="00810445">
        <w:trPr>
          <w:trHeight w:val="960"/>
        </w:trPr>
        <w:tc>
          <w:tcPr>
            <w:tcW w:w="667" w:type="pct"/>
            <w:tcBorders>
              <w:top w:val="nil"/>
              <w:left w:val="single" w:sz="4" w:space="0" w:color="auto"/>
              <w:bottom w:val="single" w:sz="4" w:space="0" w:color="auto"/>
              <w:right w:val="single" w:sz="4" w:space="0" w:color="auto"/>
            </w:tcBorders>
            <w:vAlign w:val="center"/>
            <w:hideMark/>
          </w:tcPr>
          <w:p w14:paraId="093F5A9A"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Inscription des jeunes selon le critère d’âge à l’internat de la réussite. </w:t>
            </w:r>
          </w:p>
        </w:tc>
        <w:tc>
          <w:tcPr>
            <w:tcW w:w="698" w:type="pct"/>
            <w:tcBorders>
              <w:top w:val="nil"/>
              <w:left w:val="nil"/>
              <w:bottom w:val="single" w:sz="4" w:space="0" w:color="auto"/>
              <w:right w:val="single" w:sz="4" w:space="0" w:color="auto"/>
            </w:tcBorders>
            <w:vAlign w:val="center"/>
            <w:hideMark/>
          </w:tcPr>
          <w:p w14:paraId="5E838AA7" w14:textId="77777777" w:rsidR="0037380A" w:rsidRPr="00031A77" w:rsidRDefault="0037380A" w:rsidP="0021463E">
            <w:pPr>
              <w:rPr>
                <w:rFonts w:eastAsia="Times New Roman" w:cstheme="minorHAnsi"/>
                <w:color w:val="000000"/>
                <w:lang w:val="fr-FR"/>
              </w:rPr>
            </w:pPr>
          </w:p>
        </w:tc>
        <w:tc>
          <w:tcPr>
            <w:tcW w:w="698" w:type="pct"/>
            <w:tcBorders>
              <w:top w:val="nil"/>
              <w:left w:val="nil"/>
              <w:bottom w:val="single" w:sz="4" w:space="0" w:color="auto"/>
              <w:right w:val="single" w:sz="4" w:space="0" w:color="auto"/>
            </w:tcBorders>
            <w:vAlign w:val="center"/>
            <w:hideMark/>
          </w:tcPr>
          <w:p w14:paraId="776B1829"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RPAR</w:t>
            </w:r>
          </w:p>
        </w:tc>
        <w:tc>
          <w:tcPr>
            <w:tcW w:w="507" w:type="pct"/>
            <w:tcBorders>
              <w:top w:val="single" w:sz="4" w:space="0" w:color="auto"/>
              <w:left w:val="nil"/>
              <w:bottom w:val="single" w:sz="4" w:space="0" w:color="auto"/>
              <w:right w:val="single" w:sz="4" w:space="0" w:color="auto"/>
            </w:tcBorders>
          </w:tcPr>
          <w:p w14:paraId="628AC185"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Début mars</w:t>
            </w:r>
          </w:p>
        </w:tc>
        <w:tc>
          <w:tcPr>
            <w:tcW w:w="698" w:type="pct"/>
            <w:tcBorders>
              <w:top w:val="nil"/>
              <w:left w:val="single" w:sz="4" w:space="0" w:color="auto"/>
              <w:bottom w:val="single" w:sz="4" w:space="0" w:color="auto"/>
              <w:right w:val="single" w:sz="4" w:space="0" w:color="auto"/>
            </w:tcBorders>
            <w:vAlign w:val="center"/>
            <w:hideMark/>
          </w:tcPr>
          <w:p w14:paraId="002F096D" w14:textId="77777777" w:rsidR="0037380A" w:rsidRPr="00935165" w:rsidRDefault="0037380A" w:rsidP="0021463E">
            <w:pPr>
              <w:rPr>
                <w:rFonts w:eastAsia="Times New Roman" w:cstheme="minorHAnsi"/>
              </w:rPr>
            </w:pPr>
            <w:proofErr w:type="spellStart"/>
            <w:r w:rsidRPr="00935165">
              <w:rPr>
                <w:rFonts w:eastAsia="Times New Roman" w:cstheme="minorHAnsi"/>
                <w:color w:val="000000"/>
              </w:rPr>
              <w:t>Internat</w:t>
            </w:r>
            <w:proofErr w:type="spellEnd"/>
            <w:r w:rsidRPr="00935165">
              <w:rPr>
                <w:rFonts w:eastAsia="Times New Roman" w:cstheme="minorHAnsi"/>
                <w:color w:val="000000"/>
              </w:rPr>
              <w:t xml:space="preserve"> </w:t>
            </w:r>
            <w:proofErr w:type="spellStart"/>
            <w:r w:rsidRPr="00935165">
              <w:rPr>
                <w:rFonts w:eastAsia="Times New Roman" w:cstheme="minorHAnsi"/>
                <w:color w:val="000000"/>
              </w:rPr>
              <w:t>Réussite</w:t>
            </w:r>
            <w:proofErr w:type="spellEnd"/>
          </w:p>
          <w:p w14:paraId="2789429C" w14:textId="77777777" w:rsidR="0037380A" w:rsidRPr="00935165" w:rsidRDefault="0037380A" w:rsidP="0021463E">
            <w:pPr>
              <w:rPr>
                <w:rFonts w:eastAsia="Times New Roman" w:cstheme="minorHAnsi"/>
              </w:rPr>
            </w:pPr>
          </w:p>
        </w:tc>
        <w:tc>
          <w:tcPr>
            <w:tcW w:w="1732" w:type="pct"/>
            <w:tcBorders>
              <w:top w:val="nil"/>
              <w:left w:val="nil"/>
              <w:bottom w:val="single" w:sz="4" w:space="0" w:color="auto"/>
              <w:right w:val="single" w:sz="4" w:space="0" w:color="auto"/>
            </w:tcBorders>
            <w:vAlign w:val="center"/>
            <w:hideMark/>
          </w:tcPr>
          <w:p w14:paraId="57CD345D" w14:textId="77777777" w:rsidR="0037380A" w:rsidRPr="00031A77" w:rsidRDefault="0037380A" w:rsidP="0021463E">
            <w:pPr>
              <w:rPr>
                <w:rFonts w:eastAsia="Times New Roman" w:cstheme="minorHAnsi"/>
                <w:lang w:val="fr-FR"/>
              </w:rPr>
            </w:pPr>
            <w:r w:rsidRPr="00031A77">
              <w:rPr>
                <w:rFonts w:eastAsia="Times New Roman" w:cstheme="minorHAnsi"/>
                <w:color w:val="000000"/>
                <w:lang w:val="fr-FR"/>
              </w:rPr>
              <w:t>Liste des jeunes aux collèges partenaires</w:t>
            </w:r>
          </w:p>
        </w:tc>
      </w:tr>
      <w:tr w:rsidR="00810445" w:rsidRPr="00031A77" w14:paraId="39ADCFA3" w14:textId="77777777" w:rsidTr="00810445">
        <w:trPr>
          <w:trHeight w:val="1920"/>
        </w:trPr>
        <w:tc>
          <w:tcPr>
            <w:tcW w:w="667" w:type="pct"/>
            <w:tcBorders>
              <w:top w:val="nil"/>
              <w:left w:val="single" w:sz="4" w:space="0" w:color="auto"/>
              <w:bottom w:val="single" w:sz="4" w:space="0" w:color="auto"/>
              <w:right w:val="single" w:sz="4" w:space="0" w:color="auto"/>
            </w:tcBorders>
            <w:vAlign w:val="center"/>
            <w:hideMark/>
          </w:tcPr>
          <w:p w14:paraId="280F921F"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2è réunion des membres de comité de sélection : (facultatif)</w:t>
            </w:r>
          </w:p>
        </w:tc>
        <w:tc>
          <w:tcPr>
            <w:tcW w:w="698" w:type="pct"/>
            <w:tcBorders>
              <w:top w:val="nil"/>
              <w:left w:val="nil"/>
              <w:bottom w:val="single" w:sz="4" w:space="0" w:color="auto"/>
              <w:right w:val="single" w:sz="4" w:space="0" w:color="auto"/>
            </w:tcBorders>
            <w:vAlign w:val="center"/>
            <w:hideMark/>
          </w:tcPr>
          <w:p w14:paraId="786564D5" w14:textId="77777777" w:rsidR="0037380A" w:rsidRPr="00935165" w:rsidRDefault="0037380A" w:rsidP="0021463E">
            <w:pPr>
              <w:rPr>
                <w:rFonts w:eastAsia="Times New Roman" w:cstheme="minorHAnsi"/>
                <w:color w:val="000000"/>
              </w:rPr>
            </w:pPr>
            <w:r w:rsidRPr="00031A77">
              <w:rPr>
                <w:rFonts w:eastAsia="Times New Roman" w:cstheme="minorHAnsi"/>
                <w:color w:val="000000"/>
                <w:lang w:val="fr-FR"/>
              </w:rPr>
              <w:t>Échanger les informations dans les centres : effectif des jeunes présélectionnés par âge.</w:t>
            </w:r>
            <w:r w:rsidRPr="00031A77">
              <w:rPr>
                <w:rFonts w:eastAsia="Times New Roman" w:cstheme="minorHAnsi"/>
                <w:color w:val="000000"/>
                <w:lang w:val="fr-FR"/>
              </w:rPr>
              <w:br/>
            </w:r>
            <w:proofErr w:type="spellStart"/>
            <w:r w:rsidRPr="00935165">
              <w:rPr>
                <w:rFonts w:eastAsia="Times New Roman" w:cstheme="minorHAnsi"/>
                <w:color w:val="000000"/>
              </w:rPr>
              <w:t>Présentation</w:t>
            </w:r>
            <w:proofErr w:type="spellEnd"/>
            <w:r w:rsidRPr="00935165">
              <w:rPr>
                <w:rFonts w:eastAsia="Times New Roman" w:cstheme="minorHAnsi"/>
                <w:color w:val="000000"/>
              </w:rPr>
              <w:t xml:space="preserve"> des </w:t>
            </w:r>
            <w:proofErr w:type="spellStart"/>
            <w:r w:rsidRPr="00935165">
              <w:rPr>
                <w:rFonts w:eastAsia="Times New Roman" w:cstheme="minorHAnsi"/>
                <w:color w:val="000000"/>
              </w:rPr>
              <w:t>sujets</w:t>
            </w:r>
            <w:proofErr w:type="spellEnd"/>
            <w:r w:rsidRPr="00935165">
              <w:rPr>
                <w:rFonts w:eastAsia="Times New Roman" w:cstheme="minorHAnsi"/>
                <w:color w:val="000000"/>
              </w:rPr>
              <w:t xml:space="preserve"> des tests</w:t>
            </w:r>
          </w:p>
        </w:tc>
        <w:tc>
          <w:tcPr>
            <w:tcW w:w="698" w:type="pct"/>
            <w:tcBorders>
              <w:top w:val="nil"/>
              <w:left w:val="nil"/>
              <w:bottom w:val="single" w:sz="4" w:space="0" w:color="auto"/>
              <w:right w:val="single" w:sz="4" w:space="0" w:color="auto"/>
            </w:tcBorders>
            <w:vAlign w:val="center"/>
            <w:hideMark/>
          </w:tcPr>
          <w:p w14:paraId="64DA3AB5"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RPAR </w:t>
            </w:r>
          </w:p>
        </w:tc>
        <w:tc>
          <w:tcPr>
            <w:tcW w:w="507" w:type="pct"/>
            <w:tcBorders>
              <w:top w:val="single" w:sz="4" w:space="0" w:color="auto"/>
              <w:left w:val="nil"/>
              <w:bottom w:val="single" w:sz="4" w:space="0" w:color="auto"/>
              <w:right w:val="single" w:sz="4" w:space="0" w:color="auto"/>
            </w:tcBorders>
          </w:tcPr>
          <w:p w14:paraId="230B315C"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mars</w:t>
            </w:r>
          </w:p>
        </w:tc>
        <w:tc>
          <w:tcPr>
            <w:tcW w:w="698" w:type="pct"/>
            <w:tcBorders>
              <w:top w:val="nil"/>
              <w:left w:val="single" w:sz="4" w:space="0" w:color="auto"/>
              <w:bottom w:val="single" w:sz="4" w:space="0" w:color="auto"/>
              <w:right w:val="single" w:sz="4" w:space="0" w:color="auto"/>
            </w:tcBorders>
            <w:vAlign w:val="center"/>
            <w:hideMark/>
          </w:tcPr>
          <w:p w14:paraId="7F7156B5"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Comité de la </w:t>
            </w:r>
            <w:proofErr w:type="spellStart"/>
            <w:r w:rsidRPr="00935165">
              <w:rPr>
                <w:rFonts w:eastAsia="Times New Roman" w:cstheme="minorHAnsi"/>
                <w:color w:val="000000"/>
              </w:rPr>
              <w:t>sélection</w:t>
            </w:r>
            <w:proofErr w:type="spellEnd"/>
          </w:p>
        </w:tc>
        <w:tc>
          <w:tcPr>
            <w:tcW w:w="1732" w:type="pct"/>
            <w:tcBorders>
              <w:top w:val="nil"/>
              <w:left w:val="nil"/>
              <w:bottom w:val="single" w:sz="4" w:space="0" w:color="auto"/>
              <w:right w:val="single" w:sz="4" w:space="0" w:color="auto"/>
            </w:tcBorders>
            <w:vAlign w:val="center"/>
            <w:hideMark/>
          </w:tcPr>
          <w:p w14:paraId="3A18581D"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 Compte rendu</w:t>
            </w:r>
          </w:p>
          <w:p w14:paraId="52F91BD6"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Sujet des tests </w:t>
            </w:r>
          </w:p>
        </w:tc>
      </w:tr>
      <w:tr w:rsidR="00810445" w:rsidRPr="00F82A50" w14:paraId="3D7C25F7" w14:textId="77777777" w:rsidTr="00810445">
        <w:trPr>
          <w:trHeight w:val="1020"/>
        </w:trPr>
        <w:tc>
          <w:tcPr>
            <w:tcW w:w="667" w:type="pct"/>
            <w:tcBorders>
              <w:top w:val="nil"/>
              <w:left w:val="single" w:sz="4" w:space="0" w:color="auto"/>
              <w:bottom w:val="single" w:sz="4" w:space="0" w:color="auto"/>
              <w:right w:val="single" w:sz="4" w:space="0" w:color="auto"/>
            </w:tcBorders>
            <w:vAlign w:val="center"/>
            <w:hideMark/>
          </w:tcPr>
          <w:p w14:paraId="5C037375"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lastRenderedPageBreak/>
              <w:t xml:space="preserve">Réunion d'information des parents, </w:t>
            </w:r>
            <w:r w:rsidRPr="00031A77">
              <w:rPr>
                <w:rFonts w:eastAsia="Times New Roman" w:cstheme="minorHAnsi"/>
                <w:color w:val="000000"/>
                <w:lang w:val="fr-FR"/>
              </w:rPr>
              <w:br/>
              <w:t xml:space="preserve">information jeunes </w:t>
            </w:r>
          </w:p>
        </w:tc>
        <w:tc>
          <w:tcPr>
            <w:tcW w:w="698" w:type="pct"/>
            <w:tcBorders>
              <w:top w:val="nil"/>
              <w:left w:val="nil"/>
              <w:bottom w:val="single" w:sz="4" w:space="0" w:color="auto"/>
              <w:right w:val="single" w:sz="4" w:space="0" w:color="auto"/>
            </w:tcBorders>
            <w:vAlign w:val="center"/>
            <w:hideMark/>
          </w:tcPr>
          <w:p w14:paraId="0B714824"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Présenter aux parents les processus de la sélection,</w:t>
            </w:r>
            <w:r w:rsidRPr="00031A77">
              <w:rPr>
                <w:rFonts w:eastAsia="Times New Roman" w:cstheme="minorHAnsi"/>
                <w:color w:val="000000"/>
                <w:lang w:val="fr-FR"/>
              </w:rPr>
              <w:br/>
              <w:t xml:space="preserve">présenter aux parents les parcours CERES. </w:t>
            </w:r>
          </w:p>
        </w:tc>
        <w:tc>
          <w:tcPr>
            <w:tcW w:w="698" w:type="pct"/>
            <w:tcBorders>
              <w:top w:val="nil"/>
              <w:left w:val="nil"/>
              <w:bottom w:val="single" w:sz="4" w:space="0" w:color="auto"/>
              <w:right w:val="single" w:sz="4" w:space="0" w:color="auto"/>
            </w:tcBorders>
            <w:vAlign w:val="center"/>
            <w:hideMark/>
          </w:tcPr>
          <w:p w14:paraId="13E9517E"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RPAR</w:t>
            </w:r>
          </w:p>
        </w:tc>
        <w:tc>
          <w:tcPr>
            <w:tcW w:w="507" w:type="pct"/>
            <w:tcBorders>
              <w:top w:val="single" w:sz="4" w:space="0" w:color="auto"/>
              <w:left w:val="nil"/>
              <w:bottom w:val="single" w:sz="4" w:space="0" w:color="auto"/>
              <w:right w:val="single" w:sz="4" w:space="0" w:color="auto"/>
            </w:tcBorders>
          </w:tcPr>
          <w:p w14:paraId="78E7FC07"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2° semaine du mois de mars</w:t>
            </w:r>
          </w:p>
        </w:tc>
        <w:tc>
          <w:tcPr>
            <w:tcW w:w="698" w:type="pct"/>
            <w:tcBorders>
              <w:top w:val="nil"/>
              <w:left w:val="single" w:sz="4" w:space="0" w:color="auto"/>
              <w:bottom w:val="single" w:sz="4" w:space="0" w:color="auto"/>
              <w:right w:val="single" w:sz="4" w:space="0" w:color="auto"/>
            </w:tcBorders>
            <w:vAlign w:val="center"/>
            <w:hideMark/>
          </w:tcPr>
          <w:p w14:paraId="76BC8DA7"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IR</w:t>
            </w:r>
          </w:p>
        </w:tc>
        <w:tc>
          <w:tcPr>
            <w:tcW w:w="1732" w:type="pct"/>
            <w:tcBorders>
              <w:top w:val="nil"/>
              <w:left w:val="nil"/>
              <w:bottom w:val="single" w:sz="4" w:space="0" w:color="auto"/>
              <w:right w:val="single" w:sz="4" w:space="0" w:color="auto"/>
            </w:tcBorders>
            <w:vAlign w:val="center"/>
            <w:hideMark/>
          </w:tcPr>
          <w:p w14:paraId="3A933C46" w14:textId="77777777" w:rsidR="0037380A" w:rsidRPr="00935165" w:rsidRDefault="0037380A" w:rsidP="0021463E">
            <w:pPr>
              <w:rPr>
                <w:rFonts w:eastAsia="Times New Roman" w:cstheme="minorHAnsi"/>
                <w:color w:val="000000"/>
              </w:rPr>
            </w:pPr>
          </w:p>
        </w:tc>
      </w:tr>
      <w:tr w:rsidR="00810445" w:rsidRPr="00F82A50" w14:paraId="71B5AE4C" w14:textId="77777777" w:rsidTr="00810445">
        <w:trPr>
          <w:trHeight w:val="1020"/>
        </w:trPr>
        <w:tc>
          <w:tcPr>
            <w:tcW w:w="667" w:type="pct"/>
            <w:tcBorders>
              <w:top w:val="nil"/>
              <w:left w:val="single" w:sz="4" w:space="0" w:color="auto"/>
              <w:bottom w:val="single" w:sz="4" w:space="0" w:color="auto"/>
              <w:right w:val="single" w:sz="4" w:space="0" w:color="auto"/>
            </w:tcBorders>
            <w:vAlign w:val="center"/>
            <w:hideMark/>
          </w:tcPr>
          <w:p w14:paraId="5EC95B15"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Remplissage des fiches de renseignements familiales avec les parents</w:t>
            </w:r>
          </w:p>
        </w:tc>
        <w:tc>
          <w:tcPr>
            <w:tcW w:w="698" w:type="pct"/>
            <w:tcBorders>
              <w:top w:val="nil"/>
              <w:left w:val="nil"/>
              <w:bottom w:val="single" w:sz="4" w:space="0" w:color="auto"/>
              <w:right w:val="single" w:sz="4" w:space="0" w:color="auto"/>
            </w:tcBorders>
            <w:vAlign w:val="center"/>
            <w:hideMark/>
          </w:tcPr>
          <w:p w14:paraId="6DB8131C"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Avoir les informations sur la situation socio-économique des familles</w:t>
            </w:r>
          </w:p>
        </w:tc>
        <w:tc>
          <w:tcPr>
            <w:tcW w:w="698" w:type="pct"/>
            <w:tcBorders>
              <w:top w:val="nil"/>
              <w:left w:val="nil"/>
              <w:bottom w:val="single" w:sz="4" w:space="0" w:color="auto"/>
              <w:right w:val="single" w:sz="4" w:space="0" w:color="auto"/>
            </w:tcBorders>
            <w:vAlign w:val="center"/>
            <w:hideMark/>
          </w:tcPr>
          <w:p w14:paraId="49C21B3F"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RPAR</w:t>
            </w:r>
          </w:p>
        </w:tc>
        <w:tc>
          <w:tcPr>
            <w:tcW w:w="507" w:type="pct"/>
            <w:tcBorders>
              <w:top w:val="single" w:sz="4" w:space="0" w:color="auto"/>
              <w:left w:val="nil"/>
              <w:bottom w:val="single" w:sz="4" w:space="0" w:color="auto"/>
              <w:right w:val="single" w:sz="4" w:space="0" w:color="auto"/>
            </w:tcBorders>
          </w:tcPr>
          <w:p w14:paraId="369C2651" w14:textId="77777777" w:rsidR="0037380A" w:rsidRPr="00031A77" w:rsidRDefault="0037380A" w:rsidP="0021463E">
            <w:pPr>
              <w:rPr>
                <w:rFonts w:eastAsia="Times New Roman" w:cstheme="minorHAnsi"/>
                <w:color w:val="000000"/>
                <w:lang w:val="fr-FR"/>
              </w:rPr>
            </w:pPr>
            <w:proofErr w:type="gramStart"/>
            <w:r w:rsidRPr="00031A77">
              <w:rPr>
                <w:rFonts w:eastAsia="Times New Roman" w:cstheme="minorHAnsi"/>
                <w:color w:val="000000"/>
                <w:lang w:val="fr-FR"/>
              </w:rPr>
              <w:t>mars</w:t>
            </w:r>
            <w:proofErr w:type="gramEnd"/>
            <w:r w:rsidRPr="00031A77">
              <w:rPr>
                <w:rFonts w:eastAsia="Times New Roman" w:cstheme="minorHAnsi"/>
                <w:color w:val="000000"/>
                <w:lang w:val="fr-FR"/>
              </w:rPr>
              <w:t xml:space="preserve"> et durant la réunion d’information</w:t>
            </w:r>
          </w:p>
        </w:tc>
        <w:tc>
          <w:tcPr>
            <w:tcW w:w="698" w:type="pct"/>
            <w:tcBorders>
              <w:top w:val="nil"/>
              <w:left w:val="single" w:sz="4" w:space="0" w:color="auto"/>
              <w:bottom w:val="single" w:sz="4" w:space="0" w:color="auto"/>
              <w:right w:val="single" w:sz="4" w:space="0" w:color="auto"/>
            </w:tcBorders>
            <w:vAlign w:val="center"/>
            <w:hideMark/>
          </w:tcPr>
          <w:p w14:paraId="1F76B085"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IR</w:t>
            </w:r>
          </w:p>
        </w:tc>
        <w:tc>
          <w:tcPr>
            <w:tcW w:w="1732" w:type="pct"/>
            <w:tcBorders>
              <w:top w:val="nil"/>
              <w:left w:val="nil"/>
              <w:bottom w:val="single" w:sz="4" w:space="0" w:color="auto"/>
              <w:right w:val="single" w:sz="4" w:space="0" w:color="auto"/>
            </w:tcBorders>
            <w:vAlign w:val="center"/>
            <w:hideMark/>
          </w:tcPr>
          <w:p w14:paraId="275E8F8C"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Fiche de </w:t>
            </w:r>
            <w:proofErr w:type="spellStart"/>
            <w:r w:rsidRPr="00935165">
              <w:rPr>
                <w:rFonts w:eastAsia="Times New Roman" w:cstheme="minorHAnsi"/>
                <w:color w:val="000000"/>
              </w:rPr>
              <w:t>renseignement</w:t>
            </w:r>
            <w:proofErr w:type="spellEnd"/>
            <w:r w:rsidRPr="00935165">
              <w:rPr>
                <w:rFonts w:eastAsia="Times New Roman" w:cstheme="minorHAnsi"/>
                <w:color w:val="000000"/>
              </w:rPr>
              <w:t xml:space="preserve"> familial</w:t>
            </w:r>
          </w:p>
        </w:tc>
      </w:tr>
      <w:tr w:rsidR="00810445" w:rsidRPr="00F82A50" w14:paraId="2D9E1224" w14:textId="77777777" w:rsidTr="00810445">
        <w:trPr>
          <w:trHeight w:val="680"/>
        </w:trPr>
        <w:tc>
          <w:tcPr>
            <w:tcW w:w="667" w:type="pct"/>
            <w:tcBorders>
              <w:top w:val="nil"/>
              <w:left w:val="single" w:sz="4" w:space="0" w:color="auto"/>
              <w:bottom w:val="single" w:sz="4" w:space="0" w:color="auto"/>
              <w:right w:val="single" w:sz="4" w:space="0" w:color="auto"/>
            </w:tcBorders>
            <w:vAlign w:val="center"/>
            <w:hideMark/>
          </w:tcPr>
          <w:p w14:paraId="61EC7B8A"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Tests de niveau des connaissances</w:t>
            </w:r>
          </w:p>
        </w:tc>
        <w:tc>
          <w:tcPr>
            <w:tcW w:w="698" w:type="pct"/>
            <w:tcBorders>
              <w:top w:val="nil"/>
              <w:left w:val="nil"/>
              <w:bottom w:val="single" w:sz="4" w:space="0" w:color="auto"/>
              <w:right w:val="single" w:sz="4" w:space="0" w:color="auto"/>
            </w:tcBorders>
            <w:vAlign w:val="center"/>
            <w:hideMark/>
          </w:tcPr>
          <w:p w14:paraId="484C468F"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Evaluer les connaissances des jeunes</w:t>
            </w:r>
          </w:p>
        </w:tc>
        <w:tc>
          <w:tcPr>
            <w:tcW w:w="698" w:type="pct"/>
            <w:tcBorders>
              <w:top w:val="nil"/>
              <w:left w:val="nil"/>
              <w:bottom w:val="single" w:sz="4" w:space="0" w:color="auto"/>
              <w:right w:val="single" w:sz="4" w:space="0" w:color="auto"/>
            </w:tcBorders>
            <w:vAlign w:val="center"/>
            <w:hideMark/>
          </w:tcPr>
          <w:p w14:paraId="313BA53B"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RPAR</w:t>
            </w:r>
          </w:p>
        </w:tc>
        <w:tc>
          <w:tcPr>
            <w:tcW w:w="507" w:type="pct"/>
            <w:tcBorders>
              <w:top w:val="single" w:sz="4" w:space="0" w:color="auto"/>
              <w:left w:val="nil"/>
              <w:bottom w:val="single" w:sz="4" w:space="0" w:color="auto"/>
              <w:right w:val="single" w:sz="4" w:space="0" w:color="auto"/>
            </w:tcBorders>
          </w:tcPr>
          <w:p w14:paraId="583E94A2"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Début </w:t>
            </w:r>
            <w:proofErr w:type="spellStart"/>
            <w:r w:rsidRPr="00935165">
              <w:rPr>
                <w:rFonts w:eastAsia="Times New Roman" w:cstheme="minorHAnsi"/>
                <w:color w:val="000000"/>
              </w:rPr>
              <w:t>mai</w:t>
            </w:r>
            <w:proofErr w:type="spellEnd"/>
          </w:p>
        </w:tc>
        <w:tc>
          <w:tcPr>
            <w:tcW w:w="698" w:type="pct"/>
            <w:tcBorders>
              <w:top w:val="nil"/>
              <w:left w:val="single" w:sz="4" w:space="0" w:color="auto"/>
              <w:bottom w:val="single" w:sz="4" w:space="0" w:color="auto"/>
              <w:right w:val="single" w:sz="4" w:space="0" w:color="auto"/>
            </w:tcBorders>
            <w:vAlign w:val="center"/>
            <w:hideMark/>
          </w:tcPr>
          <w:p w14:paraId="73D900A3" w14:textId="77777777" w:rsidR="0037380A" w:rsidRPr="00935165" w:rsidRDefault="0037380A" w:rsidP="0021463E">
            <w:pPr>
              <w:rPr>
                <w:rFonts w:eastAsia="Times New Roman" w:cstheme="minorHAnsi"/>
                <w:color w:val="000000"/>
              </w:rPr>
            </w:pPr>
            <w:proofErr w:type="spellStart"/>
            <w:r w:rsidRPr="00935165">
              <w:rPr>
                <w:rFonts w:eastAsia="Times New Roman" w:cstheme="minorHAnsi"/>
                <w:color w:val="000000"/>
              </w:rPr>
              <w:t>Coordinateur</w:t>
            </w:r>
            <w:proofErr w:type="spellEnd"/>
            <w:r w:rsidRPr="00935165">
              <w:rPr>
                <w:rFonts w:eastAsia="Times New Roman" w:cstheme="minorHAnsi"/>
                <w:color w:val="000000"/>
              </w:rPr>
              <w:t xml:space="preserve"> </w:t>
            </w:r>
            <w:proofErr w:type="spellStart"/>
            <w:r w:rsidRPr="00935165">
              <w:rPr>
                <w:rFonts w:eastAsia="Times New Roman" w:cstheme="minorHAnsi"/>
                <w:color w:val="000000"/>
              </w:rPr>
              <w:t>pédagogique</w:t>
            </w:r>
            <w:proofErr w:type="spellEnd"/>
          </w:p>
        </w:tc>
        <w:tc>
          <w:tcPr>
            <w:tcW w:w="1732" w:type="pct"/>
            <w:tcBorders>
              <w:top w:val="nil"/>
              <w:left w:val="nil"/>
              <w:bottom w:val="single" w:sz="4" w:space="0" w:color="auto"/>
              <w:right w:val="single" w:sz="4" w:space="0" w:color="auto"/>
            </w:tcBorders>
            <w:vAlign w:val="center"/>
            <w:hideMark/>
          </w:tcPr>
          <w:p w14:paraId="7A7F2836" w14:textId="77777777" w:rsidR="00810445"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 Sujet des tests de compétence en français, </w:t>
            </w:r>
          </w:p>
          <w:p w14:paraId="66FA5BBB" w14:textId="3C67F06C" w:rsidR="0037380A" w:rsidRPr="00935165" w:rsidRDefault="0037380A" w:rsidP="0021463E">
            <w:pPr>
              <w:rPr>
                <w:rFonts w:eastAsia="Times New Roman" w:cstheme="minorHAnsi"/>
                <w:color w:val="000000"/>
              </w:rPr>
            </w:pPr>
            <w:proofErr w:type="spellStart"/>
            <w:r w:rsidRPr="00935165">
              <w:rPr>
                <w:rFonts w:eastAsia="Times New Roman" w:cstheme="minorHAnsi"/>
                <w:color w:val="000000"/>
              </w:rPr>
              <w:t>malagasy</w:t>
            </w:r>
            <w:proofErr w:type="spellEnd"/>
            <w:r w:rsidRPr="00935165">
              <w:rPr>
                <w:rFonts w:eastAsia="Times New Roman" w:cstheme="minorHAnsi"/>
                <w:color w:val="000000"/>
              </w:rPr>
              <w:t xml:space="preserve"> et </w:t>
            </w:r>
            <w:proofErr w:type="spellStart"/>
            <w:r w:rsidRPr="00935165">
              <w:rPr>
                <w:rFonts w:eastAsia="Times New Roman" w:cstheme="minorHAnsi"/>
                <w:color w:val="000000"/>
              </w:rPr>
              <w:t>mathématiques</w:t>
            </w:r>
            <w:proofErr w:type="spellEnd"/>
          </w:p>
        </w:tc>
      </w:tr>
      <w:tr w:rsidR="00810445" w:rsidRPr="00031A77" w14:paraId="4ADD1C28" w14:textId="77777777" w:rsidTr="00810445">
        <w:trPr>
          <w:trHeight w:val="640"/>
        </w:trPr>
        <w:tc>
          <w:tcPr>
            <w:tcW w:w="667" w:type="pct"/>
            <w:tcBorders>
              <w:top w:val="nil"/>
              <w:left w:val="single" w:sz="4" w:space="0" w:color="auto"/>
              <w:bottom w:val="single" w:sz="4" w:space="0" w:color="auto"/>
              <w:right w:val="single" w:sz="4" w:space="0" w:color="auto"/>
            </w:tcBorders>
            <w:vAlign w:val="center"/>
            <w:hideMark/>
          </w:tcPr>
          <w:p w14:paraId="242AB690"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Correction des tests de niveau des connaissances</w:t>
            </w:r>
          </w:p>
        </w:tc>
        <w:tc>
          <w:tcPr>
            <w:tcW w:w="698" w:type="pct"/>
            <w:tcBorders>
              <w:top w:val="nil"/>
              <w:left w:val="nil"/>
              <w:bottom w:val="single" w:sz="4" w:space="0" w:color="auto"/>
              <w:right w:val="single" w:sz="4" w:space="0" w:color="auto"/>
            </w:tcBorders>
            <w:vAlign w:val="center"/>
            <w:hideMark/>
          </w:tcPr>
          <w:p w14:paraId="15AA70BB"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 </w:t>
            </w:r>
          </w:p>
        </w:tc>
        <w:tc>
          <w:tcPr>
            <w:tcW w:w="698" w:type="pct"/>
            <w:tcBorders>
              <w:top w:val="nil"/>
              <w:left w:val="nil"/>
              <w:bottom w:val="single" w:sz="4" w:space="0" w:color="auto"/>
              <w:right w:val="single" w:sz="4" w:space="0" w:color="auto"/>
            </w:tcBorders>
            <w:vAlign w:val="center"/>
            <w:hideMark/>
          </w:tcPr>
          <w:p w14:paraId="46B3752C" w14:textId="77777777" w:rsidR="0037380A" w:rsidRPr="00935165" w:rsidRDefault="0037380A" w:rsidP="0021463E">
            <w:pPr>
              <w:rPr>
                <w:rFonts w:eastAsia="Times New Roman" w:cstheme="minorHAnsi"/>
                <w:color w:val="000000"/>
              </w:rPr>
            </w:pPr>
            <w:proofErr w:type="spellStart"/>
            <w:r w:rsidRPr="00935165">
              <w:rPr>
                <w:rFonts w:eastAsia="Times New Roman" w:cstheme="minorHAnsi"/>
                <w:color w:val="000000"/>
              </w:rPr>
              <w:t>Péda</w:t>
            </w:r>
            <w:proofErr w:type="spellEnd"/>
          </w:p>
        </w:tc>
        <w:tc>
          <w:tcPr>
            <w:tcW w:w="507" w:type="pct"/>
            <w:tcBorders>
              <w:top w:val="single" w:sz="4" w:space="0" w:color="auto"/>
              <w:left w:val="nil"/>
              <w:bottom w:val="single" w:sz="4" w:space="0" w:color="auto"/>
              <w:right w:val="single" w:sz="4" w:space="0" w:color="auto"/>
            </w:tcBorders>
          </w:tcPr>
          <w:p w14:paraId="6DA2FE82" w14:textId="77777777" w:rsidR="0037380A" w:rsidRPr="00935165" w:rsidRDefault="0037380A" w:rsidP="0021463E">
            <w:pPr>
              <w:rPr>
                <w:rFonts w:eastAsia="Times New Roman" w:cstheme="minorHAnsi"/>
                <w:color w:val="000000"/>
              </w:rPr>
            </w:pPr>
            <w:proofErr w:type="spellStart"/>
            <w:r w:rsidRPr="00935165">
              <w:rPr>
                <w:rFonts w:eastAsia="Times New Roman" w:cstheme="minorHAnsi"/>
                <w:color w:val="000000"/>
              </w:rPr>
              <w:t>mai</w:t>
            </w:r>
            <w:proofErr w:type="spellEnd"/>
          </w:p>
          <w:p w14:paraId="210AC627"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(3° </w:t>
            </w:r>
            <w:proofErr w:type="spellStart"/>
            <w:r w:rsidRPr="00935165">
              <w:rPr>
                <w:rFonts w:eastAsia="Times New Roman" w:cstheme="minorHAnsi"/>
                <w:color w:val="000000"/>
              </w:rPr>
              <w:t>semaine</w:t>
            </w:r>
            <w:proofErr w:type="spellEnd"/>
            <w:r w:rsidRPr="00935165">
              <w:rPr>
                <w:rFonts w:eastAsia="Times New Roman" w:cstheme="minorHAnsi"/>
                <w:color w:val="000000"/>
              </w:rPr>
              <w:t>)</w:t>
            </w:r>
          </w:p>
        </w:tc>
        <w:tc>
          <w:tcPr>
            <w:tcW w:w="698" w:type="pct"/>
            <w:tcBorders>
              <w:top w:val="nil"/>
              <w:left w:val="single" w:sz="4" w:space="0" w:color="auto"/>
              <w:bottom w:val="single" w:sz="4" w:space="0" w:color="auto"/>
              <w:right w:val="single" w:sz="4" w:space="0" w:color="auto"/>
            </w:tcBorders>
            <w:vAlign w:val="center"/>
            <w:hideMark/>
          </w:tcPr>
          <w:p w14:paraId="356082A3"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PAR – Pôle Educ – Coordinateur Pédagogique</w:t>
            </w:r>
          </w:p>
        </w:tc>
        <w:tc>
          <w:tcPr>
            <w:tcW w:w="1732" w:type="pct"/>
            <w:tcBorders>
              <w:top w:val="nil"/>
              <w:left w:val="nil"/>
              <w:bottom w:val="single" w:sz="4" w:space="0" w:color="auto"/>
              <w:right w:val="single" w:sz="4" w:space="0" w:color="auto"/>
            </w:tcBorders>
            <w:vAlign w:val="center"/>
            <w:hideMark/>
          </w:tcPr>
          <w:p w14:paraId="52807118"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Tests corrigés </w:t>
            </w:r>
          </w:p>
          <w:p w14:paraId="247F834E"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Tableau des notes </w:t>
            </w:r>
          </w:p>
        </w:tc>
      </w:tr>
      <w:tr w:rsidR="00810445" w:rsidRPr="00F82A50" w14:paraId="61B9671E" w14:textId="77777777" w:rsidTr="00810445">
        <w:trPr>
          <w:trHeight w:val="680"/>
        </w:trPr>
        <w:tc>
          <w:tcPr>
            <w:tcW w:w="667" w:type="pct"/>
            <w:tcBorders>
              <w:top w:val="nil"/>
              <w:left w:val="single" w:sz="4" w:space="0" w:color="auto"/>
              <w:bottom w:val="single" w:sz="4" w:space="0" w:color="auto"/>
              <w:right w:val="single" w:sz="4" w:space="0" w:color="auto"/>
            </w:tcBorders>
            <w:vAlign w:val="center"/>
            <w:hideMark/>
          </w:tcPr>
          <w:p w14:paraId="1F8DF5B0"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1</w:t>
            </w:r>
            <w:r w:rsidRPr="00935165">
              <w:rPr>
                <w:rFonts w:eastAsia="Times New Roman" w:cstheme="minorHAnsi"/>
                <w:color w:val="000000"/>
                <w:vertAlign w:val="superscript"/>
              </w:rPr>
              <w:t>ère</w:t>
            </w:r>
            <w:r w:rsidRPr="00935165">
              <w:rPr>
                <w:rFonts w:eastAsia="Times New Roman" w:cstheme="minorHAnsi"/>
                <w:color w:val="000000"/>
              </w:rPr>
              <w:t xml:space="preserve"> </w:t>
            </w:r>
            <w:proofErr w:type="spellStart"/>
            <w:r w:rsidRPr="00935165">
              <w:rPr>
                <w:rFonts w:eastAsia="Times New Roman" w:cstheme="minorHAnsi"/>
                <w:color w:val="000000"/>
              </w:rPr>
              <w:t>Délibération</w:t>
            </w:r>
            <w:proofErr w:type="spellEnd"/>
            <w:r w:rsidRPr="00935165">
              <w:rPr>
                <w:rFonts w:eastAsia="Times New Roman" w:cstheme="minorHAnsi"/>
                <w:color w:val="000000"/>
              </w:rPr>
              <w:t xml:space="preserve"> </w:t>
            </w:r>
          </w:p>
        </w:tc>
        <w:tc>
          <w:tcPr>
            <w:tcW w:w="698" w:type="pct"/>
            <w:tcBorders>
              <w:top w:val="nil"/>
              <w:left w:val="nil"/>
              <w:bottom w:val="single" w:sz="4" w:space="0" w:color="auto"/>
              <w:right w:val="single" w:sz="4" w:space="0" w:color="auto"/>
            </w:tcBorders>
            <w:vAlign w:val="center"/>
            <w:hideMark/>
          </w:tcPr>
          <w:p w14:paraId="24171B89"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Délibérer sur les résultats des tests et les catégories socio-économiques</w:t>
            </w:r>
          </w:p>
        </w:tc>
        <w:tc>
          <w:tcPr>
            <w:tcW w:w="698" w:type="pct"/>
            <w:tcBorders>
              <w:top w:val="nil"/>
              <w:left w:val="nil"/>
              <w:bottom w:val="single" w:sz="4" w:space="0" w:color="auto"/>
              <w:right w:val="single" w:sz="4" w:space="0" w:color="auto"/>
            </w:tcBorders>
            <w:vAlign w:val="center"/>
            <w:hideMark/>
          </w:tcPr>
          <w:p w14:paraId="25880BE5"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RPAR - </w:t>
            </w:r>
          </w:p>
        </w:tc>
        <w:tc>
          <w:tcPr>
            <w:tcW w:w="507" w:type="pct"/>
            <w:tcBorders>
              <w:top w:val="single" w:sz="4" w:space="0" w:color="auto"/>
              <w:left w:val="nil"/>
              <w:bottom w:val="single" w:sz="4" w:space="0" w:color="auto"/>
              <w:right w:val="single" w:sz="4" w:space="0" w:color="auto"/>
            </w:tcBorders>
          </w:tcPr>
          <w:p w14:paraId="6F3D21B6" w14:textId="77777777" w:rsidR="0037380A" w:rsidRPr="00935165" w:rsidRDefault="0037380A" w:rsidP="0037380A">
            <w:pPr>
              <w:rPr>
                <w:rFonts w:eastAsia="Times New Roman" w:cstheme="minorHAnsi"/>
                <w:color w:val="000000"/>
              </w:rPr>
            </w:pPr>
            <w:proofErr w:type="spellStart"/>
            <w:r w:rsidRPr="00935165">
              <w:rPr>
                <w:rFonts w:eastAsia="Times New Roman" w:cstheme="minorHAnsi"/>
                <w:color w:val="000000"/>
              </w:rPr>
              <w:t>mai</w:t>
            </w:r>
            <w:proofErr w:type="spellEnd"/>
          </w:p>
        </w:tc>
        <w:tc>
          <w:tcPr>
            <w:tcW w:w="698" w:type="pct"/>
            <w:tcBorders>
              <w:top w:val="nil"/>
              <w:left w:val="single" w:sz="4" w:space="0" w:color="auto"/>
              <w:bottom w:val="single" w:sz="4" w:space="0" w:color="auto"/>
              <w:right w:val="single" w:sz="4" w:space="0" w:color="auto"/>
            </w:tcBorders>
            <w:vAlign w:val="center"/>
            <w:hideMark/>
          </w:tcPr>
          <w:p w14:paraId="174334F0"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Comité de la </w:t>
            </w:r>
            <w:proofErr w:type="spellStart"/>
            <w:r w:rsidRPr="00935165">
              <w:rPr>
                <w:rFonts w:eastAsia="Times New Roman" w:cstheme="minorHAnsi"/>
                <w:color w:val="000000"/>
              </w:rPr>
              <w:t>sélection</w:t>
            </w:r>
            <w:proofErr w:type="spellEnd"/>
          </w:p>
        </w:tc>
        <w:tc>
          <w:tcPr>
            <w:tcW w:w="1732" w:type="pct"/>
            <w:tcBorders>
              <w:top w:val="nil"/>
              <w:left w:val="nil"/>
              <w:bottom w:val="single" w:sz="4" w:space="0" w:color="auto"/>
              <w:right w:val="single" w:sz="4" w:space="0" w:color="auto"/>
            </w:tcBorders>
            <w:vAlign w:val="center"/>
            <w:hideMark/>
          </w:tcPr>
          <w:p w14:paraId="79255277" w14:textId="77777777" w:rsidR="00810445"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Fiche de renseignement familial et résultat </w:t>
            </w:r>
          </w:p>
          <w:p w14:paraId="08528B5F" w14:textId="7B369CAB" w:rsidR="0037380A" w:rsidRPr="00935165" w:rsidRDefault="0037380A" w:rsidP="0021463E">
            <w:pPr>
              <w:rPr>
                <w:rFonts w:eastAsia="Times New Roman" w:cstheme="minorHAnsi"/>
                <w:color w:val="000000"/>
              </w:rPr>
            </w:pPr>
            <w:r w:rsidRPr="00935165">
              <w:rPr>
                <w:rFonts w:eastAsia="Times New Roman" w:cstheme="minorHAnsi"/>
                <w:color w:val="000000"/>
              </w:rPr>
              <w:t xml:space="preserve">du test </w:t>
            </w:r>
            <w:proofErr w:type="spellStart"/>
            <w:r w:rsidRPr="00935165">
              <w:rPr>
                <w:rFonts w:eastAsia="Times New Roman" w:cstheme="minorHAnsi"/>
                <w:color w:val="000000"/>
              </w:rPr>
              <w:t>écrit</w:t>
            </w:r>
            <w:proofErr w:type="spellEnd"/>
          </w:p>
        </w:tc>
      </w:tr>
      <w:tr w:rsidR="00810445" w:rsidRPr="00031A77" w14:paraId="54C4BE83" w14:textId="77777777" w:rsidTr="00810445">
        <w:trPr>
          <w:trHeight w:val="1360"/>
        </w:trPr>
        <w:tc>
          <w:tcPr>
            <w:tcW w:w="667" w:type="pct"/>
            <w:tcBorders>
              <w:top w:val="nil"/>
              <w:left w:val="single" w:sz="4" w:space="0" w:color="auto"/>
              <w:bottom w:val="single" w:sz="4" w:space="0" w:color="auto"/>
              <w:right w:val="single" w:sz="4" w:space="0" w:color="auto"/>
            </w:tcBorders>
            <w:vAlign w:val="center"/>
            <w:hideMark/>
          </w:tcPr>
          <w:p w14:paraId="20B5DF2A"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Vérification des informations concernant les jeunes</w:t>
            </w:r>
          </w:p>
        </w:tc>
        <w:tc>
          <w:tcPr>
            <w:tcW w:w="698" w:type="pct"/>
            <w:tcBorders>
              <w:top w:val="nil"/>
              <w:left w:val="nil"/>
              <w:bottom w:val="single" w:sz="4" w:space="0" w:color="auto"/>
              <w:right w:val="single" w:sz="4" w:space="0" w:color="auto"/>
            </w:tcBorders>
            <w:vAlign w:val="center"/>
            <w:hideMark/>
          </w:tcPr>
          <w:p w14:paraId="7C3F0BFF"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Avoir des informations et des confirmations de fiche de renseignement familiale</w:t>
            </w:r>
          </w:p>
        </w:tc>
        <w:tc>
          <w:tcPr>
            <w:tcW w:w="698" w:type="pct"/>
            <w:tcBorders>
              <w:top w:val="nil"/>
              <w:left w:val="nil"/>
              <w:bottom w:val="single" w:sz="4" w:space="0" w:color="auto"/>
              <w:right w:val="single" w:sz="4" w:space="0" w:color="auto"/>
            </w:tcBorders>
            <w:vAlign w:val="center"/>
            <w:hideMark/>
          </w:tcPr>
          <w:p w14:paraId="19BC2941"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RPAR - </w:t>
            </w:r>
          </w:p>
        </w:tc>
        <w:tc>
          <w:tcPr>
            <w:tcW w:w="507" w:type="pct"/>
            <w:tcBorders>
              <w:top w:val="single" w:sz="4" w:space="0" w:color="auto"/>
              <w:left w:val="nil"/>
              <w:bottom w:val="single" w:sz="4" w:space="0" w:color="auto"/>
              <w:right w:val="single" w:sz="4" w:space="0" w:color="auto"/>
            </w:tcBorders>
          </w:tcPr>
          <w:p w14:paraId="62876094" w14:textId="77777777" w:rsidR="0037380A" w:rsidRPr="00935165" w:rsidRDefault="0037380A" w:rsidP="0021463E">
            <w:pPr>
              <w:rPr>
                <w:rFonts w:eastAsia="Times New Roman" w:cstheme="minorHAnsi"/>
                <w:color w:val="000000"/>
              </w:rPr>
            </w:pPr>
            <w:proofErr w:type="spellStart"/>
            <w:r w:rsidRPr="00935165">
              <w:rPr>
                <w:rFonts w:eastAsia="Times New Roman" w:cstheme="minorHAnsi"/>
                <w:color w:val="000000"/>
              </w:rPr>
              <w:t>mai</w:t>
            </w:r>
            <w:proofErr w:type="spellEnd"/>
          </w:p>
        </w:tc>
        <w:tc>
          <w:tcPr>
            <w:tcW w:w="698" w:type="pct"/>
            <w:tcBorders>
              <w:top w:val="nil"/>
              <w:left w:val="single" w:sz="4" w:space="0" w:color="auto"/>
              <w:bottom w:val="single" w:sz="4" w:space="0" w:color="auto"/>
              <w:right w:val="single" w:sz="4" w:space="0" w:color="auto"/>
            </w:tcBorders>
            <w:vAlign w:val="center"/>
            <w:hideMark/>
          </w:tcPr>
          <w:p w14:paraId="7E90EFEB"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IR</w:t>
            </w:r>
          </w:p>
        </w:tc>
        <w:tc>
          <w:tcPr>
            <w:tcW w:w="1732" w:type="pct"/>
            <w:tcBorders>
              <w:top w:val="nil"/>
              <w:left w:val="nil"/>
              <w:bottom w:val="single" w:sz="4" w:space="0" w:color="auto"/>
              <w:right w:val="single" w:sz="4" w:space="0" w:color="auto"/>
            </w:tcBorders>
            <w:vAlign w:val="center"/>
            <w:hideMark/>
          </w:tcPr>
          <w:p w14:paraId="664424E4" w14:textId="77777777" w:rsidR="00810445"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Renseignement des jeunes aux </w:t>
            </w:r>
          </w:p>
          <w:p w14:paraId="195108A1" w14:textId="6FFA0950" w:rsidR="0037380A" w:rsidRPr="00031A77" w:rsidRDefault="0037380A" w:rsidP="0021463E">
            <w:pPr>
              <w:rPr>
                <w:rFonts w:eastAsia="Times New Roman" w:cstheme="minorHAnsi"/>
                <w:color w:val="000000"/>
                <w:lang w:val="fr-FR"/>
              </w:rPr>
            </w:pPr>
            <w:proofErr w:type="gramStart"/>
            <w:r w:rsidRPr="00031A77">
              <w:rPr>
                <w:rFonts w:eastAsia="Times New Roman" w:cstheme="minorHAnsi"/>
                <w:color w:val="000000"/>
                <w:lang w:val="fr-FR"/>
              </w:rPr>
              <w:t>collèges</w:t>
            </w:r>
            <w:proofErr w:type="gramEnd"/>
          </w:p>
        </w:tc>
      </w:tr>
      <w:tr w:rsidR="00810445" w:rsidRPr="00031A77" w14:paraId="06A9D771" w14:textId="77777777" w:rsidTr="00810445">
        <w:trPr>
          <w:trHeight w:val="680"/>
        </w:trPr>
        <w:tc>
          <w:tcPr>
            <w:tcW w:w="667" w:type="pct"/>
            <w:tcBorders>
              <w:top w:val="nil"/>
              <w:left w:val="single" w:sz="4" w:space="0" w:color="auto"/>
              <w:bottom w:val="single" w:sz="4" w:space="0" w:color="auto"/>
              <w:right w:val="single" w:sz="4" w:space="0" w:color="auto"/>
            </w:tcBorders>
            <w:vAlign w:val="center"/>
            <w:hideMark/>
          </w:tcPr>
          <w:p w14:paraId="1ACD8002"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Sortie des listes des jeunes présélectionn</w:t>
            </w:r>
            <w:r w:rsidRPr="00031A77">
              <w:rPr>
                <w:rFonts w:eastAsia="Times New Roman" w:cstheme="minorHAnsi"/>
                <w:color w:val="000000"/>
                <w:lang w:val="fr-FR"/>
              </w:rPr>
              <w:lastRenderedPageBreak/>
              <w:t>és pour l'entretien</w:t>
            </w:r>
          </w:p>
        </w:tc>
        <w:tc>
          <w:tcPr>
            <w:tcW w:w="698" w:type="pct"/>
            <w:tcBorders>
              <w:top w:val="nil"/>
              <w:left w:val="nil"/>
              <w:bottom w:val="single" w:sz="4" w:space="0" w:color="auto"/>
              <w:right w:val="single" w:sz="4" w:space="0" w:color="auto"/>
            </w:tcBorders>
            <w:vAlign w:val="center"/>
            <w:hideMark/>
          </w:tcPr>
          <w:p w14:paraId="58B48D17"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lastRenderedPageBreak/>
              <w:t> </w:t>
            </w:r>
          </w:p>
        </w:tc>
        <w:tc>
          <w:tcPr>
            <w:tcW w:w="698" w:type="pct"/>
            <w:tcBorders>
              <w:top w:val="nil"/>
              <w:left w:val="nil"/>
              <w:bottom w:val="single" w:sz="4" w:space="0" w:color="auto"/>
              <w:right w:val="single" w:sz="4" w:space="0" w:color="auto"/>
            </w:tcBorders>
            <w:vAlign w:val="center"/>
            <w:hideMark/>
          </w:tcPr>
          <w:p w14:paraId="21958652"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RPAR - </w:t>
            </w:r>
          </w:p>
        </w:tc>
        <w:tc>
          <w:tcPr>
            <w:tcW w:w="507" w:type="pct"/>
            <w:tcBorders>
              <w:top w:val="single" w:sz="4" w:space="0" w:color="auto"/>
              <w:left w:val="nil"/>
              <w:bottom w:val="single" w:sz="4" w:space="0" w:color="auto"/>
              <w:right w:val="single" w:sz="4" w:space="0" w:color="auto"/>
            </w:tcBorders>
          </w:tcPr>
          <w:p w14:paraId="004EBEE6"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3è semaine du mois de mai</w:t>
            </w:r>
          </w:p>
        </w:tc>
        <w:tc>
          <w:tcPr>
            <w:tcW w:w="698" w:type="pct"/>
            <w:tcBorders>
              <w:top w:val="nil"/>
              <w:left w:val="single" w:sz="4" w:space="0" w:color="auto"/>
              <w:bottom w:val="single" w:sz="4" w:space="0" w:color="auto"/>
              <w:right w:val="single" w:sz="4" w:space="0" w:color="auto"/>
            </w:tcBorders>
            <w:vAlign w:val="center"/>
            <w:hideMark/>
          </w:tcPr>
          <w:p w14:paraId="67FE3F7D"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IR – Comité de </w:t>
            </w:r>
            <w:proofErr w:type="spellStart"/>
            <w:r w:rsidRPr="00935165">
              <w:rPr>
                <w:rFonts w:eastAsia="Times New Roman" w:cstheme="minorHAnsi"/>
                <w:color w:val="000000"/>
              </w:rPr>
              <w:t>sélection</w:t>
            </w:r>
            <w:proofErr w:type="spellEnd"/>
          </w:p>
        </w:tc>
        <w:tc>
          <w:tcPr>
            <w:tcW w:w="1732" w:type="pct"/>
            <w:tcBorders>
              <w:top w:val="nil"/>
              <w:left w:val="nil"/>
              <w:bottom w:val="single" w:sz="4" w:space="0" w:color="auto"/>
              <w:right w:val="single" w:sz="4" w:space="0" w:color="auto"/>
            </w:tcBorders>
            <w:vAlign w:val="center"/>
            <w:hideMark/>
          </w:tcPr>
          <w:p w14:paraId="1FD6989F"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Liste par internat de la réussite</w:t>
            </w:r>
          </w:p>
        </w:tc>
      </w:tr>
      <w:tr w:rsidR="00810445" w:rsidRPr="00031A77" w14:paraId="602ABE72" w14:textId="77777777" w:rsidTr="00810445">
        <w:trPr>
          <w:trHeight w:val="1020"/>
        </w:trPr>
        <w:tc>
          <w:tcPr>
            <w:tcW w:w="667" w:type="pct"/>
            <w:tcBorders>
              <w:top w:val="nil"/>
              <w:left w:val="single" w:sz="4" w:space="0" w:color="auto"/>
              <w:bottom w:val="single" w:sz="4" w:space="0" w:color="auto"/>
              <w:right w:val="single" w:sz="4" w:space="0" w:color="auto"/>
            </w:tcBorders>
            <w:vAlign w:val="center"/>
            <w:hideMark/>
          </w:tcPr>
          <w:p w14:paraId="3CBACF0F"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Organisation des entretiens parents/élèves</w:t>
            </w:r>
          </w:p>
        </w:tc>
        <w:tc>
          <w:tcPr>
            <w:tcW w:w="698" w:type="pct"/>
            <w:tcBorders>
              <w:top w:val="nil"/>
              <w:left w:val="nil"/>
              <w:bottom w:val="single" w:sz="4" w:space="0" w:color="auto"/>
              <w:right w:val="single" w:sz="4" w:space="0" w:color="auto"/>
            </w:tcBorders>
            <w:vAlign w:val="center"/>
            <w:hideMark/>
          </w:tcPr>
          <w:p w14:paraId="65A65773"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-Définir les dates d'entretien par centre,</w:t>
            </w:r>
            <w:r w:rsidRPr="00031A77">
              <w:rPr>
                <w:rFonts w:eastAsia="Times New Roman" w:cstheme="minorHAnsi"/>
                <w:color w:val="000000"/>
                <w:lang w:val="fr-FR"/>
              </w:rPr>
              <w:br/>
              <w:t>-Expliquer auprès des membres de comité les contenus et le déroulement de l'entretien.</w:t>
            </w:r>
          </w:p>
        </w:tc>
        <w:tc>
          <w:tcPr>
            <w:tcW w:w="698" w:type="pct"/>
            <w:tcBorders>
              <w:top w:val="nil"/>
              <w:left w:val="nil"/>
              <w:bottom w:val="single" w:sz="4" w:space="0" w:color="auto"/>
              <w:right w:val="single" w:sz="4" w:space="0" w:color="auto"/>
            </w:tcBorders>
            <w:vAlign w:val="center"/>
            <w:hideMark/>
          </w:tcPr>
          <w:p w14:paraId="3975D149"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Responsable </w:t>
            </w:r>
            <w:proofErr w:type="spellStart"/>
            <w:r w:rsidRPr="00935165">
              <w:rPr>
                <w:rFonts w:eastAsia="Times New Roman" w:cstheme="minorHAnsi"/>
                <w:color w:val="000000"/>
              </w:rPr>
              <w:t>Pôle</w:t>
            </w:r>
            <w:proofErr w:type="spellEnd"/>
            <w:r w:rsidRPr="00935165">
              <w:rPr>
                <w:rFonts w:eastAsia="Times New Roman" w:cstheme="minorHAnsi"/>
                <w:color w:val="000000"/>
              </w:rPr>
              <w:t xml:space="preserve"> Education </w:t>
            </w:r>
          </w:p>
        </w:tc>
        <w:tc>
          <w:tcPr>
            <w:tcW w:w="507" w:type="pct"/>
            <w:tcBorders>
              <w:top w:val="single" w:sz="4" w:space="0" w:color="auto"/>
              <w:left w:val="nil"/>
              <w:bottom w:val="single" w:sz="4" w:space="0" w:color="auto"/>
              <w:right w:val="single" w:sz="4" w:space="0" w:color="auto"/>
            </w:tcBorders>
          </w:tcPr>
          <w:p w14:paraId="77EAB6AE"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3è semaine du mois de mai</w:t>
            </w:r>
          </w:p>
        </w:tc>
        <w:tc>
          <w:tcPr>
            <w:tcW w:w="698" w:type="pct"/>
            <w:tcBorders>
              <w:top w:val="nil"/>
              <w:left w:val="single" w:sz="4" w:space="0" w:color="auto"/>
              <w:bottom w:val="single" w:sz="4" w:space="0" w:color="auto"/>
              <w:right w:val="single" w:sz="4" w:space="0" w:color="auto"/>
            </w:tcBorders>
            <w:vAlign w:val="center"/>
            <w:hideMark/>
          </w:tcPr>
          <w:p w14:paraId="026F3743" w14:textId="77777777" w:rsidR="0037380A" w:rsidRPr="00935165" w:rsidRDefault="0037380A" w:rsidP="0021463E">
            <w:pPr>
              <w:rPr>
                <w:rFonts w:eastAsia="Times New Roman" w:cstheme="minorHAnsi"/>
                <w:color w:val="000000"/>
              </w:rPr>
            </w:pPr>
            <w:proofErr w:type="spellStart"/>
            <w:r w:rsidRPr="00935165">
              <w:rPr>
                <w:rFonts w:eastAsia="Times New Roman" w:cstheme="minorHAnsi"/>
                <w:color w:val="000000"/>
              </w:rPr>
              <w:t>Pôle</w:t>
            </w:r>
            <w:proofErr w:type="spellEnd"/>
            <w:r w:rsidRPr="00935165">
              <w:rPr>
                <w:rFonts w:eastAsia="Times New Roman" w:cstheme="minorHAnsi"/>
                <w:color w:val="000000"/>
              </w:rPr>
              <w:t xml:space="preserve"> </w:t>
            </w:r>
            <w:proofErr w:type="spellStart"/>
            <w:r w:rsidRPr="00935165">
              <w:rPr>
                <w:rFonts w:eastAsia="Times New Roman" w:cstheme="minorHAnsi"/>
                <w:color w:val="000000"/>
              </w:rPr>
              <w:t>éducation</w:t>
            </w:r>
            <w:proofErr w:type="spellEnd"/>
          </w:p>
        </w:tc>
        <w:tc>
          <w:tcPr>
            <w:tcW w:w="1732" w:type="pct"/>
            <w:tcBorders>
              <w:top w:val="nil"/>
              <w:left w:val="nil"/>
              <w:bottom w:val="single" w:sz="4" w:space="0" w:color="auto"/>
              <w:right w:val="single" w:sz="4" w:space="0" w:color="auto"/>
            </w:tcBorders>
            <w:vAlign w:val="center"/>
            <w:hideMark/>
          </w:tcPr>
          <w:p w14:paraId="7FA7B72A"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Outils d’entretien de la sélection</w:t>
            </w:r>
          </w:p>
        </w:tc>
      </w:tr>
      <w:tr w:rsidR="00810445" w:rsidRPr="00031A77" w14:paraId="69732495" w14:textId="77777777" w:rsidTr="00810445">
        <w:trPr>
          <w:trHeight w:val="560"/>
        </w:trPr>
        <w:tc>
          <w:tcPr>
            <w:tcW w:w="667" w:type="pct"/>
            <w:tcBorders>
              <w:top w:val="nil"/>
              <w:left w:val="single" w:sz="4" w:space="0" w:color="auto"/>
              <w:bottom w:val="single" w:sz="4" w:space="0" w:color="auto"/>
              <w:right w:val="single" w:sz="4" w:space="0" w:color="auto"/>
            </w:tcBorders>
            <w:vAlign w:val="center"/>
            <w:hideMark/>
          </w:tcPr>
          <w:p w14:paraId="62D8F374"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Entretiens de motivation avec les parents et les élèves</w:t>
            </w:r>
          </w:p>
        </w:tc>
        <w:tc>
          <w:tcPr>
            <w:tcW w:w="698" w:type="pct"/>
            <w:tcBorders>
              <w:top w:val="nil"/>
              <w:left w:val="nil"/>
              <w:bottom w:val="single" w:sz="4" w:space="0" w:color="auto"/>
              <w:right w:val="single" w:sz="4" w:space="0" w:color="auto"/>
            </w:tcBorders>
            <w:vAlign w:val="center"/>
            <w:hideMark/>
          </w:tcPr>
          <w:p w14:paraId="38009364"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 </w:t>
            </w:r>
          </w:p>
        </w:tc>
        <w:tc>
          <w:tcPr>
            <w:tcW w:w="698" w:type="pct"/>
            <w:tcBorders>
              <w:top w:val="nil"/>
              <w:left w:val="nil"/>
              <w:bottom w:val="single" w:sz="4" w:space="0" w:color="auto"/>
              <w:right w:val="single" w:sz="4" w:space="0" w:color="auto"/>
            </w:tcBorders>
            <w:vAlign w:val="center"/>
            <w:hideMark/>
          </w:tcPr>
          <w:p w14:paraId="09232C89"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RPAR et </w:t>
            </w:r>
            <w:proofErr w:type="spellStart"/>
            <w:r w:rsidRPr="00935165">
              <w:rPr>
                <w:rFonts w:eastAsia="Times New Roman" w:cstheme="minorHAnsi"/>
                <w:color w:val="000000"/>
              </w:rPr>
              <w:t>RPEduc</w:t>
            </w:r>
            <w:proofErr w:type="spellEnd"/>
          </w:p>
        </w:tc>
        <w:tc>
          <w:tcPr>
            <w:tcW w:w="507" w:type="pct"/>
            <w:tcBorders>
              <w:top w:val="single" w:sz="4" w:space="0" w:color="auto"/>
              <w:left w:val="nil"/>
              <w:bottom w:val="single" w:sz="4" w:space="0" w:color="auto"/>
              <w:right w:val="single" w:sz="4" w:space="0" w:color="auto"/>
            </w:tcBorders>
          </w:tcPr>
          <w:p w14:paraId="25704901"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4è semaine du mois de mai</w:t>
            </w:r>
          </w:p>
        </w:tc>
        <w:tc>
          <w:tcPr>
            <w:tcW w:w="698" w:type="pct"/>
            <w:tcBorders>
              <w:top w:val="nil"/>
              <w:left w:val="single" w:sz="4" w:space="0" w:color="auto"/>
              <w:bottom w:val="single" w:sz="4" w:space="0" w:color="auto"/>
              <w:right w:val="single" w:sz="4" w:space="0" w:color="auto"/>
            </w:tcBorders>
            <w:vAlign w:val="center"/>
            <w:hideMark/>
          </w:tcPr>
          <w:p w14:paraId="5FAD7EE8"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Comité de </w:t>
            </w:r>
            <w:proofErr w:type="spellStart"/>
            <w:r w:rsidRPr="00935165">
              <w:rPr>
                <w:rFonts w:eastAsia="Times New Roman" w:cstheme="minorHAnsi"/>
                <w:color w:val="000000"/>
              </w:rPr>
              <w:t>sélection</w:t>
            </w:r>
            <w:proofErr w:type="spellEnd"/>
          </w:p>
        </w:tc>
        <w:tc>
          <w:tcPr>
            <w:tcW w:w="1732" w:type="pct"/>
            <w:tcBorders>
              <w:top w:val="nil"/>
              <w:left w:val="nil"/>
              <w:bottom w:val="single" w:sz="4" w:space="0" w:color="auto"/>
              <w:right w:val="single" w:sz="4" w:space="0" w:color="auto"/>
            </w:tcBorders>
            <w:vAlign w:val="center"/>
            <w:hideMark/>
          </w:tcPr>
          <w:p w14:paraId="1DEA786E" w14:textId="77777777" w:rsidR="0037380A" w:rsidRPr="00031A77" w:rsidRDefault="0037380A" w:rsidP="0021463E">
            <w:pPr>
              <w:rPr>
                <w:ins w:id="3" w:author="Stephane" w:date="2025-10-10T14:52:00Z" w16du:dateUtc="2025-10-10T11:52:00Z"/>
                <w:rFonts w:eastAsia="Times New Roman" w:cstheme="minorHAnsi"/>
                <w:color w:val="000000"/>
                <w:lang w:val="fr-FR"/>
              </w:rPr>
            </w:pPr>
            <w:r w:rsidRPr="00031A77">
              <w:rPr>
                <w:rFonts w:eastAsia="Times New Roman" w:cstheme="minorHAnsi"/>
                <w:color w:val="000000"/>
                <w:lang w:val="fr-FR"/>
              </w:rPr>
              <w:t xml:space="preserve">Trame d'entretien+ </w:t>
            </w:r>
          </w:p>
          <w:p w14:paraId="471AC7E3"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Outil de sélection </w:t>
            </w:r>
          </w:p>
        </w:tc>
      </w:tr>
      <w:tr w:rsidR="00810445" w:rsidRPr="00F82A50" w14:paraId="2EE203AC" w14:textId="77777777" w:rsidTr="00810445">
        <w:trPr>
          <w:trHeight w:val="720"/>
        </w:trPr>
        <w:tc>
          <w:tcPr>
            <w:tcW w:w="667" w:type="pct"/>
            <w:tcBorders>
              <w:top w:val="nil"/>
              <w:left w:val="single" w:sz="4" w:space="0" w:color="auto"/>
              <w:bottom w:val="single" w:sz="4" w:space="0" w:color="auto"/>
              <w:right w:val="single" w:sz="4" w:space="0" w:color="auto"/>
            </w:tcBorders>
            <w:vAlign w:val="center"/>
            <w:hideMark/>
          </w:tcPr>
          <w:p w14:paraId="014F4F29" w14:textId="77777777" w:rsidR="0037380A" w:rsidRPr="00935165" w:rsidRDefault="0037380A" w:rsidP="0021463E">
            <w:pPr>
              <w:rPr>
                <w:rFonts w:eastAsia="Times New Roman" w:cstheme="minorHAnsi"/>
                <w:color w:val="000000"/>
              </w:rPr>
            </w:pPr>
            <w:proofErr w:type="spellStart"/>
            <w:r w:rsidRPr="00935165">
              <w:rPr>
                <w:rFonts w:eastAsia="Times New Roman" w:cstheme="minorHAnsi"/>
                <w:color w:val="000000"/>
              </w:rPr>
              <w:t>Délibération</w:t>
            </w:r>
            <w:proofErr w:type="spellEnd"/>
            <w:r w:rsidRPr="00935165">
              <w:rPr>
                <w:rFonts w:eastAsia="Times New Roman" w:cstheme="minorHAnsi"/>
                <w:color w:val="000000"/>
              </w:rPr>
              <w:t xml:space="preserve"> finale</w:t>
            </w:r>
          </w:p>
        </w:tc>
        <w:tc>
          <w:tcPr>
            <w:tcW w:w="698" w:type="pct"/>
            <w:tcBorders>
              <w:top w:val="nil"/>
              <w:left w:val="nil"/>
              <w:bottom w:val="single" w:sz="4" w:space="0" w:color="auto"/>
              <w:right w:val="single" w:sz="4" w:space="0" w:color="auto"/>
            </w:tcBorders>
            <w:vAlign w:val="center"/>
            <w:hideMark/>
          </w:tcPr>
          <w:p w14:paraId="5A9C8201"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Avoir la liste définitive et faire valider par le DPR</w:t>
            </w:r>
          </w:p>
        </w:tc>
        <w:tc>
          <w:tcPr>
            <w:tcW w:w="698" w:type="pct"/>
            <w:tcBorders>
              <w:top w:val="nil"/>
              <w:left w:val="nil"/>
              <w:bottom w:val="single" w:sz="4" w:space="0" w:color="auto"/>
              <w:right w:val="single" w:sz="4" w:space="0" w:color="auto"/>
            </w:tcBorders>
            <w:vAlign w:val="center"/>
            <w:hideMark/>
          </w:tcPr>
          <w:p w14:paraId="41343D5A"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DPR - RPAR - </w:t>
            </w:r>
          </w:p>
        </w:tc>
        <w:tc>
          <w:tcPr>
            <w:tcW w:w="507" w:type="pct"/>
            <w:tcBorders>
              <w:top w:val="single" w:sz="4" w:space="0" w:color="auto"/>
              <w:left w:val="nil"/>
              <w:bottom w:val="single" w:sz="4" w:space="0" w:color="auto"/>
              <w:right w:val="single" w:sz="4" w:space="0" w:color="auto"/>
            </w:tcBorders>
          </w:tcPr>
          <w:p w14:paraId="0C227499"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juin</w:t>
            </w:r>
          </w:p>
        </w:tc>
        <w:tc>
          <w:tcPr>
            <w:tcW w:w="698" w:type="pct"/>
            <w:tcBorders>
              <w:top w:val="nil"/>
              <w:left w:val="single" w:sz="4" w:space="0" w:color="auto"/>
              <w:bottom w:val="single" w:sz="4" w:space="0" w:color="auto"/>
              <w:right w:val="single" w:sz="4" w:space="0" w:color="auto"/>
            </w:tcBorders>
            <w:vAlign w:val="center"/>
            <w:hideMark/>
          </w:tcPr>
          <w:p w14:paraId="20DFCF53"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Comité de </w:t>
            </w:r>
            <w:proofErr w:type="spellStart"/>
            <w:r w:rsidRPr="00935165">
              <w:rPr>
                <w:rFonts w:eastAsia="Times New Roman" w:cstheme="minorHAnsi"/>
                <w:color w:val="000000"/>
              </w:rPr>
              <w:t>sélection</w:t>
            </w:r>
            <w:proofErr w:type="spellEnd"/>
          </w:p>
        </w:tc>
        <w:tc>
          <w:tcPr>
            <w:tcW w:w="1732" w:type="pct"/>
            <w:tcBorders>
              <w:top w:val="nil"/>
              <w:left w:val="nil"/>
              <w:bottom w:val="single" w:sz="4" w:space="0" w:color="auto"/>
              <w:right w:val="single" w:sz="4" w:space="0" w:color="auto"/>
            </w:tcBorders>
            <w:vAlign w:val="center"/>
            <w:hideMark/>
          </w:tcPr>
          <w:p w14:paraId="60F48C05" w14:textId="481017AF" w:rsidR="00810445"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Dossiers des </w:t>
            </w:r>
            <w:proofErr w:type="gramStart"/>
            <w:r w:rsidR="00BD49A9" w:rsidRPr="00031A77">
              <w:rPr>
                <w:rFonts w:eastAsia="Times New Roman" w:cstheme="minorHAnsi"/>
                <w:color w:val="000000"/>
                <w:lang w:val="fr-FR"/>
              </w:rPr>
              <w:t>candidats:</w:t>
            </w:r>
            <w:proofErr w:type="gramEnd"/>
            <w:r w:rsidRPr="00031A77">
              <w:rPr>
                <w:rFonts w:eastAsia="Times New Roman" w:cstheme="minorHAnsi"/>
                <w:color w:val="000000"/>
                <w:lang w:val="fr-FR"/>
              </w:rPr>
              <w:t xml:space="preserve"> </w:t>
            </w:r>
            <w:r w:rsidR="00BD49A9" w:rsidRPr="00031A77">
              <w:rPr>
                <w:rFonts w:eastAsia="Times New Roman" w:cstheme="minorHAnsi"/>
                <w:color w:val="000000"/>
                <w:lang w:val="fr-FR"/>
              </w:rPr>
              <w:t>FRF (</w:t>
            </w:r>
            <w:r w:rsidRPr="00031A77">
              <w:rPr>
                <w:rFonts w:eastAsia="Times New Roman" w:cstheme="minorHAnsi"/>
                <w:color w:val="000000"/>
                <w:lang w:val="fr-FR"/>
              </w:rPr>
              <w:t xml:space="preserve">fiche de renseignement familial), notes test écrit, </w:t>
            </w:r>
          </w:p>
          <w:p w14:paraId="45217067" w14:textId="27D9934C" w:rsidR="0037380A" w:rsidRPr="00935165" w:rsidRDefault="0037380A" w:rsidP="0021463E">
            <w:pPr>
              <w:rPr>
                <w:rFonts w:eastAsia="Times New Roman" w:cstheme="minorHAnsi"/>
                <w:color w:val="000000"/>
              </w:rPr>
            </w:pPr>
            <w:r w:rsidRPr="00935165">
              <w:rPr>
                <w:rFonts w:eastAsia="Times New Roman" w:cstheme="minorHAnsi"/>
                <w:color w:val="000000"/>
              </w:rPr>
              <w:t xml:space="preserve">fiche </w:t>
            </w:r>
            <w:proofErr w:type="spellStart"/>
            <w:r w:rsidRPr="00935165">
              <w:rPr>
                <w:rFonts w:eastAsia="Times New Roman" w:cstheme="minorHAnsi"/>
                <w:color w:val="000000"/>
              </w:rPr>
              <w:t>d’entretien</w:t>
            </w:r>
            <w:proofErr w:type="spellEnd"/>
            <w:r w:rsidRPr="00935165">
              <w:rPr>
                <w:rFonts w:eastAsia="Times New Roman" w:cstheme="minorHAnsi"/>
                <w:color w:val="000000"/>
              </w:rPr>
              <w:t xml:space="preserve">, </w:t>
            </w:r>
          </w:p>
        </w:tc>
      </w:tr>
      <w:tr w:rsidR="00810445" w:rsidRPr="00F82A50" w14:paraId="62E7E221" w14:textId="77777777" w:rsidTr="00810445">
        <w:trPr>
          <w:trHeight w:val="680"/>
        </w:trPr>
        <w:tc>
          <w:tcPr>
            <w:tcW w:w="667" w:type="pct"/>
            <w:tcBorders>
              <w:top w:val="nil"/>
              <w:left w:val="single" w:sz="4" w:space="0" w:color="auto"/>
              <w:bottom w:val="single" w:sz="4" w:space="0" w:color="auto"/>
              <w:right w:val="single" w:sz="4" w:space="0" w:color="auto"/>
            </w:tcBorders>
            <w:vAlign w:val="center"/>
            <w:hideMark/>
          </w:tcPr>
          <w:p w14:paraId="2FB3B8AC"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 xml:space="preserve">Sortie de </w:t>
            </w:r>
            <w:proofErr w:type="spellStart"/>
            <w:r w:rsidRPr="00935165">
              <w:rPr>
                <w:rFonts w:eastAsia="Times New Roman" w:cstheme="minorHAnsi"/>
                <w:color w:val="000000"/>
              </w:rPr>
              <w:t>liste</w:t>
            </w:r>
            <w:proofErr w:type="spellEnd"/>
            <w:r w:rsidRPr="00935165">
              <w:rPr>
                <w:rFonts w:eastAsia="Times New Roman" w:cstheme="minorHAnsi"/>
                <w:color w:val="000000"/>
              </w:rPr>
              <w:t xml:space="preserve"> </w:t>
            </w:r>
            <w:proofErr w:type="spellStart"/>
            <w:r w:rsidRPr="00935165">
              <w:rPr>
                <w:rFonts w:eastAsia="Times New Roman" w:cstheme="minorHAnsi"/>
                <w:color w:val="000000"/>
              </w:rPr>
              <w:t>définitive</w:t>
            </w:r>
            <w:proofErr w:type="spellEnd"/>
          </w:p>
        </w:tc>
        <w:tc>
          <w:tcPr>
            <w:tcW w:w="698" w:type="pct"/>
            <w:tcBorders>
              <w:top w:val="nil"/>
              <w:left w:val="nil"/>
              <w:bottom w:val="single" w:sz="4" w:space="0" w:color="auto"/>
              <w:right w:val="single" w:sz="4" w:space="0" w:color="auto"/>
            </w:tcBorders>
            <w:vAlign w:val="center"/>
            <w:hideMark/>
          </w:tcPr>
          <w:p w14:paraId="1CC07A80"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Communiquer les listes des jeunes sélectionnés par centre</w:t>
            </w:r>
          </w:p>
        </w:tc>
        <w:tc>
          <w:tcPr>
            <w:tcW w:w="698" w:type="pct"/>
            <w:tcBorders>
              <w:top w:val="nil"/>
              <w:left w:val="nil"/>
              <w:bottom w:val="single" w:sz="4" w:space="0" w:color="auto"/>
              <w:right w:val="single" w:sz="4" w:space="0" w:color="auto"/>
            </w:tcBorders>
            <w:vAlign w:val="center"/>
            <w:hideMark/>
          </w:tcPr>
          <w:p w14:paraId="1F283613" w14:textId="77777777" w:rsidR="0037380A" w:rsidRPr="00935165" w:rsidRDefault="0037380A" w:rsidP="0021463E">
            <w:pPr>
              <w:ind w:left="218" w:hanging="77"/>
              <w:rPr>
                <w:rFonts w:eastAsia="Times New Roman" w:cstheme="minorHAnsi"/>
                <w:color w:val="000000"/>
              </w:rPr>
            </w:pPr>
            <w:r w:rsidRPr="00935165">
              <w:rPr>
                <w:rFonts w:eastAsia="Times New Roman" w:cstheme="minorHAnsi"/>
                <w:color w:val="000000"/>
              </w:rPr>
              <w:t>RPAR</w:t>
            </w:r>
          </w:p>
        </w:tc>
        <w:tc>
          <w:tcPr>
            <w:tcW w:w="507" w:type="pct"/>
            <w:tcBorders>
              <w:top w:val="single" w:sz="4" w:space="0" w:color="auto"/>
              <w:left w:val="nil"/>
              <w:bottom w:val="single" w:sz="4" w:space="0" w:color="auto"/>
              <w:right w:val="single" w:sz="4" w:space="0" w:color="auto"/>
            </w:tcBorders>
          </w:tcPr>
          <w:p w14:paraId="64AF4BDE" w14:textId="77777777" w:rsidR="0037380A" w:rsidRPr="00031A77" w:rsidRDefault="0037380A" w:rsidP="0021463E">
            <w:pPr>
              <w:rPr>
                <w:rFonts w:eastAsia="Times New Roman" w:cstheme="minorHAnsi"/>
                <w:color w:val="000000"/>
                <w:lang w:val="fr-FR"/>
              </w:rPr>
            </w:pPr>
            <w:r w:rsidRPr="00031A77">
              <w:rPr>
                <w:rFonts w:eastAsia="Times New Roman" w:cstheme="minorHAnsi"/>
                <w:color w:val="000000"/>
                <w:lang w:val="fr-FR"/>
              </w:rPr>
              <w:t>2è semaine du mois de juin</w:t>
            </w:r>
          </w:p>
        </w:tc>
        <w:tc>
          <w:tcPr>
            <w:tcW w:w="698" w:type="pct"/>
            <w:tcBorders>
              <w:top w:val="nil"/>
              <w:left w:val="single" w:sz="4" w:space="0" w:color="auto"/>
              <w:bottom w:val="single" w:sz="4" w:space="0" w:color="auto"/>
              <w:right w:val="single" w:sz="4" w:space="0" w:color="auto"/>
            </w:tcBorders>
            <w:vAlign w:val="center"/>
            <w:hideMark/>
          </w:tcPr>
          <w:p w14:paraId="33FE831A" w14:textId="77777777" w:rsidR="0037380A" w:rsidRPr="00935165" w:rsidRDefault="0037380A" w:rsidP="0021463E">
            <w:pPr>
              <w:rPr>
                <w:rFonts w:eastAsia="Times New Roman" w:cstheme="minorHAnsi"/>
                <w:color w:val="000000"/>
              </w:rPr>
            </w:pPr>
            <w:r w:rsidRPr="00935165">
              <w:rPr>
                <w:rFonts w:eastAsia="Times New Roman" w:cstheme="minorHAnsi"/>
                <w:color w:val="000000"/>
              </w:rPr>
              <w:t>IR</w:t>
            </w:r>
          </w:p>
        </w:tc>
        <w:tc>
          <w:tcPr>
            <w:tcW w:w="1732" w:type="pct"/>
            <w:tcBorders>
              <w:top w:val="nil"/>
              <w:left w:val="nil"/>
              <w:bottom w:val="single" w:sz="4" w:space="0" w:color="auto"/>
              <w:right w:val="single" w:sz="4" w:space="0" w:color="auto"/>
            </w:tcBorders>
            <w:vAlign w:val="center"/>
            <w:hideMark/>
          </w:tcPr>
          <w:p w14:paraId="1F3215A5" w14:textId="77777777" w:rsidR="00BD49A9" w:rsidRPr="00031A77" w:rsidRDefault="0037380A" w:rsidP="0021463E">
            <w:pPr>
              <w:rPr>
                <w:rFonts w:eastAsia="Times New Roman" w:cstheme="minorHAnsi"/>
                <w:color w:val="000000"/>
                <w:lang w:val="fr-FR"/>
              </w:rPr>
            </w:pPr>
            <w:r w:rsidRPr="00031A77">
              <w:rPr>
                <w:rFonts w:eastAsia="Times New Roman" w:cstheme="minorHAnsi"/>
                <w:color w:val="000000"/>
                <w:lang w:val="fr-FR"/>
              </w:rPr>
              <w:t xml:space="preserve">Affichage </w:t>
            </w:r>
            <w:proofErr w:type="gramStart"/>
            <w:r w:rsidR="00BD49A9" w:rsidRPr="00031A77">
              <w:rPr>
                <w:rFonts w:eastAsia="Times New Roman" w:cstheme="minorHAnsi"/>
                <w:color w:val="000000"/>
                <w:lang w:val="fr-FR"/>
              </w:rPr>
              <w:t>liste:</w:t>
            </w:r>
            <w:proofErr w:type="gramEnd"/>
            <w:r w:rsidRPr="00031A77">
              <w:rPr>
                <w:rFonts w:eastAsia="Times New Roman" w:cstheme="minorHAnsi"/>
                <w:color w:val="000000"/>
                <w:lang w:val="fr-FR"/>
              </w:rPr>
              <w:t xml:space="preserve"> au collège et aux </w:t>
            </w:r>
          </w:p>
          <w:p w14:paraId="45F85529" w14:textId="35C69AEC" w:rsidR="0037380A" w:rsidRPr="00935165" w:rsidRDefault="0037380A" w:rsidP="0021463E">
            <w:pPr>
              <w:rPr>
                <w:rFonts w:eastAsia="Times New Roman" w:cstheme="minorHAnsi"/>
                <w:color w:val="000000"/>
              </w:rPr>
            </w:pPr>
            <w:proofErr w:type="spellStart"/>
            <w:r w:rsidRPr="00935165">
              <w:rPr>
                <w:rFonts w:eastAsia="Times New Roman" w:cstheme="minorHAnsi"/>
                <w:color w:val="000000"/>
              </w:rPr>
              <w:t>centres</w:t>
            </w:r>
            <w:proofErr w:type="spellEnd"/>
          </w:p>
        </w:tc>
      </w:tr>
    </w:tbl>
    <w:p w14:paraId="5708737A" w14:textId="77777777" w:rsidR="0037380A" w:rsidRDefault="0037380A">
      <w:pPr>
        <w:pStyle w:val="CERESBody"/>
        <w:spacing w:after="80"/>
      </w:pPr>
    </w:p>
    <w:p w14:paraId="56379872" w14:textId="369DE083" w:rsidR="00A81020" w:rsidRPr="00031A77" w:rsidRDefault="00000000" w:rsidP="00732D86">
      <w:pPr>
        <w:pStyle w:val="Titre3"/>
        <w:rPr>
          <w:lang w:val="fr-FR"/>
        </w:rPr>
      </w:pPr>
      <w:bookmarkStart w:id="4" w:name="_Toc223448037"/>
      <w:r w:rsidRPr="00031A77">
        <w:rPr>
          <w:lang w:val="fr-FR"/>
        </w:rPr>
        <w:t>Fonctionnement de l’Internat de La Réussite</w:t>
      </w:r>
      <w:bookmarkEnd w:id="4"/>
    </w:p>
    <w:p w14:paraId="2DE020BC" w14:textId="4ACB50E2" w:rsidR="00A81020" w:rsidRPr="00031A77" w:rsidRDefault="00000000" w:rsidP="00AF3F3D">
      <w:pPr>
        <w:pStyle w:val="CERESBody"/>
        <w:spacing w:after="80"/>
        <w:jc w:val="both"/>
        <w:rPr>
          <w:lang w:val="fr-FR"/>
        </w:rPr>
      </w:pPr>
      <w:r w:rsidRPr="00031A77">
        <w:rPr>
          <w:lang w:val="fr-FR"/>
        </w:rPr>
        <w:t xml:space="preserve">L’accueil et la prise en charge des jeunes commencent avec l’activité </w:t>
      </w:r>
      <w:proofErr w:type="gramStart"/>
      <w:r w:rsidR="009F39DD" w:rsidRPr="00031A77">
        <w:rPr>
          <w:lang w:val="fr-FR"/>
        </w:rPr>
        <w:t>appelée:</w:t>
      </w:r>
      <w:proofErr w:type="gramEnd"/>
      <w:r w:rsidRPr="00031A77">
        <w:rPr>
          <w:lang w:val="fr-FR"/>
        </w:rPr>
        <w:t xml:space="preserve"> « classe MIABO ». Ce regroupement se déroule au mois d’août pour les jeunes du Parcours Réussite.</w:t>
      </w:r>
    </w:p>
    <w:p w14:paraId="15DCD99A" w14:textId="77777777" w:rsidR="00A3759A" w:rsidRPr="00031A77" w:rsidRDefault="00A3759A" w:rsidP="00AF3F3D">
      <w:pPr>
        <w:pStyle w:val="CERESBody"/>
        <w:spacing w:after="80"/>
        <w:jc w:val="both"/>
        <w:rPr>
          <w:lang w:val="fr-FR"/>
        </w:rPr>
      </w:pPr>
    </w:p>
    <w:p w14:paraId="0A54A58A" w14:textId="77777777" w:rsidR="00A81020" w:rsidRPr="00031A77" w:rsidRDefault="00000000">
      <w:pPr>
        <w:pStyle w:val="CERESBody"/>
        <w:spacing w:after="80"/>
        <w:rPr>
          <w:b/>
          <w:bCs/>
          <w:color w:val="0070C0"/>
          <w:lang w:val="fr-FR"/>
        </w:rPr>
      </w:pPr>
      <w:r w:rsidRPr="00031A77">
        <w:rPr>
          <w:b/>
          <w:bCs/>
          <w:color w:val="0070C0"/>
          <w:lang w:val="fr-FR"/>
        </w:rPr>
        <w:t>Convention des parents - élèves - PROMES</w:t>
      </w:r>
    </w:p>
    <w:p w14:paraId="6C5F5F6B" w14:textId="0DF4311F" w:rsidR="00A81020" w:rsidRPr="00031A77" w:rsidRDefault="00000000" w:rsidP="00AF3F3D">
      <w:pPr>
        <w:pStyle w:val="CERESBody"/>
        <w:spacing w:after="80"/>
        <w:jc w:val="both"/>
        <w:rPr>
          <w:lang w:val="fr-FR"/>
        </w:rPr>
      </w:pPr>
      <w:r w:rsidRPr="00031A77">
        <w:rPr>
          <w:lang w:val="fr-FR"/>
        </w:rPr>
        <w:t>Pour des raisons pédagogiques et d’assurance, les élèves et leurs parents doivent formaliser l’inscription de l’élève aux activités CERES, par la signature de la convention (</w:t>
      </w:r>
      <w:proofErr w:type="gramStart"/>
      <w:r w:rsidR="00E84EA0" w:rsidRPr="00031A77">
        <w:rPr>
          <w:lang w:val="fr-FR"/>
        </w:rPr>
        <w:t>Cf:</w:t>
      </w:r>
      <w:proofErr w:type="gramEnd"/>
      <w:r w:rsidRPr="00031A77">
        <w:rPr>
          <w:lang w:val="fr-FR"/>
        </w:rPr>
        <w:t xml:space="preserve"> </w:t>
      </w:r>
      <w:r w:rsidRPr="00031A77">
        <w:rPr>
          <w:b/>
          <w:bCs/>
          <w:lang w:val="fr-FR"/>
        </w:rPr>
        <w:t xml:space="preserve">Annexe </w:t>
      </w:r>
      <w:proofErr w:type="gramStart"/>
      <w:r w:rsidR="00E84EA0" w:rsidRPr="00031A77">
        <w:rPr>
          <w:b/>
          <w:bCs/>
          <w:lang w:val="fr-FR"/>
        </w:rPr>
        <w:t>3</w:t>
      </w:r>
      <w:r w:rsidR="00E84EA0" w:rsidRPr="00031A77">
        <w:rPr>
          <w:lang w:val="fr-FR"/>
        </w:rPr>
        <w:t>:</w:t>
      </w:r>
      <w:proofErr w:type="gramEnd"/>
      <w:r w:rsidRPr="00031A77">
        <w:rPr>
          <w:lang w:val="fr-FR"/>
        </w:rPr>
        <w:t xml:space="preserve"> Convention de partenariat Parents/ PROMES) qui dure trois années (durée du Parcours Réussite). Le RPAR coordonne chaque année la </w:t>
      </w:r>
      <w:r w:rsidRPr="00031A77">
        <w:rPr>
          <w:lang w:val="fr-FR"/>
        </w:rPr>
        <w:lastRenderedPageBreak/>
        <w:t>signature des conventions pour les 90 nouveaux jeunes. Elles sont ensuite transmises à l’équipe administrative pour archivage.</w:t>
      </w:r>
    </w:p>
    <w:p w14:paraId="21DC863B" w14:textId="77777777" w:rsidR="00A81020" w:rsidRPr="00031A77" w:rsidRDefault="00000000" w:rsidP="00AF3F3D">
      <w:pPr>
        <w:pStyle w:val="CERESBody"/>
        <w:spacing w:after="80"/>
        <w:jc w:val="both"/>
        <w:rPr>
          <w:lang w:val="fr-FR"/>
        </w:rPr>
      </w:pPr>
      <w:r w:rsidRPr="00031A77">
        <w:rPr>
          <w:lang w:val="fr-FR"/>
        </w:rPr>
        <w:t>Cette convention est signée en juillet, une fois la liste définitive des jeunes sélectionnés établie.</w:t>
      </w:r>
    </w:p>
    <w:p w14:paraId="241650BD" w14:textId="1CF5885E" w:rsidR="00A81020" w:rsidRPr="00031A77" w:rsidRDefault="00000000" w:rsidP="00AF3F3D">
      <w:pPr>
        <w:pStyle w:val="CERESBody"/>
        <w:spacing w:after="80"/>
        <w:jc w:val="both"/>
        <w:rPr>
          <w:lang w:val="fr-FR"/>
        </w:rPr>
      </w:pPr>
      <w:r w:rsidRPr="00031A77">
        <w:rPr>
          <w:lang w:val="fr-FR"/>
        </w:rPr>
        <w:t xml:space="preserve">La convention comprend une annexe relative au droit à l’image (Cf annexe </w:t>
      </w:r>
      <w:proofErr w:type="gramStart"/>
      <w:r w:rsidR="00E84EA0" w:rsidRPr="00031A77">
        <w:rPr>
          <w:lang w:val="fr-FR"/>
        </w:rPr>
        <w:t>4:</w:t>
      </w:r>
      <w:proofErr w:type="gramEnd"/>
      <w:r w:rsidRPr="00031A77">
        <w:rPr>
          <w:lang w:val="fr-FR"/>
        </w:rPr>
        <w:t xml:space="preserve">  Autorisation de fixation et d’exploitation d’image), signée pour toute la durée du parcours au sein de CERES et archivée dans le dossier administratif individuel du jeune, conservé</w:t>
      </w:r>
      <w:r w:rsidR="00D84E32" w:rsidRPr="00031A77">
        <w:rPr>
          <w:lang w:val="fr-FR"/>
        </w:rPr>
        <w:t>e</w:t>
      </w:r>
      <w:r w:rsidRPr="00031A77">
        <w:rPr>
          <w:lang w:val="fr-FR"/>
        </w:rPr>
        <w:t xml:space="preserve"> par l’équipe administrative.</w:t>
      </w:r>
    </w:p>
    <w:p w14:paraId="04CE4A48" w14:textId="77777777" w:rsidR="000076DE" w:rsidRPr="00031A77" w:rsidRDefault="000076DE">
      <w:pPr>
        <w:pStyle w:val="CERESBody"/>
        <w:spacing w:after="80"/>
        <w:rPr>
          <w:lang w:val="fr-FR"/>
        </w:rPr>
      </w:pPr>
    </w:p>
    <w:p w14:paraId="07242B32" w14:textId="77777777" w:rsidR="00A81020" w:rsidRPr="00031A77" w:rsidRDefault="00000000">
      <w:pPr>
        <w:pStyle w:val="CERESBody"/>
        <w:spacing w:after="80"/>
        <w:rPr>
          <w:b/>
          <w:bCs/>
          <w:color w:val="0070C0"/>
          <w:lang w:val="fr-FR"/>
        </w:rPr>
      </w:pPr>
      <w:r w:rsidRPr="00031A77">
        <w:rPr>
          <w:b/>
          <w:bCs/>
          <w:color w:val="0070C0"/>
          <w:lang w:val="fr-FR"/>
        </w:rPr>
        <w:t>Fermeture de l’internat de la réussite</w:t>
      </w:r>
    </w:p>
    <w:p w14:paraId="1199CA0D" w14:textId="77777777" w:rsidR="00A81020" w:rsidRPr="00031A77" w:rsidRDefault="00000000" w:rsidP="00AF3F3D">
      <w:pPr>
        <w:pStyle w:val="CERESBody"/>
        <w:spacing w:after="80"/>
        <w:jc w:val="both"/>
        <w:rPr>
          <w:lang w:val="fr-FR"/>
        </w:rPr>
      </w:pPr>
      <w:r w:rsidRPr="00031A77">
        <w:rPr>
          <w:lang w:val="fr-FR"/>
        </w:rPr>
        <w:t>Le DPR (Directeur du Programme CERES) est la seule personne habilitée à décider de la fermeture temporaire d’un internat de la réussite.  Le RIR (Responsable Internat Réussite) en informe les parents lors d’une réunion APEC (Association des Parents d’Elèves CERES) convoquée pour l’occasion, ou par le biais du cahier de correspondance. Durant la semaine des examens trimestriels, les internats peuvent être fermés le vendredi après-midi.</w:t>
      </w:r>
    </w:p>
    <w:p w14:paraId="53E900A1" w14:textId="77777777" w:rsidR="00A81020" w:rsidRPr="00031A77" w:rsidRDefault="00000000" w:rsidP="00AF3F3D">
      <w:pPr>
        <w:pStyle w:val="CERESBody"/>
        <w:spacing w:after="80"/>
        <w:jc w:val="both"/>
        <w:rPr>
          <w:lang w:val="fr-FR"/>
        </w:rPr>
      </w:pPr>
      <w:r w:rsidRPr="00031A77">
        <w:rPr>
          <w:lang w:val="fr-FR"/>
        </w:rPr>
        <w:t>En cas de fermeture du collège en milieu de semaine, l’internat de la réussite pourra être fermé 24heures après la fermeture de l’établissement.</w:t>
      </w:r>
    </w:p>
    <w:p w14:paraId="2CCA0B43" w14:textId="77777777" w:rsidR="00A81020" w:rsidRPr="00031A77" w:rsidRDefault="00000000" w:rsidP="00AF3F3D">
      <w:pPr>
        <w:pStyle w:val="CERESBody"/>
        <w:spacing w:after="80"/>
        <w:jc w:val="both"/>
        <w:rPr>
          <w:lang w:val="fr-FR"/>
        </w:rPr>
      </w:pPr>
      <w:r w:rsidRPr="00031A77">
        <w:rPr>
          <w:lang w:val="fr-FR"/>
        </w:rPr>
        <w:t>Lorsqu’un jour férié intervient un jeudi, les centres seront exceptionnellement fermés le vendredi suivant.</w:t>
      </w:r>
    </w:p>
    <w:p w14:paraId="4E16C382" w14:textId="77777777" w:rsidR="00AF3F3D" w:rsidRPr="00031A77" w:rsidRDefault="00AF3F3D" w:rsidP="00AF3F3D">
      <w:pPr>
        <w:pStyle w:val="CERESBody"/>
        <w:spacing w:after="80"/>
        <w:jc w:val="both"/>
        <w:rPr>
          <w:lang w:val="fr-FR"/>
        </w:rPr>
      </w:pPr>
    </w:p>
    <w:p w14:paraId="5E1EDCF5" w14:textId="77777777" w:rsidR="00A81020" w:rsidRPr="00031A77" w:rsidRDefault="00000000">
      <w:pPr>
        <w:pStyle w:val="CERESBody"/>
        <w:spacing w:after="80"/>
        <w:rPr>
          <w:b/>
          <w:bCs/>
          <w:color w:val="0070C0"/>
          <w:lang w:val="fr-FR"/>
        </w:rPr>
      </w:pPr>
      <w:r w:rsidRPr="00031A77">
        <w:rPr>
          <w:b/>
          <w:bCs/>
          <w:color w:val="0070C0"/>
          <w:lang w:val="fr-FR"/>
        </w:rPr>
        <w:t>Accès au bâtiment CERES</w:t>
      </w:r>
    </w:p>
    <w:p w14:paraId="610F981D" w14:textId="77777777" w:rsidR="00A81020" w:rsidRPr="00031A77" w:rsidRDefault="00000000" w:rsidP="00AF3F3D">
      <w:pPr>
        <w:pStyle w:val="CERESBody"/>
        <w:spacing w:after="80"/>
        <w:jc w:val="both"/>
        <w:rPr>
          <w:lang w:val="fr-FR"/>
        </w:rPr>
      </w:pPr>
      <w:r w:rsidRPr="00031A77">
        <w:rPr>
          <w:lang w:val="fr-FR"/>
        </w:rPr>
        <w:t>Aucune personne extérieure au CERES (y compris les gardiens) n’a accès au bâtiment sans l’accord du RIR, des éducateurs ou des éducatrices. Afin de garantir un espace respectant l’intimité et les droits des enfants, et de se prémunir d’éventuels abus : aucun homme, enfant ou adulte (y compris le RIR si ce dernier est un homme), n’a le droit de monter à l’étage des filles sans être autorisé et accompagné par l’éducatrice et vice versa.</w:t>
      </w:r>
    </w:p>
    <w:p w14:paraId="2E4B8D11" w14:textId="77777777" w:rsidR="00A81020" w:rsidRPr="00031A77" w:rsidRDefault="00000000">
      <w:pPr>
        <w:pStyle w:val="CERESBody"/>
        <w:spacing w:after="80"/>
        <w:rPr>
          <w:b/>
          <w:bCs/>
          <w:color w:val="0070C0"/>
          <w:lang w:val="fr-FR"/>
        </w:rPr>
      </w:pPr>
      <w:r w:rsidRPr="00031A77">
        <w:rPr>
          <w:b/>
          <w:bCs/>
          <w:color w:val="0070C0"/>
          <w:lang w:val="fr-FR"/>
        </w:rPr>
        <w:t>Élaboration de menus : quotidien / BEPC / déjeuner festif</w:t>
      </w:r>
    </w:p>
    <w:p w14:paraId="236F9AAC" w14:textId="77777777" w:rsidR="00A81020" w:rsidRPr="00031A77" w:rsidRDefault="00000000" w:rsidP="00AF3F3D">
      <w:pPr>
        <w:pStyle w:val="CERESBody"/>
        <w:spacing w:after="80"/>
        <w:jc w:val="both"/>
        <w:rPr>
          <w:lang w:val="fr-FR"/>
        </w:rPr>
      </w:pPr>
      <w:r w:rsidRPr="00031A77">
        <w:rPr>
          <w:lang w:val="fr-FR"/>
        </w:rPr>
        <w:t>L’équipe DVP (Développement Personnel), en concertation avec les éducateurs à l’IR, propose à la direction les menus pour les deux semaines à venir et détermine les quantités et la qualité des repas par personne. Le service logistique établit les bons de commande en conséquence.</w:t>
      </w:r>
    </w:p>
    <w:p w14:paraId="4CE65D5B" w14:textId="63A250B6" w:rsidR="00A81020" w:rsidRPr="00031A77" w:rsidRDefault="00000000" w:rsidP="00AF3F3D">
      <w:pPr>
        <w:pStyle w:val="CERESBody"/>
        <w:spacing w:after="80"/>
        <w:jc w:val="both"/>
        <w:rPr>
          <w:lang w:val="fr-FR"/>
        </w:rPr>
      </w:pPr>
      <w:r w:rsidRPr="00031A77">
        <w:rPr>
          <w:lang w:val="fr-FR"/>
        </w:rPr>
        <w:t>Durant la semaine du BEPC (Brevet d’Etude du Premier Cycle), un bon de commande spécifique sera mis en place pour le déjeuner des jeunes.</w:t>
      </w:r>
    </w:p>
    <w:p w14:paraId="3C984AEB" w14:textId="36912AEB" w:rsidR="00A81020" w:rsidRPr="00031A77" w:rsidRDefault="00000000">
      <w:pPr>
        <w:pStyle w:val="CERESBody"/>
        <w:spacing w:after="80"/>
        <w:rPr>
          <w:b/>
          <w:bCs/>
          <w:color w:val="0070C0"/>
          <w:lang w:val="fr-FR"/>
        </w:rPr>
      </w:pPr>
      <w:r w:rsidRPr="00031A77">
        <w:rPr>
          <w:b/>
          <w:bCs/>
          <w:color w:val="0070C0"/>
          <w:lang w:val="fr-FR"/>
        </w:rPr>
        <w:t xml:space="preserve">Déjeuner </w:t>
      </w:r>
      <w:proofErr w:type="gramStart"/>
      <w:r w:rsidR="004F6091" w:rsidRPr="00031A77">
        <w:rPr>
          <w:b/>
          <w:bCs/>
          <w:color w:val="0070C0"/>
          <w:lang w:val="fr-FR"/>
        </w:rPr>
        <w:t>festif:</w:t>
      </w:r>
      <w:proofErr w:type="gramEnd"/>
    </w:p>
    <w:p w14:paraId="397EF190" w14:textId="77777777" w:rsidR="00A81020" w:rsidRPr="00031A77" w:rsidRDefault="00000000" w:rsidP="00AF3F3D">
      <w:pPr>
        <w:pStyle w:val="CERESBody"/>
        <w:spacing w:after="80"/>
        <w:jc w:val="both"/>
        <w:rPr>
          <w:lang w:val="fr-FR"/>
        </w:rPr>
      </w:pPr>
      <w:r w:rsidRPr="00031A77">
        <w:rPr>
          <w:lang w:val="fr-FR"/>
        </w:rPr>
        <w:t>A la fin de chaque trimestre (Noël, Pâques, Fête nationale), un déjeuner festif est organisé par internat de la réussite, regroupant tous les jeunes, garçons et filles.</w:t>
      </w:r>
    </w:p>
    <w:p w14:paraId="5605F322" w14:textId="76DEA611" w:rsidR="00A81020" w:rsidRPr="00031A77" w:rsidRDefault="00000000">
      <w:pPr>
        <w:pStyle w:val="CERESBody"/>
        <w:spacing w:after="80"/>
        <w:rPr>
          <w:b/>
          <w:bCs/>
          <w:color w:val="0070C0"/>
          <w:lang w:val="fr-FR"/>
        </w:rPr>
      </w:pPr>
      <w:r w:rsidRPr="00031A77">
        <w:rPr>
          <w:b/>
          <w:bCs/>
          <w:color w:val="0070C0"/>
          <w:lang w:val="fr-FR"/>
        </w:rPr>
        <w:t xml:space="preserve">Fête de fin d’année </w:t>
      </w:r>
      <w:proofErr w:type="gramStart"/>
      <w:r w:rsidR="009F39DD" w:rsidRPr="00031A77">
        <w:rPr>
          <w:b/>
          <w:bCs/>
          <w:color w:val="0070C0"/>
          <w:lang w:val="fr-FR"/>
        </w:rPr>
        <w:t>scolaire:</w:t>
      </w:r>
      <w:proofErr w:type="gramEnd"/>
    </w:p>
    <w:p w14:paraId="3D4D46AE" w14:textId="77777777" w:rsidR="00A81020" w:rsidRPr="00031A77" w:rsidRDefault="00000000" w:rsidP="00AF3F3D">
      <w:pPr>
        <w:pStyle w:val="CERESBody"/>
        <w:spacing w:after="80"/>
        <w:jc w:val="both"/>
        <w:rPr>
          <w:lang w:val="fr-FR"/>
        </w:rPr>
      </w:pPr>
      <w:r w:rsidRPr="00031A77">
        <w:rPr>
          <w:lang w:val="fr-FR"/>
        </w:rPr>
        <w:t>Chaque internat de la réussite organise un spectacle de fin d’année scolaire. A cette occasion, un menu spécial est élaboré puis soumis à validation par le Directeur du Programme CERES. L’évènement comprend la remise des diplômes aux jeunes ayant terminé le parcours réussite ainsi que la présentation des projets transversaux.</w:t>
      </w:r>
    </w:p>
    <w:p w14:paraId="589D4731" w14:textId="77777777" w:rsidR="00A81020" w:rsidRPr="00031A77" w:rsidRDefault="00000000" w:rsidP="00AF3F3D">
      <w:pPr>
        <w:pStyle w:val="CERESBody"/>
        <w:spacing w:after="80"/>
        <w:jc w:val="both"/>
        <w:rPr>
          <w:lang w:val="fr-FR"/>
        </w:rPr>
      </w:pPr>
      <w:r w:rsidRPr="00031A77">
        <w:rPr>
          <w:lang w:val="fr-FR"/>
        </w:rPr>
        <w:lastRenderedPageBreak/>
        <w:t>Cet évènement se déroule durant la dernière semaine de l’année scolaire pour tous les élèves du Programme CERES, en présence des jeunes de troisième et de leurs parents.</w:t>
      </w:r>
    </w:p>
    <w:p w14:paraId="6569BF95" w14:textId="77777777" w:rsidR="00A3759A" w:rsidRPr="00031A77" w:rsidRDefault="00A3759A" w:rsidP="00AF3F3D">
      <w:pPr>
        <w:pStyle w:val="CERESBody"/>
        <w:spacing w:after="80"/>
        <w:jc w:val="both"/>
        <w:rPr>
          <w:lang w:val="fr-FR"/>
        </w:rPr>
      </w:pPr>
    </w:p>
    <w:p w14:paraId="24C115AB" w14:textId="77777777" w:rsidR="00A81020" w:rsidRPr="00031A77" w:rsidRDefault="00000000">
      <w:pPr>
        <w:pStyle w:val="CERESBody"/>
        <w:spacing w:after="80"/>
        <w:rPr>
          <w:b/>
          <w:bCs/>
          <w:color w:val="0070C0"/>
          <w:lang w:val="fr-FR"/>
        </w:rPr>
      </w:pPr>
      <w:r w:rsidRPr="00031A77">
        <w:rPr>
          <w:b/>
          <w:bCs/>
          <w:color w:val="0070C0"/>
          <w:lang w:val="fr-FR"/>
        </w:rPr>
        <w:t>Veillée</w:t>
      </w:r>
    </w:p>
    <w:p w14:paraId="1E69060F" w14:textId="77777777" w:rsidR="00A81020" w:rsidRPr="00031A77" w:rsidRDefault="00000000" w:rsidP="00AF3F3D">
      <w:pPr>
        <w:pStyle w:val="CERESBody"/>
        <w:spacing w:after="80"/>
        <w:jc w:val="both"/>
        <w:rPr>
          <w:lang w:val="fr-FR"/>
        </w:rPr>
      </w:pPr>
      <w:r w:rsidRPr="00031A77">
        <w:rPr>
          <w:lang w:val="fr-FR"/>
        </w:rPr>
        <w:t>Tous les quinze jours, une veillée est organisée à l’Internat de la Réussite.</w:t>
      </w:r>
    </w:p>
    <w:p w14:paraId="3E1A251F" w14:textId="77777777" w:rsidR="00A81020" w:rsidRPr="00031A77" w:rsidRDefault="00000000" w:rsidP="00AF3F3D">
      <w:pPr>
        <w:pStyle w:val="CERESBody"/>
        <w:spacing w:after="80"/>
        <w:jc w:val="both"/>
        <w:rPr>
          <w:lang w:val="fr-FR"/>
        </w:rPr>
      </w:pPr>
      <w:r w:rsidRPr="00031A77">
        <w:rPr>
          <w:lang w:val="fr-FR"/>
        </w:rPr>
        <w:t>Une fois par mois, une veillée mixte est organisée avec un budget de 100 000 Ar.</w:t>
      </w:r>
    </w:p>
    <w:p w14:paraId="6800EE98" w14:textId="77777777" w:rsidR="00A3759A" w:rsidRPr="00031A77" w:rsidRDefault="00A3759A" w:rsidP="00AF3F3D">
      <w:pPr>
        <w:pStyle w:val="CERESBody"/>
        <w:spacing w:after="80"/>
        <w:jc w:val="both"/>
        <w:rPr>
          <w:lang w:val="fr-FR"/>
        </w:rPr>
      </w:pPr>
    </w:p>
    <w:p w14:paraId="0C0EEE88" w14:textId="77777777" w:rsidR="00A81020" w:rsidRPr="00031A77" w:rsidRDefault="00000000">
      <w:pPr>
        <w:pStyle w:val="CERESBody"/>
        <w:spacing w:after="80"/>
        <w:rPr>
          <w:b/>
          <w:bCs/>
          <w:color w:val="0070C0"/>
          <w:lang w:val="fr-FR"/>
        </w:rPr>
      </w:pPr>
      <w:r w:rsidRPr="00031A77">
        <w:rPr>
          <w:b/>
          <w:bCs/>
          <w:color w:val="0070C0"/>
          <w:lang w:val="fr-FR"/>
        </w:rPr>
        <w:t>Spectacle de Noël ou de fin d’année</w:t>
      </w:r>
    </w:p>
    <w:p w14:paraId="33E189D6" w14:textId="0BDBBE3A" w:rsidR="00A81020" w:rsidRPr="00B745CE" w:rsidRDefault="00000000">
      <w:pPr>
        <w:pStyle w:val="CERESBody"/>
        <w:spacing w:after="80"/>
        <w:rPr>
          <w:b/>
          <w:bCs/>
        </w:rPr>
      </w:pPr>
      <w:proofErr w:type="spellStart"/>
      <w:r w:rsidRPr="00B745CE">
        <w:rPr>
          <w:b/>
          <w:bCs/>
        </w:rPr>
        <w:t>Objectifs</w:t>
      </w:r>
      <w:proofErr w:type="spellEnd"/>
      <w:r w:rsidRPr="00B745CE">
        <w:rPr>
          <w:b/>
          <w:bCs/>
        </w:rPr>
        <w:t xml:space="preserve"> </w:t>
      </w:r>
      <w:proofErr w:type="spellStart"/>
      <w:r w:rsidR="00B745CE" w:rsidRPr="00B745CE">
        <w:rPr>
          <w:b/>
          <w:bCs/>
        </w:rPr>
        <w:t>spécifiques</w:t>
      </w:r>
      <w:proofErr w:type="spellEnd"/>
      <w:r w:rsidR="00B745CE" w:rsidRPr="00B745CE">
        <w:rPr>
          <w:b/>
          <w:bCs/>
        </w:rPr>
        <w:t>:</w:t>
      </w:r>
    </w:p>
    <w:p w14:paraId="6E719395" w14:textId="77777777" w:rsidR="00A81020" w:rsidRPr="00031A77" w:rsidRDefault="00000000">
      <w:pPr>
        <w:pStyle w:val="CERESBody"/>
        <w:numPr>
          <w:ilvl w:val="0"/>
          <w:numId w:val="12"/>
        </w:numPr>
        <w:spacing w:after="80"/>
        <w:rPr>
          <w:lang w:val="fr-FR"/>
        </w:rPr>
      </w:pPr>
      <w:r w:rsidRPr="00031A77">
        <w:rPr>
          <w:lang w:val="fr-FR"/>
        </w:rPr>
        <w:t>Développer les talents des jeunes,</w:t>
      </w:r>
    </w:p>
    <w:p w14:paraId="1637A7DA" w14:textId="77777777" w:rsidR="00A81020" w:rsidRPr="00031A77" w:rsidRDefault="00000000">
      <w:pPr>
        <w:pStyle w:val="CERESBody"/>
        <w:numPr>
          <w:ilvl w:val="0"/>
          <w:numId w:val="12"/>
        </w:numPr>
        <w:spacing w:after="80"/>
        <w:rPr>
          <w:lang w:val="fr-FR"/>
        </w:rPr>
      </w:pPr>
      <w:r w:rsidRPr="00031A77">
        <w:rPr>
          <w:lang w:val="fr-FR"/>
        </w:rPr>
        <w:t>Encourager l’expression des jeunes en public,</w:t>
      </w:r>
    </w:p>
    <w:p w14:paraId="702F1F3F" w14:textId="77777777" w:rsidR="00A81020" w:rsidRPr="00031A77" w:rsidRDefault="00000000">
      <w:pPr>
        <w:pStyle w:val="CERESBody"/>
        <w:numPr>
          <w:ilvl w:val="0"/>
          <w:numId w:val="12"/>
        </w:numPr>
        <w:spacing w:after="80"/>
        <w:rPr>
          <w:lang w:val="fr-FR"/>
        </w:rPr>
      </w:pPr>
      <w:r w:rsidRPr="00031A77">
        <w:rPr>
          <w:lang w:val="fr-FR"/>
        </w:rPr>
        <w:t>Stimuler la créativité des jeunes,</w:t>
      </w:r>
    </w:p>
    <w:p w14:paraId="5ACEB7E9" w14:textId="77777777" w:rsidR="00A81020" w:rsidRPr="00031A77" w:rsidRDefault="00000000">
      <w:pPr>
        <w:pStyle w:val="CERESBody"/>
        <w:numPr>
          <w:ilvl w:val="0"/>
          <w:numId w:val="12"/>
        </w:numPr>
        <w:spacing w:after="80"/>
        <w:rPr>
          <w:lang w:val="fr-FR"/>
        </w:rPr>
      </w:pPr>
      <w:r w:rsidRPr="00031A77">
        <w:rPr>
          <w:lang w:val="fr-FR"/>
        </w:rPr>
        <w:t>Mettre en valeur la personnalité individuelle des jeunes,</w:t>
      </w:r>
    </w:p>
    <w:p w14:paraId="47724195" w14:textId="77777777" w:rsidR="00A81020" w:rsidRPr="00031A77" w:rsidRDefault="00000000">
      <w:pPr>
        <w:pStyle w:val="CERESBody"/>
        <w:numPr>
          <w:ilvl w:val="0"/>
          <w:numId w:val="12"/>
        </w:numPr>
        <w:spacing w:after="80"/>
        <w:rPr>
          <w:lang w:val="fr-FR"/>
        </w:rPr>
      </w:pPr>
      <w:r w:rsidRPr="00031A77">
        <w:rPr>
          <w:lang w:val="fr-FR"/>
        </w:rPr>
        <w:t>Promouvoir la pratique du français à travers des sketchs, des chants, etc.</w:t>
      </w:r>
    </w:p>
    <w:p w14:paraId="209E862D" w14:textId="5773DDF6" w:rsidR="00A81020" w:rsidRPr="00031A77" w:rsidRDefault="00000000" w:rsidP="00AF3F3D">
      <w:pPr>
        <w:pStyle w:val="CERESBody"/>
        <w:spacing w:after="80"/>
        <w:jc w:val="both"/>
        <w:rPr>
          <w:lang w:val="fr-FR"/>
        </w:rPr>
      </w:pPr>
      <w:r w:rsidRPr="00031A77">
        <w:rPr>
          <w:lang w:val="fr-FR"/>
        </w:rPr>
        <w:t>En décembre, chaque internat de la réussite organise un évènement festif (spectacle) autour d’un thème choisi, en lien avec Noël et/ou la fin d’année.</w:t>
      </w:r>
    </w:p>
    <w:p w14:paraId="34025633" w14:textId="77777777" w:rsidR="00AF3F3D" w:rsidRPr="00031A77" w:rsidRDefault="00AF3F3D" w:rsidP="00AF3F3D">
      <w:pPr>
        <w:pStyle w:val="CERESBody"/>
        <w:spacing w:after="80"/>
        <w:jc w:val="both"/>
        <w:rPr>
          <w:lang w:val="fr-FR"/>
        </w:rPr>
      </w:pPr>
    </w:p>
    <w:p w14:paraId="7C8E1EB2" w14:textId="77777777" w:rsidR="00A81020" w:rsidRPr="00031A77" w:rsidRDefault="00000000">
      <w:pPr>
        <w:pStyle w:val="CERESBody"/>
        <w:spacing w:after="80"/>
        <w:rPr>
          <w:b/>
          <w:bCs/>
          <w:color w:val="0070C0"/>
          <w:lang w:val="fr-FR"/>
        </w:rPr>
      </w:pPr>
      <w:r w:rsidRPr="00031A77">
        <w:rPr>
          <w:b/>
          <w:bCs/>
          <w:color w:val="0070C0"/>
          <w:lang w:val="fr-FR"/>
        </w:rPr>
        <w:t>Groupe de tâches</w:t>
      </w:r>
    </w:p>
    <w:p w14:paraId="733C9543" w14:textId="744EB46A" w:rsidR="00A81020" w:rsidRPr="00031A77" w:rsidRDefault="00000000" w:rsidP="00AF3F3D">
      <w:pPr>
        <w:pStyle w:val="CERESBody"/>
        <w:spacing w:after="80"/>
        <w:jc w:val="both"/>
        <w:rPr>
          <w:lang w:val="fr-FR"/>
        </w:rPr>
      </w:pPr>
      <w:r w:rsidRPr="00031A77">
        <w:rPr>
          <w:lang w:val="fr-FR"/>
        </w:rPr>
        <w:t xml:space="preserve">Afin de garantir une vie en communauté épanouissante et juste, les éducateurs constituent des groupes pour les tâches de la vie quotidienne. Ces groupes sont constitués selon plusieurs </w:t>
      </w:r>
      <w:proofErr w:type="gramStart"/>
      <w:r w:rsidR="009F39DD" w:rsidRPr="00031A77">
        <w:rPr>
          <w:lang w:val="fr-FR"/>
        </w:rPr>
        <w:t>critères:</w:t>
      </w:r>
      <w:proofErr w:type="gramEnd"/>
      <w:r w:rsidRPr="00031A77">
        <w:rPr>
          <w:lang w:val="fr-FR"/>
        </w:rPr>
        <w:t xml:space="preserve"> âge des élèves, section d’appartenance et profils individuels. Chaque section est représentée de manière équilibrée dans les différents groupes. Cependant, les groupes affectés à des tâches spécifiques peuvent être maintenus toute l’année si leur fonctionnement s’avère satisfaisant.</w:t>
      </w:r>
    </w:p>
    <w:p w14:paraId="76371C41" w14:textId="77777777" w:rsidR="00A81020" w:rsidRPr="00031A77" w:rsidRDefault="00000000" w:rsidP="00AF3F3D">
      <w:pPr>
        <w:pStyle w:val="CERESBody"/>
        <w:spacing w:after="80"/>
        <w:jc w:val="both"/>
        <w:rPr>
          <w:lang w:val="fr-FR"/>
        </w:rPr>
      </w:pPr>
      <w:r w:rsidRPr="00031A77">
        <w:rPr>
          <w:lang w:val="fr-FR"/>
        </w:rPr>
        <w:t>Les jeunes de troisième assument le rôle de chefs d’équipe, avec la responsabilité des tâches à accomplir et du maintien de la discipline dans leur groupe.</w:t>
      </w:r>
    </w:p>
    <w:p w14:paraId="3B43DFA0" w14:textId="77777777" w:rsidR="00A81020" w:rsidRPr="00031A77" w:rsidRDefault="00000000">
      <w:pPr>
        <w:pStyle w:val="CERESBody"/>
        <w:spacing w:after="80"/>
        <w:rPr>
          <w:b/>
          <w:bCs/>
          <w:color w:val="0070C0"/>
          <w:lang w:val="fr-FR"/>
        </w:rPr>
      </w:pPr>
      <w:r w:rsidRPr="00031A77">
        <w:rPr>
          <w:b/>
          <w:bCs/>
          <w:color w:val="0070C0"/>
          <w:lang w:val="fr-FR"/>
        </w:rPr>
        <w:t>Séparation des garçons / filles</w:t>
      </w:r>
    </w:p>
    <w:p w14:paraId="35E6DA43" w14:textId="77777777" w:rsidR="00A81020" w:rsidRPr="00031A77" w:rsidRDefault="00000000" w:rsidP="00AF3F3D">
      <w:pPr>
        <w:pStyle w:val="CERESBody"/>
        <w:spacing w:after="80"/>
        <w:jc w:val="both"/>
        <w:rPr>
          <w:lang w:val="fr-FR"/>
        </w:rPr>
      </w:pPr>
      <w:r w:rsidRPr="00031A77">
        <w:rPr>
          <w:lang w:val="fr-FR"/>
        </w:rPr>
        <w:t>Afin de garantir un espace respectant l’intimité et les droits des enfants, et de se prémunir d’éventuels abus, des lieux et temps sont réservés en fonction du genre.</w:t>
      </w:r>
    </w:p>
    <w:p w14:paraId="74500DB6" w14:textId="77777777" w:rsidR="00A81020" w:rsidRPr="00031A77" w:rsidRDefault="00000000">
      <w:pPr>
        <w:pStyle w:val="CERESBody"/>
        <w:spacing w:after="80"/>
        <w:rPr>
          <w:b/>
          <w:bCs/>
          <w:color w:val="0070C0"/>
          <w:lang w:val="fr-FR"/>
        </w:rPr>
      </w:pPr>
      <w:r w:rsidRPr="00031A77">
        <w:rPr>
          <w:b/>
          <w:bCs/>
          <w:color w:val="0070C0"/>
          <w:lang w:val="fr-FR"/>
        </w:rPr>
        <w:t>Santé des jeunes</w:t>
      </w:r>
    </w:p>
    <w:p w14:paraId="3E2AE2FF" w14:textId="77777777" w:rsidR="00A81020" w:rsidRPr="00031A77" w:rsidRDefault="00000000" w:rsidP="00AF3F3D">
      <w:pPr>
        <w:pStyle w:val="CERESBody"/>
        <w:spacing w:after="80"/>
        <w:jc w:val="both"/>
        <w:rPr>
          <w:lang w:val="fr-FR"/>
        </w:rPr>
      </w:pPr>
      <w:r w:rsidRPr="00031A77">
        <w:rPr>
          <w:lang w:val="fr-FR"/>
        </w:rPr>
        <w:t>Une trousse à pharmacie est tenue par les éducateurs. Elle sert pour les cas d’urgence et les petits soins de santé (cf. procédure de santé en annexe).</w:t>
      </w:r>
    </w:p>
    <w:p w14:paraId="0E532F6D" w14:textId="77777777" w:rsidR="00A81020" w:rsidRPr="00031A77" w:rsidRDefault="00000000" w:rsidP="00AF3F3D">
      <w:pPr>
        <w:pStyle w:val="CERESBody"/>
        <w:spacing w:after="80"/>
        <w:jc w:val="both"/>
        <w:rPr>
          <w:lang w:val="fr-FR"/>
        </w:rPr>
      </w:pPr>
      <w:r w:rsidRPr="00031A77">
        <w:rPr>
          <w:lang w:val="fr-FR"/>
        </w:rPr>
        <w:t>Le Programme CERES prend en charge 50% des dépenses engagées par les parents des jeunes pour les soins dentaires et ophtalmologiques/optiques à l’internat de la réussite, sur présentation de la DRFME (Demande de remboursement de frais médicaux des jeunes).</w:t>
      </w:r>
    </w:p>
    <w:p w14:paraId="284F1375" w14:textId="77777777" w:rsidR="00A81020" w:rsidRPr="00031A77" w:rsidRDefault="00000000">
      <w:pPr>
        <w:pStyle w:val="CERESBody"/>
        <w:spacing w:after="80"/>
        <w:rPr>
          <w:b/>
          <w:bCs/>
          <w:color w:val="0070C0"/>
          <w:lang w:val="fr-FR"/>
        </w:rPr>
      </w:pPr>
      <w:r w:rsidRPr="00031A77">
        <w:rPr>
          <w:b/>
          <w:bCs/>
          <w:color w:val="0070C0"/>
          <w:lang w:val="fr-FR"/>
        </w:rPr>
        <w:t>Décès d’un élève</w:t>
      </w:r>
    </w:p>
    <w:p w14:paraId="7CAA4571" w14:textId="77777777" w:rsidR="00A81020" w:rsidRPr="00031A77" w:rsidRDefault="00000000" w:rsidP="00AF3F3D">
      <w:pPr>
        <w:pStyle w:val="CERESBody"/>
        <w:spacing w:after="80"/>
        <w:jc w:val="both"/>
        <w:rPr>
          <w:lang w:val="fr-FR"/>
        </w:rPr>
      </w:pPr>
      <w:r w:rsidRPr="00031A77">
        <w:rPr>
          <w:lang w:val="fr-FR"/>
        </w:rPr>
        <w:lastRenderedPageBreak/>
        <w:t>Des représentants de la Direction du Programme CERES et l’équipe sur place ainsi que les autres élèves CERES entourent la famille en cas de décès d’un élève CERES.</w:t>
      </w:r>
    </w:p>
    <w:p w14:paraId="2B370D5E" w14:textId="77777777" w:rsidR="00A81020" w:rsidRPr="00031A77" w:rsidRDefault="00000000" w:rsidP="00AF3F3D">
      <w:pPr>
        <w:pStyle w:val="CERESBody"/>
        <w:spacing w:after="80"/>
        <w:jc w:val="both"/>
        <w:rPr>
          <w:lang w:val="fr-FR"/>
        </w:rPr>
      </w:pPr>
      <w:r w:rsidRPr="00031A77">
        <w:rPr>
          <w:lang w:val="fr-FR"/>
        </w:rPr>
        <w:t>PROMES offre à la famille, en signe de compassion, une enveloppe de 100 000 Ar, que celle-ci peut ensuite mettre en NDF (une déclaration sur l'honneur suffit comme justificatif comptable).</w:t>
      </w:r>
    </w:p>
    <w:p w14:paraId="7A0898CD" w14:textId="77777777" w:rsidR="00A81020" w:rsidRPr="00031A77" w:rsidRDefault="00000000" w:rsidP="00AF3F3D">
      <w:pPr>
        <w:pStyle w:val="CERESBody"/>
        <w:spacing w:after="80"/>
        <w:jc w:val="both"/>
        <w:rPr>
          <w:lang w:val="fr-FR"/>
        </w:rPr>
      </w:pPr>
      <w:r w:rsidRPr="00031A77">
        <w:rPr>
          <w:lang w:val="fr-FR"/>
        </w:rPr>
        <w:t>Une délégation organisée par le RIR se rend à l'enterrement si celui-ci a lieu à moins de 2heures de Fianarantsoa. Le CERES prend en charge le coût éventuel du déplacement du corps (aller uniquement) après validation par le DPR.</w:t>
      </w:r>
    </w:p>
    <w:p w14:paraId="36DADF84" w14:textId="77777777" w:rsidR="00A81020" w:rsidRPr="00031A77" w:rsidRDefault="00000000" w:rsidP="00AF3F3D">
      <w:pPr>
        <w:pStyle w:val="CERESBody"/>
        <w:spacing w:after="80"/>
        <w:jc w:val="both"/>
        <w:rPr>
          <w:lang w:val="fr-FR"/>
        </w:rPr>
      </w:pPr>
      <w:r w:rsidRPr="00031A77">
        <w:rPr>
          <w:lang w:val="fr-FR"/>
        </w:rPr>
        <w:t>En cas de décès d’un parent ou d’un membre de la fratrie d’un élève, PROMES offre une enveloppe de 30 000ar (une déclaration sur l'honneur suffit comme justificatif comptable).</w:t>
      </w:r>
    </w:p>
    <w:p w14:paraId="05BDAC4A" w14:textId="77777777" w:rsidR="00A81020" w:rsidRPr="00031A77" w:rsidRDefault="00000000">
      <w:pPr>
        <w:pStyle w:val="CERESBody"/>
        <w:spacing w:after="80"/>
        <w:rPr>
          <w:b/>
          <w:bCs/>
          <w:color w:val="0070C0"/>
          <w:lang w:val="fr-FR"/>
        </w:rPr>
      </w:pPr>
      <w:r w:rsidRPr="00031A77">
        <w:rPr>
          <w:b/>
          <w:bCs/>
          <w:color w:val="0070C0"/>
          <w:lang w:val="fr-FR"/>
        </w:rPr>
        <w:t>Tenue de fiche travaux de l’internat</w:t>
      </w:r>
    </w:p>
    <w:p w14:paraId="5887447C" w14:textId="77777777" w:rsidR="00A81020" w:rsidRPr="00031A77" w:rsidRDefault="00000000" w:rsidP="00AF3F3D">
      <w:pPr>
        <w:pStyle w:val="CERESBody"/>
        <w:spacing w:after="80"/>
        <w:jc w:val="both"/>
        <w:rPr>
          <w:lang w:val="fr-FR"/>
        </w:rPr>
      </w:pPr>
      <w:r w:rsidRPr="00031A77">
        <w:rPr>
          <w:lang w:val="fr-FR"/>
        </w:rPr>
        <w:t>Le RIR est responsable de l’identification des usures, des fuites et des casses, en collaboration avec l’équipe et le gardien. Il veille au respect des procédures relatives aux travaux. Cette fiche sera transmise au service logistique.</w:t>
      </w:r>
    </w:p>
    <w:p w14:paraId="585B2C53" w14:textId="77777777" w:rsidR="00A81020" w:rsidRPr="00031A77" w:rsidRDefault="00000000">
      <w:pPr>
        <w:pStyle w:val="CERESBody"/>
        <w:spacing w:after="80"/>
        <w:rPr>
          <w:b/>
          <w:bCs/>
          <w:color w:val="0070C0"/>
          <w:lang w:val="fr-FR"/>
        </w:rPr>
      </w:pPr>
      <w:r w:rsidRPr="00031A77">
        <w:rPr>
          <w:b/>
          <w:bCs/>
          <w:color w:val="0070C0"/>
          <w:lang w:val="fr-FR"/>
        </w:rPr>
        <w:t>Inventaire du matériel</w:t>
      </w:r>
    </w:p>
    <w:p w14:paraId="3CC05FD8" w14:textId="77777777" w:rsidR="00A81020" w:rsidRPr="00031A77" w:rsidRDefault="00000000" w:rsidP="00AF3F3D">
      <w:pPr>
        <w:pStyle w:val="CERESBody"/>
        <w:spacing w:after="80"/>
        <w:jc w:val="both"/>
        <w:rPr>
          <w:lang w:val="fr-FR"/>
        </w:rPr>
      </w:pPr>
      <w:r w:rsidRPr="00031A77">
        <w:rPr>
          <w:lang w:val="fr-FR"/>
        </w:rPr>
        <w:t>Au début de chaque trimestre scolaire, l’équipe éducative procède à l’inventaire du matériel du centre et le transmet au service administratif.</w:t>
      </w:r>
    </w:p>
    <w:p w14:paraId="3B29A654" w14:textId="77777777" w:rsidR="00A81020" w:rsidRPr="00031A77" w:rsidRDefault="00000000" w:rsidP="00AF3F3D">
      <w:pPr>
        <w:pStyle w:val="CERESBody"/>
        <w:spacing w:after="80"/>
        <w:jc w:val="both"/>
        <w:rPr>
          <w:lang w:val="fr-FR"/>
        </w:rPr>
      </w:pPr>
      <w:r w:rsidRPr="00031A77">
        <w:rPr>
          <w:lang w:val="fr-FR"/>
        </w:rPr>
        <w:t>L’inventaire de l’ensemble du matériel de l’internat de la réussite est centralisé par l’équipe logistique. Si l’inventaire trimestriel de l’AL (Assistant Logistique) fait apparaître du matériel manquant ou anormalement usé, le RIR (Responsable d’Internat de la Réussite) est considéré comme responsable. L’AL doit fournir la liste de l’inventaire théorique au RIR sur simple demande.</w:t>
      </w:r>
    </w:p>
    <w:p w14:paraId="47DEBB95" w14:textId="77777777" w:rsidR="00A81020" w:rsidRPr="00031A77" w:rsidRDefault="00000000" w:rsidP="00AF3F3D">
      <w:pPr>
        <w:pStyle w:val="CERESBody"/>
        <w:spacing w:after="80"/>
        <w:jc w:val="both"/>
        <w:rPr>
          <w:lang w:val="fr-FR"/>
        </w:rPr>
      </w:pPr>
      <w:r w:rsidRPr="00031A77">
        <w:rPr>
          <w:lang w:val="fr-FR"/>
        </w:rPr>
        <w:t>Le matériel cassé, perdu ou volé doit être déclaré immédiatement (sans attendre l’inventaire trimestriel) à l’AL (avec le Responsable Administratif et Logistique en copie), qui décidera si un rapatriement au campus est nécessaire et établira un bon de sortie d’inventaire.</w:t>
      </w:r>
    </w:p>
    <w:p w14:paraId="46CF1F84" w14:textId="77777777" w:rsidR="00A81020" w:rsidRPr="00031A77" w:rsidRDefault="00000000">
      <w:pPr>
        <w:pStyle w:val="CERESBody"/>
        <w:spacing w:after="80"/>
        <w:rPr>
          <w:b/>
          <w:bCs/>
          <w:color w:val="0070C0"/>
          <w:lang w:val="fr-FR"/>
        </w:rPr>
      </w:pPr>
      <w:r w:rsidRPr="00031A77">
        <w:rPr>
          <w:b/>
          <w:bCs/>
          <w:color w:val="0070C0"/>
          <w:lang w:val="fr-FR"/>
        </w:rPr>
        <w:t>Récupération de cotisation des internes</w:t>
      </w:r>
    </w:p>
    <w:p w14:paraId="12F8E35F" w14:textId="7ADE0BF4" w:rsidR="00A81020" w:rsidRPr="00031A77" w:rsidRDefault="00000000" w:rsidP="00AF3F3D">
      <w:pPr>
        <w:pStyle w:val="CERESBody"/>
        <w:spacing w:after="80"/>
        <w:jc w:val="both"/>
        <w:rPr>
          <w:lang w:val="fr-FR"/>
        </w:rPr>
      </w:pPr>
      <w:r w:rsidRPr="00031A77">
        <w:rPr>
          <w:lang w:val="fr-FR"/>
        </w:rPr>
        <w:t xml:space="preserve">Chaque jeune du CERES à l’internat contribue annuellement par une participation de 170kp de paddy. Pour les familles ayant plusieurs enfants à l’internat, la participation varie comme </w:t>
      </w:r>
      <w:proofErr w:type="gramStart"/>
      <w:r w:rsidR="009F39DD" w:rsidRPr="00031A77">
        <w:rPr>
          <w:lang w:val="fr-FR"/>
        </w:rPr>
        <w:t>suit:</w:t>
      </w:r>
      <w:proofErr w:type="gramEnd"/>
      <w:r w:rsidRPr="00031A77">
        <w:rPr>
          <w:lang w:val="fr-FR"/>
        </w:rPr>
        <w:t xml:space="preserve">  le premier enfant contribue à hauteur de 170kp de paddy, le deuxième enfant participe avec 128kp de paddy et le troisième enfant cotise 85 </w:t>
      </w:r>
      <w:proofErr w:type="spellStart"/>
      <w:r w:rsidRPr="00031A77">
        <w:rPr>
          <w:lang w:val="fr-FR"/>
        </w:rPr>
        <w:t>kp</w:t>
      </w:r>
      <w:proofErr w:type="spellEnd"/>
      <w:r w:rsidRPr="00031A77">
        <w:rPr>
          <w:lang w:val="fr-FR"/>
        </w:rPr>
        <w:t xml:space="preserve"> de paddy.</w:t>
      </w:r>
    </w:p>
    <w:p w14:paraId="713773DF" w14:textId="77777777" w:rsidR="00A81020" w:rsidRPr="00031A77" w:rsidRDefault="00000000" w:rsidP="00AF3F3D">
      <w:pPr>
        <w:pStyle w:val="CERESBody"/>
        <w:spacing w:after="80"/>
        <w:jc w:val="both"/>
        <w:rPr>
          <w:lang w:val="fr-FR"/>
        </w:rPr>
      </w:pPr>
      <w:r w:rsidRPr="00031A77">
        <w:rPr>
          <w:lang w:val="fr-FR"/>
        </w:rPr>
        <w:t>Cette participation peut être réglée en plusieurs versements. Le premier paiement doit être effectué lors de la rentrée scolaire, au plus tard le 1er novembre, et le second versement doit impérativement être acquitté avant le 31 mai. A titre exceptionnel, PROMES propose un aménagement de paiement de cette cotisation.</w:t>
      </w:r>
    </w:p>
    <w:p w14:paraId="77653356" w14:textId="5B06283B" w:rsidR="00A81020" w:rsidRPr="00031A77" w:rsidRDefault="00000000">
      <w:pPr>
        <w:pStyle w:val="CERESBody"/>
        <w:spacing w:after="80"/>
        <w:rPr>
          <w:b/>
          <w:bCs/>
          <w:lang w:val="fr-FR"/>
        </w:rPr>
      </w:pPr>
      <w:r w:rsidRPr="00031A77">
        <w:rPr>
          <w:b/>
          <w:bCs/>
          <w:lang w:val="fr-FR"/>
        </w:rPr>
        <w:t xml:space="preserve">Apport en riz </w:t>
      </w:r>
      <w:proofErr w:type="gramStart"/>
      <w:r w:rsidR="004C6D66" w:rsidRPr="00031A77">
        <w:rPr>
          <w:b/>
          <w:bCs/>
          <w:lang w:val="fr-FR"/>
        </w:rPr>
        <w:t>blanc:</w:t>
      </w:r>
      <w:proofErr w:type="gramEnd"/>
    </w:p>
    <w:p w14:paraId="006F57DE" w14:textId="77777777" w:rsidR="00A81020" w:rsidRPr="00031A77" w:rsidRDefault="00000000" w:rsidP="00AF3F3D">
      <w:pPr>
        <w:pStyle w:val="CERESBody"/>
        <w:spacing w:after="80"/>
        <w:jc w:val="both"/>
        <w:rPr>
          <w:lang w:val="fr-FR"/>
        </w:rPr>
      </w:pPr>
      <w:r w:rsidRPr="00031A77">
        <w:rPr>
          <w:lang w:val="fr-FR"/>
        </w:rPr>
        <w:t xml:space="preserve">Chaque interne inscrit à l’internat de la réussite doit fournir 4 </w:t>
      </w:r>
      <w:proofErr w:type="spellStart"/>
      <w:r w:rsidRPr="00031A77">
        <w:rPr>
          <w:lang w:val="fr-FR"/>
        </w:rPr>
        <w:t>kapoaka</w:t>
      </w:r>
      <w:proofErr w:type="spellEnd"/>
      <w:r w:rsidRPr="00031A77">
        <w:rPr>
          <w:lang w:val="fr-FR"/>
        </w:rPr>
        <w:t xml:space="preserve"> de riz blanc par semaine pour la consommation journalière à l'internat. Toutefois, pendant la période de CASCO, les 4 </w:t>
      </w:r>
      <w:proofErr w:type="spellStart"/>
      <w:r w:rsidRPr="00031A77">
        <w:rPr>
          <w:lang w:val="fr-FR"/>
        </w:rPr>
        <w:t>kapoaka</w:t>
      </w:r>
      <w:proofErr w:type="spellEnd"/>
      <w:r w:rsidRPr="00031A77">
        <w:rPr>
          <w:lang w:val="fr-FR"/>
        </w:rPr>
        <w:t xml:space="preserve"> sont affectés à la participation des élèves CERES à la CASCO, ce qui correspond à une cotisation pour cette période. Par conséquent, l’élève ne doit plus apporter de riz blanc pour la consommation dans les centres durant cette période.</w:t>
      </w:r>
    </w:p>
    <w:p w14:paraId="4A8A893C" w14:textId="77777777" w:rsidR="00A81020" w:rsidRPr="00031A77" w:rsidRDefault="00000000" w:rsidP="00AF3F3D">
      <w:pPr>
        <w:pStyle w:val="CERESBody"/>
        <w:spacing w:after="80"/>
        <w:jc w:val="both"/>
        <w:rPr>
          <w:lang w:val="fr-FR"/>
        </w:rPr>
      </w:pPr>
      <w:r w:rsidRPr="00031A77">
        <w:rPr>
          <w:lang w:val="fr-FR"/>
        </w:rPr>
        <w:t>La gestion du riz blanc est assurée à l’aide de l’outil RIR et consignée dans le cahier de stock de riz.</w:t>
      </w:r>
    </w:p>
    <w:p w14:paraId="3FBF955F" w14:textId="77777777" w:rsidR="00A81020" w:rsidRPr="00031A77" w:rsidRDefault="00000000" w:rsidP="00AF3F3D">
      <w:pPr>
        <w:pStyle w:val="CERESBody"/>
        <w:spacing w:after="80"/>
        <w:jc w:val="both"/>
        <w:rPr>
          <w:lang w:val="fr-FR"/>
        </w:rPr>
      </w:pPr>
      <w:r w:rsidRPr="00031A77">
        <w:rPr>
          <w:lang w:val="fr-FR"/>
        </w:rPr>
        <w:lastRenderedPageBreak/>
        <w:t>Chaque trimestre, le RPAR doit présenter un compte rendu au Directeur du Programme (DPR) concernant l’état de la situation des cotisations des jeunes.</w:t>
      </w:r>
    </w:p>
    <w:p w14:paraId="33D222E5" w14:textId="531BE167" w:rsidR="00A81020" w:rsidRPr="00031A77" w:rsidRDefault="00000000">
      <w:pPr>
        <w:pStyle w:val="CERESBody"/>
        <w:spacing w:after="80"/>
        <w:rPr>
          <w:b/>
          <w:bCs/>
          <w:lang w:val="fr-FR"/>
        </w:rPr>
      </w:pPr>
      <w:r w:rsidRPr="00031A77">
        <w:rPr>
          <w:b/>
          <w:bCs/>
          <w:lang w:val="fr-FR"/>
        </w:rPr>
        <w:t xml:space="preserve">Gestion du magasin de </w:t>
      </w:r>
      <w:proofErr w:type="gramStart"/>
      <w:r w:rsidR="004C6D66" w:rsidRPr="00031A77">
        <w:rPr>
          <w:b/>
          <w:bCs/>
          <w:lang w:val="fr-FR"/>
        </w:rPr>
        <w:t>stockage:</w:t>
      </w:r>
      <w:proofErr w:type="gramEnd"/>
    </w:p>
    <w:p w14:paraId="1F918CAD" w14:textId="77777777" w:rsidR="00A81020" w:rsidRPr="00031A77" w:rsidRDefault="00000000" w:rsidP="00AF3F3D">
      <w:pPr>
        <w:pStyle w:val="CERESBody"/>
        <w:spacing w:after="80"/>
        <w:jc w:val="both"/>
        <w:rPr>
          <w:lang w:val="fr-FR"/>
        </w:rPr>
      </w:pPr>
      <w:r w:rsidRPr="00031A77">
        <w:rPr>
          <w:lang w:val="fr-FR"/>
        </w:rPr>
        <w:t>Chaque magasin de stockage doit être équipé de deux clés. L'une est conservée par les gardiens, et l'autre par le RIR. Aucune ouverture du magasin ne peut avoir lieu en l'absence du RIR, de même que pour les mouvements de stocks.</w:t>
      </w:r>
    </w:p>
    <w:p w14:paraId="2DCE8863" w14:textId="77777777" w:rsidR="00A81020" w:rsidRPr="00031A77" w:rsidRDefault="00000000" w:rsidP="00AF3F3D">
      <w:pPr>
        <w:pStyle w:val="CERESBody"/>
        <w:spacing w:after="80"/>
        <w:jc w:val="both"/>
        <w:rPr>
          <w:lang w:val="fr-FR"/>
        </w:rPr>
      </w:pPr>
      <w:r w:rsidRPr="00031A77">
        <w:rPr>
          <w:lang w:val="fr-FR"/>
        </w:rPr>
        <w:t xml:space="preserve">Les sacs de paddy sont stockés par unité de poids uniforme, c’est-à-dire avec une contenance similaire pour chaque sac. Les quantités sont inscrites en </w:t>
      </w:r>
      <w:proofErr w:type="spellStart"/>
      <w:r w:rsidRPr="00031A77">
        <w:rPr>
          <w:lang w:val="fr-FR"/>
        </w:rPr>
        <w:t>kapoaka</w:t>
      </w:r>
      <w:proofErr w:type="spellEnd"/>
      <w:r w:rsidRPr="00031A77">
        <w:rPr>
          <w:lang w:val="fr-FR"/>
        </w:rPr>
        <w:t xml:space="preserve">, avec leur équivalence en kilogrammes (4 </w:t>
      </w:r>
      <w:proofErr w:type="spellStart"/>
      <w:r w:rsidRPr="00031A77">
        <w:rPr>
          <w:lang w:val="fr-FR"/>
        </w:rPr>
        <w:t>kapoaka</w:t>
      </w:r>
      <w:proofErr w:type="spellEnd"/>
      <w:r w:rsidRPr="00031A77">
        <w:rPr>
          <w:lang w:val="fr-FR"/>
        </w:rPr>
        <w:t xml:space="preserve"> = 1 kg), ainsi que la date de remplissage complet du sac. Lors de chaque sortie de riz, cette référence (en kg) sera utilisée, et les sacs seront sortis dans leur intégralité, jamais à moitié ou en quart de sac.</w:t>
      </w:r>
    </w:p>
    <w:p w14:paraId="67531900" w14:textId="77777777" w:rsidR="00A81020" w:rsidRPr="00031A77" w:rsidRDefault="00000000" w:rsidP="00AF3F3D">
      <w:pPr>
        <w:pStyle w:val="CERESBody"/>
        <w:spacing w:after="80"/>
        <w:jc w:val="both"/>
        <w:rPr>
          <w:lang w:val="fr-FR"/>
        </w:rPr>
      </w:pPr>
      <w:r w:rsidRPr="00031A77">
        <w:rPr>
          <w:lang w:val="fr-FR"/>
        </w:rPr>
        <w:t xml:space="preserve">Le stock paddy maximum à l’internat de la réussite est de 3000 </w:t>
      </w:r>
      <w:proofErr w:type="spellStart"/>
      <w:r w:rsidRPr="00031A77">
        <w:rPr>
          <w:lang w:val="fr-FR"/>
        </w:rPr>
        <w:t>kapoaka</w:t>
      </w:r>
      <w:proofErr w:type="spellEnd"/>
      <w:r w:rsidRPr="00031A77">
        <w:rPr>
          <w:lang w:val="fr-FR"/>
        </w:rPr>
        <w:t>, ce qui correspond à 600 kg.</w:t>
      </w:r>
    </w:p>
    <w:p w14:paraId="53214ADA" w14:textId="77777777" w:rsidR="00305048" w:rsidRPr="00031A77" w:rsidRDefault="00305048">
      <w:pPr>
        <w:pStyle w:val="CERESBody"/>
        <w:spacing w:after="80"/>
        <w:rPr>
          <w:lang w:val="fr-FR"/>
        </w:rPr>
      </w:pPr>
    </w:p>
    <w:p w14:paraId="79F3096F" w14:textId="320DF3EC" w:rsidR="00A81020" w:rsidRDefault="00000000" w:rsidP="00732D86">
      <w:pPr>
        <w:pStyle w:val="Titre2"/>
      </w:pPr>
      <w:bookmarkStart w:id="5" w:name="_Toc223448038"/>
      <w:proofErr w:type="gramStart"/>
      <w:r>
        <w:t>Encourager</w:t>
      </w:r>
      <w:proofErr w:type="gramEnd"/>
      <w:r>
        <w:t xml:space="preserve"> </w:t>
      </w:r>
      <w:proofErr w:type="spellStart"/>
      <w:r>
        <w:t>L'autonomie</w:t>
      </w:r>
      <w:proofErr w:type="spellEnd"/>
      <w:r>
        <w:t xml:space="preserve"> des Jeunes</w:t>
      </w:r>
      <w:bookmarkEnd w:id="5"/>
    </w:p>
    <w:p w14:paraId="7BBDF1DD" w14:textId="6CF985E3" w:rsidR="00A81020" w:rsidRPr="00031A77" w:rsidRDefault="00000000" w:rsidP="00732D86">
      <w:pPr>
        <w:pStyle w:val="Titre3"/>
        <w:rPr>
          <w:lang w:val="fr-FR"/>
        </w:rPr>
      </w:pPr>
      <w:bookmarkStart w:id="6" w:name="_Toc223448039"/>
      <w:r w:rsidRPr="00031A77">
        <w:rPr>
          <w:lang w:val="fr-FR"/>
        </w:rPr>
        <w:t>Développer L'autonomie dans la gestion du temps</w:t>
      </w:r>
      <w:bookmarkEnd w:id="6"/>
    </w:p>
    <w:p w14:paraId="40F4A5F1" w14:textId="7071BDC2" w:rsidR="00A81020" w:rsidRPr="00031A77" w:rsidRDefault="00000000">
      <w:pPr>
        <w:pStyle w:val="CERESBody"/>
        <w:spacing w:after="80"/>
        <w:rPr>
          <w:b/>
          <w:bCs/>
          <w:color w:val="0070C0"/>
          <w:lang w:val="fr-FR"/>
        </w:rPr>
      </w:pPr>
      <w:r w:rsidRPr="00031A77">
        <w:rPr>
          <w:b/>
          <w:bCs/>
          <w:color w:val="0070C0"/>
          <w:lang w:val="fr-FR"/>
        </w:rPr>
        <w:t xml:space="preserve">Accompagnement scolaire des </w:t>
      </w:r>
      <w:proofErr w:type="gramStart"/>
      <w:r w:rsidR="009F39DD" w:rsidRPr="00031A77">
        <w:rPr>
          <w:b/>
          <w:bCs/>
          <w:color w:val="0070C0"/>
          <w:lang w:val="fr-FR"/>
        </w:rPr>
        <w:t>jeunes:</w:t>
      </w:r>
      <w:proofErr w:type="gramEnd"/>
    </w:p>
    <w:p w14:paraId="048EF5BB" w14:textId="65012073"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9E5EB7" w:rsidRPr="00031A77">
        <w:rPr>
          <w:b/>
          <w:bCs/>
          <w:u w:val="single"/>
          <w:lang w:val="fr-FR"/>
        </w:rPr>
        <w:t>spécifiques:</w:t>
      </w:r>
      <w:proofErr w:type="gramEnd"/>
    </w:p>
    <w:p w14:paraId="7B75BEFA" w14:textId="77777777" w:rsidR="00A81020" w:rsidRPr="00031A77" w:rsidRDefault="00000000">
      <w:pPr>
        <w:pStyle w:val="CERESBody"/>
        <w:numPr>
          <w:ilvl w:val="0"/>
          <w:numId w:val="157"/>
        </w:numPr>
        <w:spacing w:after="80"/>
        <w:rPr>
          <w:lang w:val="fr-FR"/>
        </w:rPr>
      </w:pPr>
      <w:r w:rsidRPr="00031A77">
        <w:rPr>
          <w:lang w:val="fr-FR"/>
        </w:rPr>
        <w:t>Renforcer et développer les compétences disciplinaires ainsi que les apports culturels essentiels à la réussite scolaire.</w:t>
      </w:r>
    </w:p>
    <w:p w14:paraId="6F2C77ED" w14:textId="77777777" w:rsidR="00A81020" w:rsidRPr="00031A77" w:rsidRDefault="00000000">
      <w:pPr>
        <w:pStyle w:val="CERESBody"/>
        <w:numPr>
          <w:ilvl w:val="0"/>
          <w:numId w:val="157"/>
        </w:numPr>
        <w:spacing w:after="80"/>
        <w:rPr>
          <w:lang w:val="fr-FR"/>
        </w:rPr>
      </w:pPr>
      <w:r w:rsidRPr="00031A77">
        <w:rPr>
          <w:lang w:val="fr-FR"/>
        </w:rPr>
        <w:t>Développer la compétence d’apprendre à apprendre.</w:t>
      </w:r>
    </w:p>
    <w:p w14:paraId="1801A9B9" w14:textId="77777777" w:rsidR="00A81020" w:rsidRPr="00031A77" w:rsidRDefault="00000000">
      <w:pPr>
        <w:pStyle w:val="CERESBody"/>
        <w:numPr>
          <w:ilvl w:val="0"/>
          <w:numId w:val="157"/>
        </w:numPr>
        <w:spacing w:after="80"/>
        <w:rPr>
          <w:lang w:val="fr-FR"/>
        </w:rPr>
      </w:pPr>
      <w:r w:rsidRPr="00031A77">
        <w:rPr>
          <w:lang w:val="fr-FR"/>
        </w:rPr>
        <w:t>Acquérir les compétences de bases en matière d’outils numériques.</w:t>
      </w:r>
    </w:p>
    <w:p w14:paraId="12D8E3F8" w14:textId="77777777" w:rsidR="00A81020" w:rsidRPr="00031A77" w:rsidRDefault="00000000">
      <w:pPr>
        <w:pStyle w:val="CERESBody"/>
        <w:numPr>
          <w:ilvl w:val="0"/>
          <w:numId w:val="157"/>
        </w:numPr>
        <w:spacing w:after="80"/>
        <w:rPr>
          <w:lang w:val="fr-FR"/>
        </w:rPr>
      </w:pPr>
      <w:r w:rsidRPr="00031A77">
        <w:rPr>
          <w:lang w:val="fr-FR"/>
        </w:rPr>
        <w:t>Développer des compétences sociales et civiques.</w:t>
      </w:r>
    </w:p>
    <w:p w14:paraId="25AE58B1" w14:textId="77777777" w:rsidR="00A81020" w:rsidRPr="00031A77" w:rsidRDefault="00000000">
      <w:pPr>
        <w:pStyle w:val="CERESBody"/>
        <w:numPr>
          <w:ilvl w:val="0"/>
          <w:numId w:val="157"/>
        </w:numPr>
        <w:spacing w:after="80"/>
        <w:rPr>
          <w:lang w:val="fr-FR"/>
        </w:rPr>
      </w:pPr>
      <w:r w:rsidRPr="00031A77">
        <w:rPr>
          <w:lang w:val="fr-FR"/>
        </w:rPr>
        <w:t>Développer l’autonomie et l'esprit d'initiative.</w:t>
      </w:r>
    </w:p>
    <w:p w14:paraId="2C8D4F99" w14:textId="77777777" w:rsidR="00A81020" w:rsidRPr="00031A77" w:rsidRDefault="00000000">
      <w:pPr>
        <w:pStyle w:val="CERESBody"/>
        <w:numPr>
          <w:ilvl w:val="0"/>
          <w:numId w:val="157"/>
        </w:numPr>
        <w:spacing w:after="80"/>
        <w:rPr>
          <w:lang w:val="fr-FR"/>
        </w:rPr>
      </w:pPr>
      <w:r w:rsidRPr="00031A77">
        <w:rPr>
          <w:lang w:val="fr-FR"/>
        </w:rPr>
        <w:t>Développer les compétences artistiques et les compétences de développement durable.</w:t>
      </w:r>
    </w:p>
    <w:p w14:paraId="44337D7E" w14:textId="77777777" w:rsidR="00A81020" w:rsidRPr="00031A77" w:rsidRDefault="00000000">
      <w:pPr>
        <w:pStyle w:val="CERESBody"/>
        <w:numPr>
          <w:ilvl w:val="0"/>
          <w:numId w:val="157"/>
        </w:numPr>
        <w:spacing w:after="80"/>
        <w:rPr>
          <w:lang w:val="fr-FR"/>
        </w:rPr>
      </w:pPr>
      <w:r w:rsidRPr="00031A77">
        <w:rPr>
          <w:lang w:val="fr-FR"/>
        </w:rPr>
        <w:t>Favoriser l'intérêt pour les connaissances et la culture.</w:t>
      </w:r>
    </w:p>
    <w:p w14:paraId="06622D9C" w14:textId="07DAC6A3" w:rsidR="00A81020" w:rsidRPr="00031A77" w:rsidRDefault="00621D20">
      <w:pPr>
        <w:pStyle w:val="CERESBody"/>
        <w:spacing w:after="80"/>
        <w:rPr>
          <w:lang w:val="fr-FR"/>
        </w:rPr>
      </w:pPr>
      <w:proofErr w:type="gramStart"/>
      <w:r w:rsidRPr="00031A77">
        <w:rPr>
          <w:b/>
          <w:bCs/>
          <w:lang w:val="fr-FR"/>
        </w:rPr>
        <w:t>Périodicité</w:t>
      </w:r>
      <w:r w:rsidRPr="00031A77">
        <w:rPr>
          <w:lang w:val="fr-FR"/>
        </w:rPr>
        <w:t>:</w:t>
      </w:r>
      <w:proofErr w:type="gramEnd"/>
      <w:r w:rsidRPr="00031A77">
        <w:rPr>
          <w:lang w:val="fr-FR"/>
        </w:rPr>
        <w:t xml:space="preserve"> Hebdomadaire</w:t>
      </w:r>
    </w:p>
    <w:p w14:paraId="7F7C5D2F" w14:textId="77777777" w:rsidR="00A81020" w:rsidRPr="00031A77" w:rsidRDefault="00000000">
      <w:pPr>
        <w:pStyle w:val="CERESBody"/>
        <w:spacing w:after="80"/>
        <w:rPr>
          <w:b/>
          <w:bCs/>
          <w:lang w:val="fr-FR"/>
        </w:rPr>
      </w:pPr>
      <w:r w:rsidRPr="00031A77">
        <w:rPr>
          <w:b/>
          <w:bCs/>
          <w:lang w:val="fr-FR"/>
        </w:rPr>
        <w:t>Commande fournitures scolaires &amp; gestion des stocks</w:t>
      </w:r>
    </w:p>
    <w:p w14:paraId="610FD805" w14:textId="77777777" w:rsidR="00A81020" w:rsidRPr="00031A77" w:rsidRDefault="00000000" w:rsidP="006505E8">
      <w:pPr>
        <w:pStyle w:val="CERESBody"/>
        <w:spacing w:after="80"/>
        <w:jc w:val="both"/>
        <w:rPr>
          <w:lang w:val="fr-FR"/>
        </w:rPr>
      </w:pPr>
      <w:r w:rsidRPr="00031A77">
        <w:rPr>
          <w:lang w:val="fr-FR"/>
        </w:rPr>
        <w:t>Au début du mois de juin, le RIR effectue un inventaire et transmet la fiche de stock des fournitures au RPAR. Le RPAR passe ensuite les commandes en utilisant le formulaire DAO auprès de l’équipe des Finances.</w:t>
      </w:r>
    </w:p>
    <w:p w14:paraId="37DF3313" w14:textId="77777777" w:rsidR="00A81020" w:rsidRPr="00031A77" w:rsidRDefault="00000000" w:rsidP="006505E8">
      <w:pPr>
        <w:pStyle w:val="CERESBody"/>
        <w:spacing w:after="80"/>
        <w:jc w:val="both"/>
        <w:rPr>
          <w:lang w:val="fr-FR"/>
        </w:rPr>
      </w:pPr>
      <w:r w:rsidRPr="00031A77">
        <w:rPr>
          <w:lang w:val="fr-FR"/>
        </w:rPr>
        <w:t>A la fin de chaque trimestre scolaire, le RIR remet l’inventaire des fournitures RESCO au RPAR.</w:t>
      </w:r>
    </w:p>
    <w:p w14:paraId="08B73207" w14:textId="77777777" w:rsidR="00A81020" w:rsidRPr="00031A77" w:rsidRDefault="00000000">
      <w:pPr>
        <w:pStyle w:val="CERESBody"/>
        <w:spacing w:after="80"/>
        <w:rPr>
          <w:b/>
          <w:bCs/>
          <w:lang w:val="fr-FR"/>
        </w:rPr>
      </w:pPr>
      <w:r w:rsidRPr="00031A77">
        <w:rPr>
          <w:b/>
          <w:bCs/>
          <w:lang w:val="fr-FR"/>
        </w:rPr>
        <w:t>Support de l’équipe pédagogique</w:t>
      </w:r>
    </w:p>
    <w:p w14:paraId="7706ED03" w14:textId="77777777" w:rsidR="00A81020" w:rsidRPr="00031A77" w:rsidRDefault="00000000" w:rsidP="006505E8">
      <w:pPr>
        <w:pStyle w:val="CERESBody"/>
        <w:spacing w:after="80"/>
        <w:jc w:val="both"/>
        <w:rPr>
          <w:lang w:val="fr-FR"/>
        </w:rPr>
      </w:pPr>
      <w:r w:rsidRPr="00031A77">
        <w:rPr>
          <w:lang w:val="fr-FR"/>
        </w:rPr>
        <w:t xml:space="preserve">Le coordinateur pédagogique en étroite collaboration avec le pôle formation est responsable de la conception des besoins en ressources pour le renforcement scolaire (RESCO). Il définit également le format et le contenu du RESCO, et organise la formation des personnes ressources. Les personnes ressources sont des collaborateurs, en majorité des enseignants issus des collèges partenaires, qui se mettent à disposition </w:t>
      </w:r>
      <w:r w:rsidRPr="00031A77">
        <w:rPr>
          <w:lang w:val="fr-FR"/>
        </w:rPr>
        <w:lastRenderedPageBreak/>
        <w:t>du programme CERES pour intervenir auprès des jeunes du programme lors de temps de renforcement scolaire après les heures de cours.</w:t>
      </w:r>
    </w:p>
    <w:p w14:paraId="5FBF8E50" w14:textId="3931910E" w:rsidR="00A81020" w:rsidRPr="00031A77" w:rsidRDefault="00000000">
      <w:pPr>
        <w:pStyle w:val="CERESBody"/>
        <w:spacing w:after="80"/>
        <w:rPr>
          <w:b/>
          <w:bCs/>
          <w:lang w:val="fr-FR"/>
        </w:rPr>
      </w:pPr>
      <w:r w:rsidRPr="00031A77">
        <w:rPr>
          <w:b/>
          <w:bCs/>
          <w:lang w:val="fr-FR"/>
        </w:rPr>
        <w:t xml:space="preserve">Elaboration de l’emploi du temps </w:t>
      </w:r>
      <w:proofErr w:type="gramStart"/>
      <w:r w:rsidR="00450983" w:rsidRPr="00031A77">
        <w:rPr>
          <w:b/>
          <w:bCs/>
          <w:lang w:val="fr-FR"/>
        </w:rPr>
        <w:t>RESCO:</w:t>
      </w:r>
      <w:proofErr w:type="gramEnd"/>
    </w:p>
    <w:tbl>
      <w:tblPr>
        <w:tblpPr w:leftFromText="141" w:rightFromText="141" w:vertAnchor="text" w:horzAnchor="margin" w:tblpY="1099"/>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24"/>
        <w:gridCol w:w="2262"/>
        <w:gridCol w:w="1588"/>
        <w:gridCol w:w="2138"/>
        <w:gridCol w:w="1528"/>
      </w:tblGrid>
      <w:tr w:rsidR="005035EA" w:rsidRPr="005035EA" w14:paraId="3D6604A8" w14:textId="77777777" w:rsidTr="00034206">
        <w:trPr>
          <w:trHeight w:val="700"/>
        </w:trPr>
        <w:tc>
          <w:tcPr>
            <w:tcW w:w="1524" w:type="dxa"/>
            <w:tcBorders>
              <w:tl2br w:val="single" w:sz="4" w:space="0" w:color="auto"/>
            </w:tcBorders>
            <w:shd w:val="clear" w:color="auto" w:fill="C6D9F1" w:themeFill="text2" w:themeFillTint="33"/>
            <w:vAlign w:val="center"/>
          </w:tcPr>
          <w:p w14:paraId="2AF2BFB6" w14:textId="77777777" w:rsidR="005035EA" w:rsidRPr="005035EA" w:rsidRDefault="005035EA" w:rsidP="005035EA">
            <w:pPr>
              <w:rPr>
                <w:rFonts w:cstheme="minorHAnsi"/>
                <w:b/>
                <w:bCs/>
                <w:sz w:val="18"/>
                <w:szCs w:val="16"/>
              </w:rPr>
            </w:pPr>
            <w:r w:rsidRPr="00031A77">
              <w:rPr>
                <w:rFonts w:cstheme="minorHAnsi"/>
                <w:b/>
                <w:bCs/>
                <w:sz w:val="18"/>
                <w:szCs w:val="16"/>
                <w:lang w:val="fr-FR"/>
              </w:rPr>
              <w:t xml:space="preserve">         </w:t>
            </w:r>
            <w:r w:rsidRPr="005035EA">
              <w:rPr>
                <w:rFonts w:cstheme="minorHAnsi"/>
                <w:b/>
                <w:bCs/>
                <w:sz w:val="18"/>
                <w:szCs w:val="16"/>
              </w:rPr>
              <w:t>Matière</w:t>
            </w:r>
          </w:p>
          <w:p w14:paraId="3DB16642" w14:textId="77777777" w:rsidR="005035EA" w:rsidRPr="005035EA" w:rsidRDefault="005035EA" w:rsidP="005035EA">
            <w:pPr>
              <w:rPr>
                <w:rFonts w:cstheme="minorHAnsi"/>
                <w:b/>
                <w:bCs/>
                <w:sz w:val="18"/>
                <w:szCs w:val="16"/>
              </w:rPr>
            </w:pPr>
            <w:r w:rsidRPr="005035EA">
              <w:rPr>
                <w:rFonts w:cstheme="minorHAnsi"/>
                <w:b/>
                <w:bCs/>
                <w:sz w:val="18"/>
                <w:szCs w:val="16"/>
              </w:rPr>
              <w:t>Classe</w:t>
            </w:r>
          </w:p>
        </w:tc>
        <w:tc>
          <w:tcPr>
            <w:tcW w:w="2262" w:type="dxa"/>
            <w:shd w:val="clear" w:color="auto" w:fill="C6D9F1" w:themeFill="text2" w:themeFillTint="33"/>
            <w:vAlign w:val="center"/>
          </w:tcPr>
          <w:p w14:paraId="59ACD435" w14:textId="77777777" w:rsidR="005035EA" w:rsidRPr="005035EA" w:rsidRDefault="005035EA" w:rsidP="005035EA">
            <w:pPr>
              <w:jc w:val="center"/>
              <w:rPr>
                <w:rFonts w:cstheme="minorHAnsi"/>
                <w:b/>
                <w:bCs/>
                <w:sz w:val="18"/>
                <w:szCs w:val="16"/>
              </w:rPr>
            </w:pPr>
            <w:proofErr w:type="spellStart"/>
            <w:r w:rsidRPr="005035EA">
              <w:rPr>
                <w:rFonts w:cstheme="minorHAnsi"/>
                <w:b/>
                <w:bCs/>
                <w:sz w:val="18"/>
                <w:szCs w:val="16"/>
              </w:rPr>
              <w:t>Mathématiques</w:t>
            </w:r>
            <w:proofErr w:type="spellEnd"/>
          </w:p>
        </w:tc>
        <w:tc>
          <w:tcPr>
            <w:tcW w:w="1588" w:type="dxa"/>
            <w:shd w:val="clear" w:color="auto" w:fill="C6D9F1" w:themeFill="text2" w:themeFillTint="33"/>
            <w:vAlign w:val="center"/>
          </w:tcPr>
          <w:p w14:paraId="5655D41D" w14:textId="77777777" w:rsidR="005035EA" w:rsidRPr="005035EA" w:rsidRDefault="005035EA" w:rsidP="005035EA">
            <w:pPr>
              <w:jc w:val="center"/>
              <w:rPr>
                <w:rFonts w:cstheme="minorHAnsi"/>
                <w:b/>
                <w:bCs/>
                <w:sz w:val="18"/>
                <w:szCs w:val="16"/>
              </w:rPr>
            </w:pPr>
            <w:r w:rsidRPr="005035EA">
              <w:rPr>
                <w:rFonts w:cstheme="minorHAnsi"/>
                <w:b/>
                <w:bCs/>
                <w:sz w:val="18"/>
                <w:szCs w:val="16"/>
              </w:rPr>
              <w:t>Français</w:t>
            </w:r>
          </w:p>
        </w:tc>
        <w:tc>
          <w:tcPr>
            <w:tcW w:w="2138" w:type="dxa"/>
            <w:shd w:val="clear" w:color="auto" w:fill="C6D9F1" w:themeFill="text2" w:themeFillTint="33"/>
            <w:vAlign w:val="center"/>
          </w:tcPr>
          <w:p w14:paraId="35B734BA" w14:textId="77777777" w:rsidR="005035EA" w:rsidRPr="005035EA" w:rsidRDefault="005035EA" w:rsidP="005035EA">
            <w:pPr>
              <w:jc w:val="center"/>
              <w:rPr>
                <w:rFonts w:cstheme="minorHAnsi"/>
                <w:b/>
                <w:bCs/>
                <w:sz w:val="18"/>
                <w:szCs w:val="16"/>
              </w:rPr>
            </w:pPr>
            <w:r w:rsidRPr="005035EA">
              <w:rPr>
                <w:rFonts w:cstheme="minorHAnsi"/>
                <w:b/>
                <w:bCs/>
                <w:sz w:val="18"/>
                <w:szCs w:val="16"/>
              </w:rPr>
              <w:t>Physiques Chimie</w:t>
            </w:r>
          </w:p>
        </w:tc>
        <w:tc>
          <w:tcPr>
            <w:tcW w:w="1528" w:type="dxa"/>
            <w:shd w:val="clear" w:color="auto" w:fill="C6D9F1" w:themeFill="text2" w:themeFillTint="33"/>
            <w:vAlign w:val="center"/>
          </w:tcPr>
          <w:p w14:paraId="506E9564" w14:textId="77777777" w:rsidR="005035EA" w:rsidRPr="005035EA" w:rsidRDefault="005035EA" w:rsidP="005035EA">
            <w:pPr>
              <w:ind w:left="69" w:hanging="69"/>
              <w:jc w:val="center"/>
              <w:rPr>
                <w:rFonts w:cstheme="minorHAnsi"/>
                <w:b/>
                <w:bCs/>
                <w:sz w:val="18"/>
                <w:szCs w:val="16"/>
              </w:rPr>
            </w:pPr>
            <w:r w:rsidRPr="005035EA">
              <w:rPr>
                <w:rFonts w:cstheme="minorHAnsi"/>
                <w:b/>
                <w:bCs/>
                <w:sz w:val="18"/>
                <w:szCs w:val="16"/>
              </w:rPr>
              <w:t>Malagasy</w:t>
            </w:r>
          </w:p>
        </w:tc>
      </w:tr>
      <w:tr w:rsidR="005035EA" w:rsidRPr="005035EA" w14:paraId="3B893766" w14:textId="77777777" w:rsidTr="005035EA">
        <w:trPr>
          <w:trHeight w:val="159"/>
        </w:trPr>
        <w:tc>
          <w:tcPr>
            <w:tcW w:w="1524" w:type="dxa"/>
            <w:vAlign w:val="center"/>
          </w:tcPr>
          <w:p w14:paraId="0DCD6705" w14:textId="77777777" w:rsidR="005035EA" w:rsidRPr="005035EA" w:rsidRDefault="005035EA" w:rsidP="005035EA">
            <w:pPr>
              <w:rPr>
                <w:rFonts w:cstheme="minorHAnsi"/>
                <w:sz w:val="18"/>
                <w:szCs w:val="16"/>
              </w:rPr>
            </w:pPr>
            <w:r w:rsidRPr="005035EA">
              <w:rPr>
                <w:rFonts w:cstheme="minorHAnsi"/>
                <w:sz w:val="18"/>
                <w:szCs w:val="16"/>
              </w:rPr>
              <w:t>5è – 4è</w:t>
            </w:r>
          </w:p>
        </w:tc>
        <w:tc>
          <w:tcPr>
            <w:tcW w:w="2262" w:type="dxa"/>
            <w:vAlign w:val="center"/>
          </w:tcPr>
          <w:p w14:paraId="1BF5D0F5" w14:textId="77777777" w:rsidR="005035EA" w:rsidRPr="005035EA" w:rsidRDefault="005035EA" w:rsidP="005035EA">
            <w:pPr>
              <w:jc w:val="center"/>
              <w:rPr>
                <w:rFonts w:cstheme="minorHAnsi"/>
                <w:sz w:val="18"/>
                <w:szCs w:val="16"/>
              </w:rPr>
            </w:pPr>
            <w:r w:rsidRPr="005035EA">
              <w:rPr>
                <w:rFonts w:cstheme="minorHAnsi"/>
                <w:sz w:val="18"/>
                <w:szCs w:val="16"/>
              </w:rPr>
              <w:t>2h</w:t>
            </w:r>
          </w:p>
        </w:tc>
        <w:tc>
          <w:tcPr>
            <w:tcW w:w="1588" w:type="dxa"/>
            <w:vAlign w:val="center"/>
          </w:tcPr>
          <w:p w14:paraId="405E0BF0" w14:textId="77777777" w:rsidR="005035EA" w:rsidRPr="005035EA" w:rsidRDefault="005035EA" w:rsidP="005035EA">
            <w:pPr>
              <w:jc w:val="center"/>
              <w:rPr>
                <w:rFonts w:cstheme="minorHAnsi"/>
                <w:sz w:val="18"/>
                <w:szCs w:val="16"/>
              </w:rPr>
            </w:pPr>
            <w:r w:rsidRPr="005035EA">
              <w:rPr>
                <w:rFonts w:cstheme="minorHAnsi"/>
                <w:sz w:val="18"/>
                <w:szCs w:val="16"/>
              </w:rPr>
              <w:t>2h</w:t>
            </w:r>
          </w:p>
        </w:tc>
        <w:tc>
          <w:tcPr>
            <w:tcW w:w="2138" w:type="dxa"/>
            <w:vAlign w:val="center"/>
          </w:tcPr>
          <w:p w14:paraId="72FCD438" w14:textId="77777777" w:rsidR="005035EA" w:rsidRPr="005035EA" w:rsidRDefault="005035EA" w:rsidP="005035EA">
            <w:pPr>
              <w:jc w:val="center"/>
              <w:rPr>
                <w:rFonts w:cstheme="minorHAnsi"/>
                <w:sz w:val="18"/>
                <w:szCs w:val="16"/>
              </w:rPr>
            </w:pPr>
            <w:r w:rsidRPr="005035EA">
              <w:rPr>
                <w:rFonts w:cstheme="minorHAnsi"/>
                <w:sz w:val="18"/>
                <w:szCs w:val="16"/>
              </w:rPr>
              <w:t>1h</w:t>
            </w:r>
          </w:p>
        </w:tc>
        <w:tc>
          <w:tcPr>
            <w:tcW w:w="1528" w:type="dxa"/>
            <w:vAlign w:val="center"/>
          </w:tcPr>
          <w:p w14:paraId="686666F8" w14:textId="77777777" w:rsidR="005035EA" w:rsidRPr="005035EA" w:rsidRDefault="005035EA" w:rsidP="005035EA">
            <w:pPr>
              <w:jc w:val="center"/>
              <w:rPr>
                <w:rFonts w:cstheme="minorHAnsi"/>
                <w:sz w:val="18"/>
                <w:szCs w:val="16"/>
              </w:rPr>
            </w:pPr>
            <w:r w:rsidRPr="005035EA">
              <w:rPr>
                <w:rFonts w:cstheme="minorHAnsi"/>
                <w:sz w:val="18"/>
                <w:szCs w:val="16"/>
              </w:rPr>
              <w:t>1h</w:t>
            </w:r>
          </w:p>
        </w:tc>
      </w:tr>
      <w:tr w:rsidR="005035EA" w:rsidRPr="005035EA" w14:paraId="047A5CE5" w14:textId="77777777" w:rsidTr="005035EA">
        <w:trPr>
          <w:trHeight w:val="159"/>
        </w:trPr>
        <w:tc>
          <w:tcPr>
            <w:tcW w:w="1524" w:type="dxa"/>
            <w:vAlign w:val="center"/>
          </w:tcPr>
          <w:p w14:paraId="1A1F0ED6" w14:textId="77777777" w:rsidR="005035EA" w:rsidRPr="005035EA" w:rsidRDefault="005035EA" w:rsidP="005035EA">
            <w:pPr>
              <w:rPr>
                <w:rFonts w:cstheme="minorHAnsi"/>
                <w:sz w:val="18"/>
                <w:szCs w:val="16"/>
              </w:rPr>
            </w:pPr>
            <w:r w:rsidRPr="005035EA">
              <w:rPr>
                <w:rFonts w:cstheme="minorHAnsi"/>
                <w:sz w:val="18"/>
                <w:szCs w:val="16"/>
              </w:rPr>
              <w:t>3è</w:t>
            </w:r>
          </w:p>
        </w:tc>
        <w:tc>
          <w:tcPr>
            <w:tcW w:w="2262" w:type="dxa"/>
            <w:vAlign w:val="center"/>
          </w:tcPr>
          <w:p w14:paraId="3488E5DC" w14:textId="77777777" w:rsidR="005035EA" w:rsidRPr="005035EA" w:rsidRDefault="005035EA" w:rsidP="005035EA">
            <w:pPr>
              <w:jc w:val="center"/>
              <w:rPr>
                <w:rFonts w:cstheme="minorHAnsi"/>
                <w:sz w:val="18"/>
                <w:szCs w:val="16"/>
              </w:rPr>
            </w:pPr>
            <w:r w:rsidRPr="005035EA">
              <w:rPr>
                <w:rFonts w:cstheme="minorHAnsi"/>
                <w:sz w:val="18"/>
                <w:szCs w:val="16"/>
              </w:rPr>
              <w:t>2h</w:t>
            </w:r>
          </w:p>
        </w:tc>
        <w:tc>
          <w:tcPr>
            <w:tcW w:w="1588" w:type="dxa"/>
            <w:vAlign w:val="center"/>
          </w:tcPr>
          <w:p w14:paraId="02E6F2A8" w14:textId="77777777" w:rsidR="005035EA" w:rsidRPr="005035EA" w:rsidRDefault="005035EA" w:rsidP="005035EA">
            <w:pPr>
              <w:jc w:val="center"/>
              <w:rPr>
                <w:rFonts w:cstheme="minorHAnsi"/>
                <w:sz w:val="18"/>
                <w:szCs w:val="16"/>
              </w:rPr>
            </w:pPr>
            <w:r w:rsidRPr="005035EA">
              <w:rPr>
                <w:rFonts w:cstheme="minorHAnsi"/>
                <w:sz w:val="18"/>
                <w:szCs w:val="16"/>
              </w:rPr>
              <w:t>2h</w:t>
            </w:r>
          </w:p>
        </w:tc>
        <w:tc>
          <w:tcPr>
            <w:tcW w:w="2138" w:type="dxa"/>
            <w:vAlign w:val="center"/>
          </w:tcPr>
          <w:p w14:paraId="70F7C050" w14:textId="77777777" w:rsidR="005035EA" w:rsidRPr="005035EA" w:rsidRDefault="005035EA" w:rsidP="005035EA">
            <w:pPr>
              <w:jc w:val="center"/>
              <w:rPr>
                <w:rFonts w:cstheme="minorHAnsi"/>
                <w:sz w:val="18"/>
                <w:szCs w:val="16"/>
              </w:rPr>
            </w:pPr>
            <w:r w:rsidRPr="005035EA">
              <w:rPr>
                <w:rFonts w:cstheme="minorHAnsi"/>
                <w:sz w:val="18"/>
                <w:szCs w:val="16"/>
              </w:rPr>
              <w:t>1h</w:t>
            </w:r>
          </w:p>
        </w:tc>
        <w:tc>
          <w:tcPr>
            <w:tcW w:w="1528" w:type="dxa"/>
            <w:vAlign w:val="center"/>
          </w:tcPr>
          <w:p w14:paraId="6B99C07D" w14:textId="77777777" w:rsidR="005035EA" w:rsidRPr="005035EA" w:rsidRDefault="005035EA" w:rsidP="005035EA">
            <w:pPr>
              <w:jc w:val="center"/>
              <w:rPr>
                <w:rFonts w:cstheme="minorHAnsi"/>
                <w:sz w:val="18"/>
                <w:szCs w:val="16"/>
              </w:rPr>
            </w:pPr>
            <w:r w:rsidRPr="005035EA">
              <w:rPr>
                <w:rFonts w:cstheme="minorHAnsi"/>
                <w:sz w:val="18"/>
                <w:szCs w:val="16"/>
              </w:rPr>
              <w:t>2h</w:t>
            </w:r>
          </w:p>
        </w:tc>
      </w:tr>
    </w:tbl>
    <w:p w14:paraId="52C38793" w14:textId="77777777" w:rsidR="00A81020" w:rsidRPr="00031A77" w:rsidRDefault="00000000" w:rsidP="006505E8">
      <w:pPr>
        <w:pStyle w:val="CERESBody"/>
        <w:spacing w:after="80"/>
        <w:jc w:val="both"/>
        <w:rPr>
          <w:lang w:val="fr-FR"/>
        </w:rPr>
      </w:pPr>
      <w:r w:rsidRPr="00031A77">
        <w:rPr>
          <w:lang w:val="fr-FR"/>
        </w:rPr>
        <w:t>Le DPR, en collaboration avec le coordinateur pédagogique, définit le nombre d’heures hebdomadaires du Renforcement Scolaire (RESCO) par matière avant la fin du mois de juillet.</w:t>
      </w:r>
    </w:p>
    <w:p w14:paraId="6A36190B" w14:textId="77777777" w:rsidR="005035EA" w:rsidRPr="00031A77" w:rsidRDefault="005035EA">
      <w:pPr>
        <w:pStyle w:val="CERESBody"/>
        <w:spacing w:after="80"/>
        <w:rPr>
          <w:lang w:val="fr-FR"/>
        </w:rPr>
      </w:pPr>
    </w:p>
    <w:p w14:paraId="646A4331" w14:textId="77777777" w:rsidR="005035EA" w:rsidRPr="00031A77" w:rsidRDefault="005035EA">
      <w:pPr>
        <w:pStyle w:val="CERESBody"/>
        <w:spacing w:after="80"/>
        <w:rPr>
          <w:lang w:val="fr-FR"/>
        </w:rPr>
      </w:pPr>
    </w:p>
    <w:p w14:paraId="391F87D2" w14:textId="77777777" w:rsidR="005035EA" w:rsidRPr="00031A77" w:rsidRDefault="005035EA">
      <w:pPr>
        <w:pStyle w:val="CERESBody"/>
        <w:spacing w:after="80"/>
        <w:rPr>
          <w:lang w:val="fr-FR"/>
        </w:rPr>
      </w:pPr>
    </w:p>
    <w:p w14:paraId="75A2CCD7" w14:textId="77777777" w:rsidR="005035EA" w:rsidRPr="00031A77" w:rsidRDefault="005035EA">
      <w:pPr>
        <w:pStyle w:val="CERESBody"/>
        <w:spacing w:after="80"/>
        <w:rPr>
          <w:lang w:val="fr-FR"/>
        </w:rPr>
      </w:pPr>
    </w:p>
    <w:p w14:paraId="6FE2C7DC" w14:textId="77777777" w:rsidR="005035EA" w:rsidRPr="00031A77" w:rsidRDefault="005035EA">
      <w:pPr>
        <w:pStyle w:val="CERESBody"/>
        <w:spacing w:after="80"/>
        <w:rPr>
          <w:lang w:val="fr-FR"/>
        </w:rPr>
      </w:pPr>
    </w:p>
    <w:p w14:paraId="0C3AA397" w14:textId="77777777" w:rsidR="005035EA" w:rsidRPr="00031A77" w:rsidRDefault="005035EA">
      <w:pPr>
        <w:pStyle w:val="CERESBody"/>
        <w:spacing w:after="80"/>
        <w:rPr>
          <w:lang w:val="fr-FR"/>
        </w:rPr>
      </w:pPr>
    </w:p>
    <w:p w14:paraId="3234FD8D" w14:textId="77777777" w:rsidR="00A81020" w:rsidRPr="00031A77" w:rsidRDefault="00000000" w:rsidP="00702233">
      <w:pPr>
        <w:pStyle w:val="CERESBody"/>
        <w:spacing w:after="80"/>
        <w:jc w:val="both"/>
        <w:rPr>
          <w:lang w:val="fr-FR"/>
        </w:rPr>
      </w:pPr>
      <w:r w:rsidRPr="00031A77">
        <w:rPr>
          <w:lang w:val="fr-FR"/>
        </w:rPr>
        <w:t>A partir de ces heures, de l’emploi du temps du collège et de la disponibilité des personnes ressources, le RIR établit l’emploi du temps du RESCO à l’internat de la réussite.</w:t>
      </w:r>
    </w:p>
    <w:p w14:paraId="6E8693FB" w14:textId="06CE1DE1" w:rsidR="00702233" w:rsidRPr="00031A77" w:rsidRDefault="00000000" w:rsidP="00702233">
      <w:pPr>
        <w:pStyle w:val="CERESBody"/>
        <w:spacing w:after="80"/>
        <w:jc w:val="both"/>
        <w:rPr>
          <w:lang w:val="fr-FR"/>
        </w:rPr>
      </w:pPr>
      <w:r w:rsidRPr="00031A77">
        <w:rPr>
          <w:lang w:val="fr-FR"/>
        </w:rPr>
        <w:t>Les modifications d’EDT seront ensuite exceptionnelles.</w:t>
      </w:r>
    </w:p>
    <w:p w14:paraId="53C31510" w14:textId="77777777" w:rsidR="00D3489B" w:rsidRPr="00031A77" w:rsidRDefault="00D3489B" w:rsidP="00D3489B">
      <w:pPr>
        <w:pStyle w:val="CERESBody"/>
        <w:spacing w:after="80"/>
        <w:rPr>
          <w:lang w:val="fr-FR"/>
        </w:rPr>
      </w:pPr>
    </w:p>
    <w:p w14:paraId="5A78758D" w14:textId="556295FD" w:rsidR="00A81020" w:rsidRPr="00031A77" w:rsidRDefault="00000000">
      <w:pPr>
        <w:pStyle w:val="CERESBody"/>
        <w:spacing w:after="80"/>
        <w:rPr>
          <w:b/>
          <w:bCs/>
          <w:lang w:val="fr-FR"/>
        </w:rPr>
      </w:pPr>
      <w:r w:rsidRPr="00031A77">
        <w:rPr>
          <w:b/>
          <w:bCs/>
          <w:lang w:val="fr-FR"/>
        </w:rPr>
        <w:t>Recrutement des personnes ressources. (Annexe N</w:t>
      </w:r>
      <w:proofErr w:type="gramStart"/>
      <w:r w:rsidR="00C716EB" w:rsidRPr="00031A77">
        <w:rPr>
          <w:b/>
          <w:bCs/>
          <w:lang w:val="fr-FR"/>
        </w:rPr>
        <w:t>5:</w:t>
      </w:r>
      <w:proofErr w:type="gramEnd"/>
      <w:r w:rsidRPr="00031A77">
        <w:rPr>
          <w:b/>
          <w:bCs/>
          <w:lang w:val="fr-FR"/>
        </w:rPr>
        <w:t xml:space="preserve"> contrat de personne ressource)</w:t>
      </w:r>
    </w:p>
    <w:p w14:paraId="5A4291CA" w14:textId="77777777" w:rsidR="00A81020" w:rsidRPr="00031A77" w:rsidRDefault="00000000" w:rsidP="00702233">
      <w:pPr>
        <w:pStyle w:val="CERESBody"/>
        <w:spacing w:after="80"/>
        <w:jc w:val="both"/>
        <w:rPr>
          <w:lang w:val="fr-FR"/>
        </w:rPr>
      </w:pPr>
      <w:r w:rsidRPr="00031A77">
        <w:rPr>
          <w:lang w:val="fr-FR"/>
        </w:rPr>
        <w:t>Le RIR, avec le soutien de l’équipe pédagogique (coordinateur pédagogique et formateurs) recrute les personnes ressources, généralement parmi les professeurs du collège, en fonction de leurs compétences et de leur motivation. Les candidats (personnes ressources) doivent d’abord passer un test de niveau afin d’évaluer leurs compétences, suivi d’un entretien avec le RIR. L’équipe pédagogique est responsable de la correction du test de niveau.</w:t>
      </w:r>
    </w:p>
    <w:p w14:paraId="46DFDDFB" w14:textId="77777777" w:rsidR="00A81020" w:rsidRPr="00031A77" w:rsidRDefault="00000000" w:rsidP="00702233">
      <w:pPr>
        <w:pStyle w:val="CERESBody"/>
        <w:spacing w:after="80"/>
        <w:jc w:val="both"/>
        <w:rPr>
          <w:lang w:val="fr-FR"/>
        </w:rPr>
      </w:pPr>
      <w:r w:rsidRPr="00031A77">
        <w:rPr>
          <w:lang w:val="fr-FR"/>
        </w:rPr>
        <w:t>La participation à la formation des personnes ressources est obligatoire.</w:t>
      </w:r>
    </w:p>
    <w:p w14:paraId="1553B9BB" w14:textId="77777777" w:rsidR="00A81020" w:rsidRPr="00031A77" w:rsidRDefault="00000000" w:rsidP="00702233">
      <w:pPr>
        <w:pStyle w:val="CERESBody"/>
        <w:spacing w:after="80"/>
        <w:jc w:val="both"/>
        <w:rPr>
          <w:lang w:val="fr-FR"/>
        </w:rPr>
      </w:pPr>
      <w:r w:rsidRPr="00031A77">
        <w:rPr>
          <w:lang w:val="fr-FR"/>
        </w:rPr>
        <w:t>Le RPAR prépare les contrats annuels, que le RIR les transmet aux personnes ressources et fait signer. Une fois par semaine, le RIR effectue au minimum une observation complète d’un cours de RESCO.</w:t>
      </w:r>
    </w:p>
    <w:p w14:paraId="480902B7" w14:textId="77777777" w:rsidR="00A81020" w:rsidRPr="00031A77" w:rsidRDefault="00000000" w:rsidP="00702233">
      <w:pPr>
        <w:pStyle w:val="CERESBody"/>
        <w:spacing w:after="80"/>
        <w:jc w:val="both"/>
        <w:rPr>
          <w:lang w:val="fr-FR"/>
        </w:rPr>
      </w:pPr>
      <w:r w:rsidRPr="00031A77">
        <w:rPr>
          <w:lang w:val="fr-FR"/>
        </w:rPr>
        <w:t>L'équipe pédagogique (coordinateur pédagogique et formateurs) assure un accompagnement continu des personnes ressources, notamment à travers le dispositif MIARAKA et des suivis réguliers dans les centres.</w:t>
      </w:r>
    </w:p>
    <w:p w14:paraId="1CBA00C6" w14:textId="77777777" w:rsidR="00A81020" w:rsidRPr="00031A77" w:rsidRDefault="00000000" w:rsidP="00702233">
      <w:pPr>
        <w:pStyle w:val="CERESBody"/>
        <w:spacing w:after="80"/>
        <w:jc w:val="both"/>
        <w:rPr>
          <w:lang w:val="fr-FR"/>
        </w:rPr>
      </w:pPr>
      <w:r w:rsidRPr="00031A77">
        <w:rPr>
          <w:lang w:val="fr-FR"/>
        </w:rPr>
        <w:t>A chaque visite, les personnes ressources débriefent avec le RIR avant de retourner au campus, afin que ce dernier puisse suivre la mise en œuvre des recommandations et/ou conseils donnés aux personnes ressources.</w:t>
      </w:r>
    </w:p>
    <w:p w14:paraId="3D7A0E22" w14:textId="77777777" w:rsidR="00A3759A" w:rsidRPr="00031A77" w:rsidRDefault="00A3759A" w:rsidP="00702233">
      <w:pPr>
        <w:pStyle w:val="CERESBody"/>
        <w:spacing w:after="80"/>
        <w:jc w:val="both"/>
        <w:rPr>
          <w:lang w:val="fr-FR"/>
        </w:rPr>
      </w:pPr>
    </w:p>
    <w:p w14:paraId="26BC5AB0" w14:textId="77777777" w:rsidR="00A81020" w:rsidRPr="00031A77" w:rsidRDefault="00000000">
      <w:pPr>
        <w:pStyle w:val="CERESBody"/>
        <w:spacing w:after="80"/>
        <w:rPr>
          <w:b/>
          <w:bCs/>
          <w:lang w:val="fr-FR"/>
        </w:rPr>
      </w:pPr>
      <w:r w:rsidRPr="00031A77">
        <w:rPr>
          <w:b/>
          <w:bCs/>
          <w:lang w:val="fr-FR"/>
        </w:rPr>
        <w:t xml:space="preserve">Début du </w:t>
      </w:r>
      <w:proofErr w:type="spellStart"/>
      <w:r w:rsidRPr="00031A77">
        <w:rPr>
          <w:b/>
          <w:bCs/>
          <w:lang w:val="fr-FR"/>
        </w:rPr>
        <w:t>REnforcement</w:t>
      </w:r>
      <w:proofErr w:type="spellEnd"/>
      <w:r w:rsidRPr="00031A77">
        <w:rPr>
          <w:b/>
          <w:bCs/>
          <w:lang w:val="fr-FR"/>
        </w:rPr>
        <w:t xml:space="preserve"> </w:t>
      </w:r>
      <w:proofErr w:type="spellStart"/>
      <w:r w:rsidRPr="00031A77">
        <w:rPr>
          <w:b/>
          <w:bCs/>
          <w:lang w:val="fr-FR"/>
        </w:rPr>
        <w:t>SCOlaire</w:t>
      </w:r>
      <w:proofErr w:type="spellEnd"/>
      <w:r w:rsidRPr="00031A77">
        <w:rPr>
          <w:b/>
          <w:bCs/>
          <w:lang w:val="fr-FR"/>
        </w:rPr>
        <w:t xml:space="preserve"> scolaire 5è/4è/3è</w:t>
      </w:r>
    </w:p>
    <w:p w14:paraId="22EFD29A" w14:textId="77777777" w:rsidR="00A81020" w:rsidRPr="00031A77" w:rsidRDefault="00000000" w:rsidP="00702233">
      <w:pPr>
        <w:pStyle w:val="CERESBody"/>
        <w:spacing w:after="80"/>
        <w:jc w:val="both"/>
        <w:rPr>
          <w:lang w:val="fr-FR"/>
        </w:rPr>
      </w:pPr>
      <w:r w:rsidRPr="00031A77">
        <w:rPr>
          <w:lang w:val="fr-FR"/>
        </w:rPr>
        <w:t>Le RESCO débute dès la deuxième semaine de la rentrée du collège, avec l'explication de chaque activité, la distribution du matériel, l'explication du déroulement des séances, etc.</w:t>
      </w:r>
    </w:p>
    <w:p w14:paraId="656F2E6B" w14:textId="77777777" w:rsidR="00A81020" w:rsidRPr="00031A77" w:rsidRDefault="00000000" w:rsidP="00702233">
      <w:pPr>
        <w:pStyle w:val="CERESBody"/>
        <w:spacing w:after="80"/>
        <w:jc w:val="both"/>
        <w:rPr>
          <w:lang w:val="fr-FR"/>
        </w:rPr>
      </w:pPr>
      <w:r w:rsidRPr="00031A77">
        <w:rPr>
          <w:lang w:val="fr-FR"/>
        </w:rPr>
        <w:t>Le RIR sanctionne les élèves en cas de matériel manquant. Le RIR (ou les éducateurs) est présent au début de chaque cours de RESCO au collège ou à l’internat, ainsi qu'à chaque intercours du RESCO.</w:t>
      </w:r>
    </w:p>
    <w:p w14:paraId="75549BDB" w14:textId="77777777" w:rsidR="00A81020" w:rsidRPr="00031A77" w:rsidRDefault="00A81020">
      <w:pPr>
        <w:pStyle w:val="CERESBody"/>
        <w:rPr>
          <w:lang w:val="fr-FR"/>
        </w:rPr>
      </w:pPr>
    </w:p>
    <w:p w14:paraId="49EC0A5B" w14:textId="77777777" w:rsidR="00A81020" w:rsidRPr="00031A77" w:rsidRDefault="00000000">
      <w:pPr>
        <w:pStyle w:val="CERESBody"/>
        <w:spacing w:after="80"/>
        <w:rPr>
          <w:b/>
          <w:bCs/>
          <w:lang w:val="fr-FR"/>
        </w:rPr>
      </w:pPr>
      <w:r w:rsidRPr="00031A77">
        <w:rPr>
          <w:b/>
          <w:bCs/>
          <w:lang w:val="fr-FR"/>
        </w:rPr>
        <w:lastRenderedPageBreak/>
        <w:t>Volume horaire de l’internat de la réussite</w:t>
      </w:r>
    </w:p>
    <w:p w14:paraId="7F56312D" w14:textId="77777777" w:rsidR="00A81020" w:rsidRPr="00031A77" w:rsidRDefault="00000000" w:rsidP="00702233">
      <w:pPr>
        <w:pStyle w:val="CERESBody"/>
        <w:spacing w:after="80"/>
        <w:jc w:val="both"/>
        <w:rPr>
          <w:lang w:val="fr-FR"/>
        </w:rPr>
      </w:pPr>
      <w:r w:rsidRPr="00031A77">
        <w:rPr>
          <w:lang w:val="fr-FR"/>
        </w:rPr>
        <w:t>En complément de ces activités, le DPR, avec l’appui de l’équipe Pôle Education, définit le nombre d’heures des activités hebdomadaires.</w:t>
      </w:r>
    </w:p>
    <w:p w14:paraId="28A98FAC" w14:textId="6BDD8CC8" w:rsidR="00A81020" w:rsidRPr="00031A77" w:rsidRDefault="00000000">
      <w:pPr>
        <w:pStyle w:val="CERESBody"/>
        <w:numPr>
          <w:ilvl w:val="0"/>
          <w:numId w:val="9"/>
        </w:numPr>
        <w:spacing w:after="80"/>
        <w:rPr>
          <w:lang w:val="fr-FR"/>
        </w:rPr>
      </w:pPr>
      <w:r w:rsidRPr="00031A77">
        <w:rPr>
          <w:lang w:val="fr-FR"/>
        </w:rPr>
        <w:t xml:space="preserve">Séance Développement </w:t>
      </w:r>
      <w:proofErr w:type="gramStart"/>
      <w:r w:rsidR="0017397A" w:rsidRPr="00031A77">
        <w:rPr>
          <w:lang w:val="fr-FR"/>
        </w:rPr>
        <w:t>Personnel:</w:t>
      </w:r>
      <w:proofErr w:type="gramEnd"/>
      <w:r w:rsidRPr="00031A77">
        <w:rPr>
          <w:lang w:val="fr-FR"/>
        </w:rPr>
        <w:t xml:space="preserve"> 1h par semaine et par niveau.</w:t>
      </w:r>
    </w:p>
    <w:p w14:paraId="0BF98AEF" w14:textId="0BBB7DC8" w:rsidR="00A81020" w:rsidRPr="00031A77" w:rsidRDefault="00000000">
      <w:pPr>
        <w:pStyle w:val="CERESBody"/>
        <w:numPr>
          <w:ilvl w:val="0"/>
          <w:numId w:val="9"/>
        </w:numPr>
        <w:spacing w:after="80"/>
        <w:rPr>
          <w:lang w:val="fr-FR"/>
        </w:rPr>
      </w:pPr>
      <w:r w:rsidRPr="00031A77">
        <w:rPr>
          <w:lang w:val="fr-FR"/>
        </w:rPr>
        <w:t xml:space="preserve">Séance </w:t>
      </w:r>
      <w:proofErr w:type="gramStart"/>
      <w:r w:rsidR="0017397A" w:rsidRPr="00031A77">
        <w:rPr>
          <w:lang w:val="fr-FR"/>
        </w:rPr>
        <w:t>d’orientation:</w:t>
      </w:r>
      <w:proofErr w:type="gramEnd"/>
      <w:r w:rsidRPr="00031A77">
        <w:rPr>
          <w:lang w:val="fr-FR"/>
        </w:rPr>
        <w:t xml:space="preserve"> Chaque jeune bénéficie de 4 séances d’orientation par trimestre.</w:t>
      </w:r>
    </w:p>
    <w:p w14:paraId="7F53B74E" w14:textId="3459225C" w:rsidR="00A81020" w:rsidRPr="00031A77" w:rsidRDefault="00000000">
      <w:pPr>
        <w:pStyle w:val="CERESBody"/>
        <w:numPr>
          <w:ilvl w:val="0"/>
          <w:numId w:val="9"/>
        </w:numPr>
        <w:spacing w:after="80"/>
        <w:rPr>
          <w:lang w:val="fr-FR"/>
        </w:rPr>
      </w:pPr>
      <w:r w:rsidRPr="00031A77">
        <w:rPr>
          <w:lang w:val="fr-FR"/>
        </w:rPr>
        <w:t xml:space="preserve">Projets </w:t>
      </w:r>
      <w:proofErr w:type="gramStart"/>
      <w:r w:rsidR="0017397A" w:rsidRPr="00031A77">
        <w:rPr>
          <w:lang w:val="fr-FR"/>
        </w:rPr>
        <w:t>transversaux:</w:t>
      </w:r>
      <w:proofErr w:type="gramEnd"/>
      <w:r w:rsidRPr="00031A77">
        <w:rPr>
          <w:lang w:val="fr-FR"/>
        </w:rPr>
        <w:t xml:space="preserve"> 2h par deux semaines.</w:t>
      </w:r>
    </w:p>
    <w:p w14:paraId="49AC2C4A" w14:textId="5A050036" w:rsidR="00A81020" w:rsidRPr="00031A77" w:rsidRDefault="00000000">
      <w:pPr>
        <w:pStyle w:val="CERESBody"/>
        <w:numPr>
          <w:ilvl w:val="0"/>
          <w:numId w:val="9"/>
        </w:numPr>
        <w:spacing w:after="80"/>
        <w:rPr>
          <w:lang w:val="fr-FR"/>
        </w:rPr>
      </w:pPr>
      <w:proofErr w:type="gramStart"/>
      <w:r w:rsidRPr="00031A77">
        <w:rPr>
          <w:lang w:val="fr-FR"/>
        </w:rPr>
        <w:t>¼</w:t>
      </w:r>
      <w:proofErr w:type="gramEnd"/>
      <w:r w:rsidRPr="00031A77">
        <w:rPr>
          <w:lang w:val="fr-FR"/>
        </w:rPr>
        <w:t xml:space="preserve"> de </w:t>
      </w:r>
      <w:proofErr w:type="gramStart"/>
      <w:r w:rsidR="0017397A" w:rsidRPr="00031A77">
        <w:rPr>
          <w:lang w:val="fr-FR"/>
        </w:rPr>
        <w:t>lecture:</w:t>
      </w:r>
      <w:proofErr w:type="gramEnd"/>
      <w:r w:rsidRPr="00031A77">
        <w:rPr>
          <w:lang w:val="fr-FR"/>
        </w:rPr>
        <w:t xml:space="preserve"> les </w:t>
      </w:r>
      <w:proofErr w:type="gramStart"/>
      <w:r w:rsidR="0017397A" w:rsidRPr="00031A77">
        <w:rPr>
          <w:lang w:val="fr-FR"/>
        </w:rPr>
        <w:t>élèves:</w:t>
      </w:r>
      <w:proofErr w:type="gramEnd"/>
      <w:r w:rsidRPr="00031A77">
        <w:rPr>
          <w:lang w:val="fr-FR"/>
        </w:rPr>
        <w:t xml:space="preserve"> chaque jeune fait 15minutes de lecture par jour, du mardi au vendredi.</w:t>
      </w:r>
    </w:p>
    <w:p w14:paraId="6D2BDD95" w14:textId="6F0D88E9" w:rsidR="00A81020" w:rsidRPr="00031A77" w:rsidRDefault="00000000">
      <w:pPr>
        <w:pStyle w:val="CERESBody"/>
        <w:numPr>
          <w:ilvl w:val="0"/>
          <w:numId w:val="9"/>
        </w:numPr>
        <w:spacing w:after="80"/>
        <w:rPr>
          <w:lang w:val="fr-FR"/>
        </w:rPr>
      </w:pPr>
      <w:r w:rsidRPr="00031A77">
        <w:rPr>
          <w:lang w:val="fr-FR"/>
        </w:rPr>
        <w:t xml:space="preserve">Heure de Vie à </w:t>
      </w:r>
      <w:proofErr w:type="gramStart"/>
      <w:r w:rsidR="0017397A" w:rsidRPr="00031A77">
        <w:rPr>
          <w:lang w:val="fr-FR"/>
        </w:rPr>
        <w:t>l’internat:</w:t>
      </w:r>
      <w:proofErr w:type="gramEnd"/>
      <w:r w:rsidRPr="00031A77">
        <w:rPr>
          <w:lang w:val="fr-FR"/>
        </w:rPr>
        <w:t xml:space="preserve"> Réunion mensuelle pour et par les jeunes autour de la vie en collectivité à l’internat.</w:t>
      </w:r>
    </w:p>
    <w:p w14:paraId="46E0A101" w14:textId="77777777" w:rsidR="00A81020" w:rsidRPr="00031A77" w:rsidRDefault="00000000">
      <w:pPr>
        <w:pStyle w:val="CERESBody"/>
        <w:numPr>
          <w:ilvl w:val="0"/>
          <w:numId w:val="9"/>
        </w:numPr>
        <w:spacing w:after="80"/>
        <w:rPr>
          <w:lang w:val="fr-FR"/>
        </w:rPr>
      </w:pPr>
      <w:r w:rsidRPr="00031A77">
        <w:rPr>
          <w:lang w:val="fr-FR"/>
        </w:rPr>
        <w:t>Autogestion de temps = devoirs, remédiation / approfondissement, travail individuel ou en sous-groupe sur les projets, sur l'orientation, mallette éducative, etc.</w:t>
      </w:r>
    </w:p>
    <w:p w14:paraId="773D1A40" w14:textId="580326F8" w:rsidR="00A81020" w:rsidRPr="00031A77" w:rsidRDefault="00000000">
      <w:pPr>
        <w:pStyle w:val="CERESBody"/>
        <w:numPr>
          <w:ilvl w:val="0"/>
          <w:numId w:val="9"/>
        </w:numPr>
        <w:spacing w:after="80"/>
        <w:rPr>
          <w:lang w:val="fr-FR"/>
        </w:rPr>
      </w:pPr>
      <w:r w:rsidRPr="00031A77">
        <w:rPr>
          <w:lang w:val="fr-FR"/>
        </w:rPr>
        <w:t xml:space="preserve">Renforcement </w:t>
      </w:r>
      <w:proofErr w:type="gramStart"/>
      <w:r w:rsidR="0017397A" w:rsidRPr="00031A77">
        <w:rPr>
          <w:lang w:val="fr-FR"/>
        </w:rPr>
        <w:t>scolaire:</w:t>
      </w:r>
      <w:proofErr w:type="gramEnd"/>
      <w:r w:rsidRPr="00031A77">
        <w:rPr>
          <w:lang w:val="fr-FR"/>
        </w:rPr>
        <w:t xml:space="preserve"> 7 h par niveau par semaine</w:t>
      </w:r>
    </w:p>
    <w:p w14:paraId="6E064D97" w14:textId="77777777" w:rsidR="00A3759A" w:rsidRPr="00031A77" w:rsidRDefault="00A3759A" w:rsidP="00A3759A">
      <w:pPr>
        <w:pStyle w:val="CERESBody"/>
        <w:spacing w:after="80"/>
        <w:ind w:left="720"/>
        <w:rPr>
          <w:lang w:val="fr-FR"/>
        </w:rPr>
      </w:pPr>
    </w:p>
    <w:p w14:paraId="7E251031" w14:textId="77777777" w:rsidR="00A81020" w:rsidRPr="00031A77" w:rsidRDefault="00000000">
      <w:pPr>
        <w:pStyle w:val="CERESBody"/>
        <w:spacing w:after="80"/>
        <w:rPr>
          <w:b/>
          <w:bCs/>
          <w:color w:val="0070C0"/>
          <w:lang w:val="fr-FR"/>
        </w:rPr>
      </w:pPr>
      <w:r w:rsidRPr="00031A77">
        <w:rPr>
          <w:b/>
          <w:bCs/>
          <w:color w:val="0070C0"/>
          <w:lang w:val="fr-FR"/>
        </w:rPr>
        <w:t>Séances de développement personnel (DVP)</w:t>
      </w:r>
    </w:p>
    <w:p w14:paraId="6EEB2D3F" w14:textId="67D0D29C"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702233" w:rsidRPr="00031A77">
        <w:rPr>
          <w:b/>
          <w:bCs/>
          <w:u w:val="single"/>
          <w:lang w:val="fr-FR"/>
        </w:rPr>
        <w:t>spécifiques:</w:t>
      </w:r>
      <w:proofErr w:type="gramEnd"/>
    </w:p>
    <w:p w14:paraId="4F33B70F" w14:textId="4EF19C3A" w:rsidR="00A81020" w:rsidRPr="00031A77" w:rsidRDefault="00000000" w:rsidP="00702233">
      <w:pPr>
        <w:pStyle w:val="CERESBody"/>
        <w:spacing w:after="80"/>
        <w:jc w:val="both"/>
        <w:rPr>
          <w:lang w:val="fr-FR"/>
        </w:rPr>
      </w:pPr>
      <w:r w:rsidRPr="00031A77">
        <w:rPr>
          <w:lang w:val="fr-FR"/>
        </w:rPr>
        <w:t>Acquérir les informations de base sur l’hygiène et la santé, le savoir- vivre, le savoir- être et le savoir -</w:t>
      </w:r>
      <w:proofErr w:type="gramStart"/>
      <w:r w:rsidR="00702233" w:rsidRPr="00031A77">
        <w:rPr>
          <w:lang w:val="fr-FR"/>
        </w:rPr>
        <w:t>faire;</w:t>
      </w:r>
      <w:proofErr w:type="gramEnd"/>
    </w:p>
    <w:p w14:paraId="0E0286F4" w14:textId="77777777" w:rsidR="00A81020" w:rsidRPr="00031A77" w:rsidRDefault="00000000" w:rsidP="00702233">
      <w:pPr>
        <w:pStyle w:val="CERESBody"/>
        <w:spacing w:after="80"/>
        <w:jc w:val="both"/>
        <w:rPr>
          <w:lang w:val="fr-FR"/>
        </w:rPr>
      </w:pPr>
      <w:r w:rsidRPr="00031A77">
        <w:rPr>
          <w:lang w:val="fr-FR"/>
        </w:rPr>
        <w:t>Apprendre à vivre ensemble et en communauté, en harmonie avec la nature et l’environnement ;</w:t>
      </w:r>
    </w:p>
    <w:p w14:paraId="12000394" w14:textId="77777777" w:rsidR="00A81020" w:rsidRPr="00031A77" w:rsidRDefault="00000000" w:rsidP="00702233">
      <w:pPr>
        <w:pStyle w:val="CERESBody"/>
        <w:spacing w:after="80"/>
        <w:jc w:val="both"/>
        <w:rPr>
          <w:lang w:val="fr-FR"/>
        </w:rPr>
      </w:pPr>
      <w:r w:rsidRPr="00031A77">
        <w:rPr>
          <w:lang w:val="fr-FR"/>
        </w:rPr>
        <w:t>Développer un esprit de critique et apprendre les codes du débat</w:t>
      </w:r>
    </w:p>
    <w:p w14:paraId="2595FC70" w14:textId="77777777" w:rsidR="00A81020" w:rsidRPr="00031A77" w:rsidRDefault="00000000" w:rsidP="00702233">
      <w:pPr>
        <w:pStyle w:val="CERESBody"/>
        <w:spacing w:after="80"/>
        <w:jc w:val="both"/>
        <w:rPr>
          <w:lang w:val="fr-FR"/>
        </w:rPr>
      </w:pPr>
      <w:r w:rsidRPr="00031A77">
        <w:rPr>
          <w:lang w:val="fr-FR"/>
        </w:rPr>
        <w:t>Chaque jeune CERES bénéficie d’une heure de séance DVP par semaine.</w:t>
      </w:r>
    </w:p>
    <w:p w14:paraId="06022CF5" w14:textId="7BC7B7CA" w:rsidR="00A81020" w:rsidRPr="00031A77" w:rsidRDefault="00D97D0A">
      <w:pPr>
        <w:pStyle w:val="CERESBody"/>
        <w:spacing w:after="80"/>
        <w:rPr>
          <w:lang w:val="fr-FR"/>
        </w:rPr>
      </w:pPr>
      <w:proofErr w:type="gramStart"/>
      <w:r w:rsidRPr="00031A77">
        <w:rPr>
          <w:b/>
          <w:bCs/>
          <w:lang w:val="fr-FR"/>
        </w:rPr>
        <w:t>Périodicité:</w:t>
      </w:r>
      <w:proofErr w:type="gramEnd"/>
      <w:r w:rsidRPr="00031A77">
        <w:rPr>
          <w:lang w:val="fr-FR"/>
        </w:rPr>
        <w:t xml:space="preserve"> Hebdomadaire</w:t>
      </w:r>
    </w:p>
    <w:p w14:paraId="1C83656F" w14:textId="77777777" w:rsidR="00A81020" w:rsidRPr="00031A77" w:rsidRDefault="00000000" w:rsidP="00702233">
      <w:pPr>
        <w:pStyle w:val="CERESBody"/>
        <w:spacing w:after="80"/>
        <w:jc w:val="both"/>
        <w:rPr>
          <w:lang w:val="fr-FR"/>
        </w:rPr>
      </w:pPr>
      <w:r w:rsidRPr="00031A77">
        <w:rPr>
          <w:lang w:val="fr-FR"/>
        </w:rPr>
        <w:t>Chaque année, le Responsable DVP définit un parcours de DVP pour les élèves de l’internat de la réussite, en tenant compte du débriefing de l’année précédente, des remarques des éducateurs et du RPAR.</w:t>
      </w:r>
    </w:p>
    <w:p w14:paraId="109407FB" w14:textId="76DFE0B7" w:rsidR="00A81020" w:rsidRPr="00031A77" w:rsidRDefault="00000000" w:rsidP="00702233">
      <w:pPr>
        <w:pStyle w:val="CERESBody"/>
        <w:spacing w:after="80"/>
        <w:jc w:val="both"/>
        <w:rPr>
          <w:lang w:val="fr-FR"/>
        </w:rPr>
      </w:pPr>
      <w:r w:rsidRPr="00031A77">
        <w:rPr>
          <w:lang w:val="fr-FR"/>
        </w:rPr>
        <w:t>Les séances de DVP sont animées par un éducateur ou une éducatrice de l'internat. Le RIR est responsable du bon déroulement des activités de DVP. L'équipe DVP intervient en tant que support pour le contenu et la qualité des séances.</w:t>
      </w:r>
    </w:p>
    <w:p w14:paraId="257878A4" w14:textId="77777777" w:rsidR="00967999" w:rsidRPr="00031A77" w:rsidRDefault="00967999" w:rsidP="00D97D0A">
      <w:pPr>
        <w:pStyle w:val="CERESBody"/>
        <w:spacing w:after="80"/>
        <w:rPr>
          <w:lang w:val="fr-FR"/>
        </w:rPr>
      </w:pPr>
    </w:p>
    <w:p w14:paraId="1A02F13E" w14:textId="77777777" w:rsidR="00A81020" w:rsidRPr="00031A77" w:rsidRDefault="00000000">
      <w:pPr>
        <w:pStyle w:val="CERESBody"/>
        <w:spacing w:after="80"/>
        <w:rPr>
          <w:b/>
          <w:bCs/>
          <w:color w:val="0070C0"/>
          <w:lang w:val="fr-FR"/>
        </w:rPr>
      </w:pPr>
      <w:r w:rsidRPr="00031A77">
        <w:rPr>
          <w:b/>
          <w:bCs/>
          <w:color w:val="0070C0"/>
          <w:lang w:val="fr-FR"/>
        </w:rPr>
        <w:t>Séances d’orientation</w:t>
      </w:r>
    </w:p>
    <w:p w14:paraId="7DED8ED1" w14:textId="1E15234E"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883E0C" w:rsidRPr="00031A77">
        <w:rPr>
          <w:b/>
          <w:bCs/>
          <w:u w:val="single"/>
          <w:lang w:val="fr-FR"/>
        </w:rPr>
        <w:t>spécifiques:</w:t>
      </w:r>
      <w:proofErr w:type="gramEnd"/>
    </w:p>
    <w:p w14:paraId="1D8CEA14" w14:textId="77777777" w:rsidR="00A81020" w:rsidRPr="00031A77" w:rsidRDefault="00000000" w:rsidP="00702233">
      <w:pPr>
        <w:pStyle w:val="CERESBody"/>
        <w:spacing w:after="80"/>
        <w:jc w:val="both"/>
        <w:rPr>
          <w:lang w:val="fr-FR"/>
        </w:rPr>
      </w:pPr>
      <w:r w:rsidRPr="00031A77">
        <w:rPr>
          <w:lang w:val="fr-FR"/>
        </w:rPr>
        <w:t>Aider les jeunes à définir des repères pour leur orientation scolaire et professionnelle</w:t>
      </w:r>
    </w:p>
    <w:p w14:paraId="41FCC85F" w14:textId="48EA8860" w:rsidR="00A81020" w:rsidRPr="00031A77" w:rsidRDefault="008C22FC">
      <w:pPr>
        <w:pStyle w:val="CERESBody"/>
        <w:spacing w:after="80"/>
        <w:rPr>
          <w:lang w:val="fr-FR"/>
        </w:rPr>
      </w:pPr>
      <w:proofErr w:type="gramStart"/>
      <w:r w:rsidRPr="00031A77">
        <w:rPr>
          <w:b/>
          <w:bCs/>
          <w:lang w:val="fr-FR"/>
        </w:rPr>
        <w:t>Périodicité</w:t>
      </w:r>
      <w:r w:rsidRPr="00031A77">
        <w:rPr>
          <w:lang w:val="fr-FR"/>
        </w:rPr>
        <w:t>:</w:t>
      </w:r>
      <w:proofErr w:type="gramEnd"/>
      <w:r w:rsidRPr="00031A77">
        <w:rPr>
          <w:lang w:val="fr-FR"/>
        </w:rPr>
        <w:t xml:space="preserve"> Trimestrielle</w:t>
      </w:r>
    </w:p>
    <w:p w14:paraId="199FCCD1" w14:textId="77777777" w:rsidR="00A81020" w:rsidRPr="00031A77" w:rsidRDefault="00000000" w:rsidP="00702233">
      <w:pPr>
        <w:pStyle w:val="CERESBody"/>
        <w:spacing w:after="80"/>
        <w:jc w:val="both"/>
        <w:rPr>
          <w:lang w:val="fr-FR"/>
        </w:rPr>
      </w:pPr>
      <w:r w:rsidRPr="00031A77">
        <w:rPr>
          <w:lang w:val="fr-FR"/>
        </w:rPr>
        <w:t>Tout au long de l’année scolaire, les jeunes bénéficient de séances d’orientation selon le parcours défini par le responsable du bureau d’orientation de CERES (BOE). L’équipe éducative poursuit l’accompagnement des jeunes en orientation tout au long de l’année scolaire, en animant certaines séances d’orientation et en assurant un suivi individualisé (tutorat).</w:t>
      </w:r>
    </w:p>
    <w:p w14:paraId="22811B69" w14:textId="77777777" w:rsidR="00A81020" w:rsidRPr="00031A77" w:rsidRDefault="00000000" w:rsidP="00702233">
      <w:pPr>
        <w:pStyle w:val="CERESBody"/>
        <w:spacing w:after="80"/>
        <w:jc w:val="both"/>
        <w:rPr>
          <w:lang w:val="fr-FR"/>
        </w:rPr>
      </w:pPr>
      <w:r w:rsidRPr="00031A77">
        <w:rPr>
          <w:lang w:val="fr-FR"/>
        </w:rPr>
        <w:lastRenderedPageBreak/>
        <w:t>Les jeunes de 4è et 3è participent au Forum de l’orientation à Fianarantsoa, organisé par le Programme CERES.</w:t>
      </w:r>
    </w:p>
    <w:p w14:paraId="4E05486F" w14:textId="7C2BD2F7" w:rsidR="00A81020" w:rsidRPr="00031A77" w:rsidRDefault="009F39DD" w:rsidP="00702233">
      <w:pPr>
        <w:pStyle w:val="CERESBody"/>
        <w:spacing w:after="80"/>
        <w:jc w:val="both"/>
        <w:rPr>
          <w:lang w:val="fr-FR"/>
        </w:rPr>
      </w:pPr>
      <w:proofErr w:type="gramStart"/>
      <w:r w:rsidRPr="00031A77">
        <w:rPr>
          <w:lang w:val="fr-FR"/>
        </w:rPr>
        <w:t>Animateur:</w:t>
      </w:r>
      <w:proofErr w:type="gramEnd"/>
      <w:r w:rsidRPr="00031A77">
        <w:rPr>
          <w:lang w:val="fr-FR"/>
        </w:rPr>
        <w:t xml:space="preserve"> L’éducateur anime la séance d’orientation pour les 5è, 4è et 3è.</w:t>
      </w:r>
    </w:p>
    <w:p w14:paraId="38D74A64" w14:textId="02DB9112" w:rsidR="00A81020" w:rsidRPr="00031A77" w:rsidRDefault="00000000" w:rsidP="00A3759A">
      <w:pPr>
        <w:pStyle w:val="CERESBody"/>
        <w:spacing w:after="80"/>
        <w:jc w:val="both"/>
        <w:rPr>
          <w:lang w:val="fr-FR"/>
        </w:rPr>
      </w:pPr>
      <w:r w:rsidRPr="00031A77">
        <w:rPr>
          <w:lang w:val="fr-FR"/>
        </w:rPr>
        <w:t xml:space="preserve">Responsable du bon </w:t>
      </w:r>
      <w:proofErr w:type="gramStart"/>
      <w:r w:rsidR="009F39DD" w:rsidRPr="00031A77">
        <w:rPr>
          <w:lang w:val="fr-FR"/>
        </w:rPr>
        <w:t>déroulement:</w:t>
      </w:r>
      <w:proofErr w:type="gramEnd"/>
      <w:r w:rsidRPr="00031A77">
        <w:rPr>
          <w:lang w:val="fr-FR"/>
        </w:rPr>
        <w:t xml:space="preserve"> l’équipe du BOE.</w:t>
      </w:r>
    </w:p>
    <w:p w14:paraId="364DB745" w14:textId="77777777" w:rsidR="00A81020" w:rsidRPr="00031A77" w:rsidRDefault="00000000">
      <w:pPr>
        <w:pStyle w:val="CERESBody"/>
        <w:spacing w:after="80"/>
        <w:rPr>
          <w:b/>
          <w:bCs/>
          <w:color w:val="0070C0"/>
          <w:lang w:val="fr-FR"/>
        </w:rPr>
      </w:pPr>
      <w:r w:rsidRPr="00031A77">
        <w:rPr>
          <w:b/>
          <w:bCs/>
          <w:color w:val="0070C0"/>
          <w:lang w:val="fr-FR"/>
        </w:rPr>
        <w:t>Projets transversaux</w:t>
      </w:r>
    </w:p>
    <w:p w14:paraId="5E7C9CD8" w14:textId="57A69303"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2B716B" w:rsidRPr="00031A77">
        <w:rPr>
          <w:b/>
          <w:bCs/>
          <w:u w:val="single"/>
          <w:lang w:val="fr-FR"/>
        </w:rPr>
        <w:t>spécifiques:</w:t>
      </w:r>
      <w:proofErr w:type="gramEnd"/>
    </w:p>
    <w:p w14:paraId="6D99EEF2" w14:textId="77777777" w:rsidR="00A81020" w:rsidRPr="00031A77" w:rsidRDefault="00000000">
      <w:pPr>
        <w:pStyle w:val="CERESBody"/>
        <w:spacing w:after="80"/>
        <w:rPr>
          <w:lang w:val="fr-FR"/>
        </w:rPr>
      </w:pPr>
      <w:r w:rsidRPr="00031A77">
        <w:rPr>
          <w:lang w:val="fr-FR"/>
        </w:rPr>
        <w:t>- Développer les capacités physiques et intellectuelles.</w:t>
      </w:r>
    </w:p>
    <w:p w14:paraId="4570AA02" w14:textId="77777777" w:rsidR="00A81020" w:rsidRPr="00031A77" w:rsidRDefault="00000000">
      <w:pPr>
        <w:pStyle w:val="CERESBody"/>
        <w:spacing w:after="80"/>
        <w:rPr>
          <w:lang w:val="fr-FR"/>
        </w:rPr>
      </w:pPr>
      <w:r w:rsidRPr="00031A77">
        <w:rPr>
          <w:lang w:val="fr-FR"/>
        </w:rPr>
        <w:t>- S’ouvrir dans la communauté / société.</w:t>
      </w:r>
    </w:p>
    <w:p w14:paraId="0E36DE61" w14:textId="77777777" w:rsidR="00A81020" w:rsidRPr="00031A77" w:rsidRDefault="00000000">
      <w:pPr>
        <w:pStyle w:val="CERESBody"/>
        <w:spacing w:after="80"/>
        <w:rPr>
          <w:lang w:val="fr-FR"/>
        </w:rPr>
      </w:pPr>
      <w:r w:rsidRPr="00031A77">
        <w:rPr>
          <w:lang w:val="fr-FR"/>
        </w:rPr>
        <w:t>- S’impliquer dans un projet collectif.</w:t>
      </w:r>
    </w:p>
    <w:p w14:paraId="69FDE5EF" w14:textId="5ECDC245" w:rsidR="00A81020" w:rsidRPr="00031A77" w:rsidRDefault="00BD1051" w:rsidP="00702233">
      <w:pPr>
        <w:pStyle w:val="CERESBody"/>
        <w:spacing w:after="80"/>
        <w:jc w:val="both"/>
        <w:rPr>
          <w:lang w:val="fr-FR"/>
        </w:rPr>
      </w:pPr>
      <w:proofErr w:type="gramStart"/>
      <w:r w:rsidRPr="00031A77">
        <w:rPr>
          <w:b/>
          <w:bCs/>
          <w:lang w:val="fr-FR"/>
        </w:rPr>
        <w:t>Périodicité:</w:t>
      </w:r>
      <w:proofErr w:type="gramEnd"/>
      <w:r w:rsidRPr="00031A77">
        <w:rPr>
          <w:lang w:val="fr-FR"/>
        </w:rPr>
        <w:t xml:space="preserve"> Toutes les deux semaines. Exceptionnellement, la mise en œuvre du projet transversal peut avoir lieu la semaine de fermeture du collège ou selon la disponibilité des jeunes.</w:t>
      </w:r>
    </w:p>
    <w:p w14:paraId="4C6AF297" w14:textId="77777777" w:rsidR="00A81020" w:rsidRPr="00031A77" w:rsidRDefault="00000000" w:rsidP="00702233">
      <w:pPr>
        <w:pStyle w:val="CERESBody"/>
        <w:spacing w:after="80"/>
        <w:jc w:val="both"/>
        <w:rPr>
          <w:lang w:val="fr-FR"/>
        </w:rPr>
      </w:pPr>
      <w:r w:rsidRPr="00031A77">
        <w:rPr>
          <w:lang w:val="fr-FR"/>
        </w:rPr>
        <w:t>En concertation avec l’équipe du Pôle Education et les jeunes IR, chaque équipe de l’internat de la réussite identifie un ou deux projet(s) transversal(aux). Le RIR en est le responsable opérationnel. Le Responsable du Pôle Education apporte son soutien et assure le suivi du contenu et de la qualité de l’activité.</w:t>
      </w:r>
    </w:p>
    <w:p w14:paraId="3DE972DB" w14:textId="31E26ABF" w:rsidR="00A81020" w:rsidRPr="00701E97" w:rsidRDefault="00701E97">
      <w:pPr>
        <w:pStyle w:val="CERESBody"/>
        <w:spacing w:after="80"/>
        <w:rPr>
          <w:b/>
          <w:bCs/>
        </w:rPr>
      </w:pPr>
      <w:proofErr w:type="spellStart"/>
      <w:r w:rsidRPr="00701E97">
        <w:rPr>
          <w:b/>
          <w:bCs/>
        </w:rPr>
        <w:t>Déroulement</w:t>
      </w:r>
      <w:proofErr w:type="spellEnd"/>
      <w:r w:rsidRPr="00701E97">
        <w:rPr>
          <w:b/>
          <w:bCs/>
        </w:rPr>
        <w:t>:</w:t>
      </w:r>
    </w:p>
    <w:p w14:paraId="3FE819E5" w14:textId="224D3689" w:rsidR="00A81020" w:rsidRPr="00031A77" w:rsidRDefault="00701E97">
      <w:pPr>
        <w:pStyle w:val="CERESBody"/>
        <w:numPr>
          <w:ilvl w:val="0"/>
          <w:numId w:val="10"/>
        </w:numPr>
        <w:spacing w:after="80"/>
        <w:rPr>
          <w:lang w:val="fr-FR"/>
        </w:rPr>
      </w:pPr>
      <w:proofErr w:type="gramStart"/>
      <w:r w:rsidRPr="00031A77">
        <w:rPr>
          <w:lang w:val="fr-FR"/>
        </w:rPr>
        <w:t>Septembre:</w:t>
      </w:r>
      <w:proofErr w:type="gramEnd"/>
      <w:r w:rsidRPr="00031A77">
        <w:rPr>
          <w:lang w:val="fr-FR"/>
        </w:rPr>
        <w:t xml:space="preserve"> explication du projet aux jeunes et identification des activités</w:t>
      </w:r>
    </w:p>
    <w:p w14:paraId="463633F8" w14:textId="7FEA7AC0" w:rsidR="00A81020" w:rsidRPr="00031A77" w:rsidRDefault="00701E97">
      <w:pPr>
        <w:pStyle w:val="CERESBody"/>
        <w:numPr>
          <w:ilvl w:val="0"/>
          <w:numId w:val="10"/>
        </w:numPr>
        <w:spacing w:after="80"/>
        <w:rPr>
          <w:lang w:val="fr-FR"/>
        </w:rPr>
      </w:pPr>
      <w:proofErr w:type="gramStart"/>
      <w:r w:rsidRPr="00031A77">
        <w:rPr>
          <w:lang w:val="fr-FR"/>
        </w:rPr>
        <w:t>Octobre:</w:t>
      </w:r>
      <w:proofErr w:type="gramEnd"/>
      <w:r w:rsidRPr="00031A77">
        <w:rPr>
          <w:lang w:val="fr-FR"/>
        </w:rPr>
        <w:t xml:space="preserve"> Au début du </w:t>
      </w:r>
      <w:proofErr w:type="gramStart"/>
      <w:r w:rsidRPr="00031A77">
        <w:rPr>
          <w:lang w:val="fr-FR"/>
        </w:rPr>
        <w:t>mois:</w:t>
      </w:r>
      <w:proofErr w:type="gramEnd"/>
      <w:r w:rsidRPr="00031A77">
        <w:rPr>
          <w:lang w:val="fr-FR"/>
        </w:rPr>
        <w:t xml:space="preserve"> Présentation du projets transversaux auprès de RPAR et R PEDUC</w:t>
      </w:r>
    </w:p>
    <w:p w14:paraId="28747967" w14:textId="3B71D84A" w:rsidR="00A81020" w:rsidRDefault="00000000">
      <w:pPr>
        <w:pStyle w:val="CERESBody"/>
        <w:numPr>
          <w:ilvl w:val="0"/>
          <w:numId w:val="10"/>
        </w:numPr>
        <w:spacing w:after="80"/>
      </w:pPr>
      <w:r>
        <w:t>Mi-</w:t>
      </w:r>
      <w:proofErr w:type="spellStart"/>
      <w:r w:rsidR="00701E97">
        <w:t>octobre</w:t>
      </w:r>
      <w:proofErr w:type="spellEnd"/>
      <w:r w:rsidR="00701E97">
        <w:t>:</w:t>
      </w:r>
      <w:r>
        <w:t xml:space="preserve"> </w:t>
      </w:r>
      <w:proofErr w:type="spellStart"/>
      <w:r>
        <w:t>dépôt</w:t>
      </w:r>
      <w:proofErr w:type="spellEnd"/>
      <w:r>
        <w:t xml:space="preserve"> de </w:t>
      </w:r>
      <w:proofErr w:type="spellStart"/>
      <w:r>
        <w:t>navette</w:t>
      </w:r>
      <w:proofErr w:type="spellEnd"/>
    </w:p>
    <w:p w14:paraId="176222C3" w14:textId="5E899314" w:rsidR="00A81020" w:rsidRPr="00031A77" w:rsidRDefault="00000000">
      <w:pPr>
        <w:pStyle w:val="CERESBody"/>
        <w:numPr>
          <w:ilvl w:val="0"/>
          <w:numId w:val="10"/>
        </w:numPr>
        <w:spacing w:after="80"/>
        <w:rPr>
          <w:lang w:val="fr-FR"/>
        </w:rPr>
      </w:pPr>
      <w:r w:rsidRPr="00031A77">
        <w:rPr>
          <w:lang w:val="fr-FR"/>
        </w:rPr>
        <w:t xml:space="preserve">Fin </w:t>
      </w:r>
      <w:proofErr w:type="gramStart"/>
      <w:r w:rsidR="00701E97" w:rsidRPr="00031A77">
        <w:rPr>
          <w:lang w:val="fr-FR"/>
        </w:rPr>
        <w:t>octobre:</w:t>
      </w:r>
      <w:proofErr w:type="gramEnd"/>
      <w:r w:rsidRPr="00031A77">
        <w:rPr>
          <w:lang w:val="fr-FR"/>
        </w:rPr>
        <w:t xml:space="preserve"> démarrage du projet sans matériels</w:t>
      </w:r>
    </w:p>
    <w:p w14:paraId="2ADC4B1D" w14:textId="46CFCCB9" w:rsidR="00A81020" w:rsidRPr="00031A77" w:rsidRDefault="00701E97">
      <w:pPr>
        <w:pStyle w:val="CERESBody"/>
        <w:numPr>
          <w:ilvl w:val="0"/>
          <w:numId w:val="10"/>
        </w:numPr>
        <w:spacing w:after="80"/>
        <w:rPr>
          <w:lang w:val="fr-FR"/>
        </w:rPr>
      </w:pPr>
      <w:proofErr w:type="gramStart"/>
      <w:r w:rsidRPr="00031A77">
        <w:rPr>
          <w:lang w:val="fr-FR"/>
        </w:rPr>
        <w:t>Novembre:</w:t>
      </w:r>
      <w:proofErr w:type="gramEnd"/>
      <w:r w:rsidRPr="00031A77">
        <w:rPr>
          <w:lang w:val="fr-FR"/>
        </w:rPr>
        <w:t xml:space="preserve"> livraison des matériels et démarrage sur le terrain</w:t>
      </w:r>
    </w:p>
    <w:p w14:paraId="603A5AD2" w14:textId="3832B092" w:rsidR="00A81020" w:rsidRPr="00031A77" w:rsidRDefault="00701E97">
      <w:pPr>
        <w:pStyle w:val="CERESBody"/>
        <w:numPr>
          <w:ilvl w:val="0"/>
          <w:numId w:val="10"/>
        </w:numPr>
        <w:spacing w:after="80"/>
        <w:rPr>
          <w:lang w:val="fr-FR"/>
        </w:rPr>
      </w:pPr>
      <w:proofErr w:type="gramStart"/>
      <w:r w:rsidRPr="00031A77">
        <w:rPr>
          <w:lang w:val="fr-FR"/>
        </w:rPr>
        <w:t>Juin:</w:t>
      </w:r>
      <w:proofErr w:type="gramEnd"/>
      <w:r w:rsidRPr="00031A77">
        <w:rPr>
          <w:lang w:val="fr-FR"/>
        </w:rPr>
        <w:t xml:space="preserve"> fin du projet et présentation des projets transversaux</w:t>
      </w:r>
    </w:p>
    <w:p w14:paraId="39BB087A" w14:textId="7A49A9BA" w:rsidR="00A81020" w:rsidRPr="00031A77" w:rsidRDefault="00701E97" w:rsidP="00850A9A">
      <w:pPr>
        <w:pStyle w:val="CERESBody"/>
        <w:spacing w:after="80"/>
        <w:jc w:val="both"/>
        <w:rPr>
          <w:lang w:val="fr-FR"/>
        </w:rPr>
      </w:pPr>
      <w:proofErr w:type="gramStart"/>
      <w:r w:rsidRPr="00031A77">
        <w:rPr>
          <w:b/>
          <w:bCs/>
          <w:lang w:val="fr-FR"/>
        </w:rPr>
        <w:t>Animateurs:</w:t>
      </w:r>
      <w:proofErr w:type="gramEnd"/>
      <w:r w:rsidRPr="00031A77">
        <w:rPr>
          <w:lang w:val="fr-FR"/>
        </w:rPr>
        <w:t xml:space="preserve"> tous les éducateurs, sous la responsabilité du RIR qui participe également aux activités.</w:t>
      </w:r>
    </w:p>
    <w:p w14:paraId="5740F028" w14:textId="77777777" w:rsidR="00A81020" w:rsidRPr="00031A77" w:rsidRDefault="00000000">
      <w:pPr>
        <w:pStyle w:val="CERESBody"/>
        <w:spacing w:after="80"/>
        <w:rPr>
          <w:b/>
          <w:bCs/>
          <w:lang w:val="fr-FR"/>
        </w:rPr>
      </w:pPr>
      <w:r w:rsidRPr="00031A77">
        <w:rPr>
          <w:b/>
          <w:bCs/>
          <w:lang w:val="fr-FR"/>
        </w:rPr>
        <w:t>Quart d’heure lecture</w:t>
      </w:r>
    </w:p>
    <w:p w14:paraId="714A2571" w14:textId="1252E497"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4715DA" w:rsidRPr="00031A77">
        <w:rPr>
          <w:b/>
          <w:bCs/>
          <w:u w:val="single"/>
          <w:lang w:val="fr-FR"/>
        </w:rPr>
        <w:t>spécifiques:</w:t>
      </w:r>
      <w:proofErr w:type="gramEnd"/>
    </w:p>
    <w:p w14:paraId="448B4401" w14:textId="77777777" w:rsidR="00A81020" w:rsidRPr="00031A77" w:rsidRDefault="00000000">
      <w:pPr>
        <w:pStyle w:val="CERESBody"/>
        <w:numPr>
          <w:ilvl w:val="0"/>
          <w:numId w:val="11"/>
        </w:numPr>
        <w:spacing w:after="80"/>
        <w:rPr>
          <w:lang w:val="fr-FR"/>
        </w:rPr>
      </w:pPr>
      <w:r w:rsidRPr="00031A77">
        <w:rPr>
          <w:lang w:val="fr-FR"/>
        </w:rPr>
        <w:t>Valoriser la lecture et susciter l'envie de lire.</w:t>
      </w:r>
    </w:p>
    <w:p w14:paraId="2DBCC031" w14:textId="77777777" w:rsidR="00A81020" w:rsidRPr="00031A77" w:rsidRDefault="00000000">
      <w:pPr>
        <w:pStyle w:val="CERESBody"/>
        <w:numPr>
          <w:ilvl w:val="0"/>
          <w:numId w:val="11"/>
        </w:numPr>
        <w:spacing w:after="80"/>
        <w:rPr>
          <w:lang w:val="fr-FR"/>
        </w:rPr>
      </w:pPr>
      <w:r w:rsidRPr="00031A77">
        <w:rPr>
          <w:lang w:val="fr-FR"/>
        </w:rPr>
        <w:t>Découvrir différents types de livres.</w:t>
      </w:r>
    </w:p>
    <w:p w14:paraId="3D25EBDF" w14:textId="77777777" w:rsidR="00A81020" w:rsidRPr="00031A77" w:rsidRDefault="00000000">
      <w:pPr>
        <w:pStyle w:val="CERESBody"/>
        <w:numPr>
          <w:ilvl w:val="0"/>
          <w:numId w:val="11"/>
        </w:numPr>
        <w:spacing w:after="80"/>
        <w:rPr>
          <w:lang w:val="fr-FR"/>
        </w:rPr>
      </w:pPr>
      <w:r w:rsidRPr="00031A77">
        <w:rPr>
          <w:lang w:val="fr-FR"/>
        </w:rPr>
        <w:t>Prendre l’habitude de lire quotidiennement, longtemps et avec plaisir.</w:t>
      </w:r>
    </w:p>
    <w:p w14:paraId="72D69C35" w14:textId="77777777" w:rsidR="00A81020" w:rsidRPr="00031A77" w:rsidRDefault="00000000">
      <w:pPr>
        <w:pStyle w:val="CERESBody"/>
        <w:numPr>
          <w:ilvl w:val="0"/>
          <w:numId w:val="11"/>
        </w:numPr>
        <w:spacing w:after="80"/>
        <w:rPr>
          <w:lang w:val="fr-FR"/>
        </w:rPr>
      </w:pPr>
      <w:r w:rsidRPr="00031A77">
        <w:rPr>
          <w:lang w:val="fr-FR"/>
        </w:rPr>
        <w:t>S'habituer à recourir aux livres pour apprendre et se divertir.</w:t>
      </w:r>
    </w:p>
    <w:p w14:paraId="2E33810F" w14:textId="77777777" w:rsidR="00A81020" w:rsidRPr="00031A77" w:rsidRDefault="00000000">
      <w:pPr>
        <w:pStyle w:val="CERESBody"/>
        <w:spacing w:after="80"/>
        <w:rPr>
          <w:lang w:val="fr-FR"/>
        </w:rPr>
      </w:pPr>
      <w:r w:rsidRPr="00031A77">
        <w:rPr>
          <w:lang w:val="fr-FR"/>
        </w:rPr>
        <w:t>Chaque jour, les jeunes ont la possibilité de lire pendant au moins 15 minutes.</w:t>
      </w:r>
    </w:p>
    <w:p w14:paraId="402FD2A5" w14:textId="77777777" w:rsidR="00A3759A" w:rsidRPr="00031A77" w:rsidRDefault="00A3759A">
      <w:pPr>
        <w:pStyle w:val="CERESBody"/>
        <w:spacing w:after="80"/>
        <w:rPr>
          <w:lang w:val="fr-FR"/>
        </w:rPr>
      </w:pPr>
    </w:p>
    <w:p w14:paraId="08EAF432" w14:textId="77777777" w:rsidR="00A81020" w:rsidRPr="00031A77" w:rsidRDefault="00000000">
      <w:pPr>
        <w:pStyle w:val="CERESBody"/>
        <w:spacing w:after="80"/>
        <w:rPr>
          <w:b/>
          <w:bCs/>
          <w:color w:val="0070C0"/>
          <w:lang w:val="fr-FR"/>
        </w:rPr>
      </w:pPr>
      <w:r w:rsidRPr="00031A77">
        <w:rPr>
          <w:b/>
          <w:bCs/>
          <w:color w:val="0070C0"/>
          <w:lang w:val="fr-FR"/>
        </w:rPr>
        <w:t>Heure de Vie à l’internat</w:t>
      </w:r>
    </w:p>
    <w:p w14:paraId="38A6CA2D" w14:textId="3C759139"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7300DE" w:rsidRPr="00031A77">
        <w:rPr>
          <w:b/>
          <w:bCs/>
          <w:u w:val="single"/>
          <w:lang w:val="fr-FR"/>
        </w:rPr>
        <w:t>spécifiques:</w:t>
      </w:r>
      <w:proofErr w:type="gramEnd"/>
    </w:p>
    <w:p w14:paraId="71A6FA09" w14:textId="77777777" w:rsidR="00A81020" w:rsidRPr="00031A77" w:rsidRDefault="00000000">
      <w:pPr>
        <w:pStyle w:val="CERESBody"/>
        <w:numPr>
          <w:ilvl w:val="0"/>
          <w:numId w:val="158"/>
        </w:numPr>
        <w:spacing w:after="80"/>
        <w:rPr>
          <w:lang w:val="fr-FR"/>
        </w:rPr>
      </w:pPr>
      <w:r w:rsidRPr="00031A77">
        <w:rPr>
          <w:lang w:val="fr-FR"/>
        </w:rPr>
        <w:t>Vivre ensemble au sein d’une communauté</w:t>
      </w:r>
    </w:p>
    <w:p w14:paraId="2DD3155F" w14:textId="77777777" w:rsidR="00A81020" w:rsidRPr="00031A77" w:rsidRDefault="00000000">
      <w:pPr>
        <w:pStyle w:val="CERESBody"/>
        <w:numPr>
          <w:ilvl w:val="0"/>
          <w:numId w:val="158"/>
        </w:numPr>
        <w:spacing w:after="80"/>
        <w:rPr>
          <w:lang w:val="fr-FR"/>
        </w:rPr>
      </w:pPr>
      <w:r w:rsidRPr="00031A77">
        <w:rPr>
          <w:lang w:val="fr-FR"/>
        </w:rPr>
        <w:t>Affirmer sa personnalité et développer l'assertivité</w:t>
      </w:r>
    </w:p>
    <w:p w14:paraId="15E798C8" w14:textId="77777777" w:rsidR="00A81020" w:rsidRPr="00031A77" w:rsidRDefault="00000000">
      <w:pPr>
        <w:pStyle w:val="CERESBody"/>
        <w:numPr>
          <w:ilvl w:val="0"/>
          <w:numId w:val="158"/>
        </w:numPr>
        <w:spacing w:after="80"/>
        <w:rPr>
          <w:lang w:val="fr-FR"/>
        </w:rPr>
      </w:pPr>
      <w:r w:rsidRPr="00031A77">
        <w:rPr>
          <w:lang w:val="fr-FR"/>
        </w:rPr>
        <w:lastRenderedPageBreak/>
        <w:t>Encourager la parole, le partage et les échanges</w:t>
      </w:r>
    </w:p>
    <w:p w14:paraId="70DCFE21" w14:textId="77777777" w:rsidR="00A81020" w:rsidRPr="00031A77" w:rsidRDefault="00000000">
      <w:pPr>
        <w:pStyle w:val="CERESBody"/>
        <w:numPr>
          <w:ilvl w:val="0"/>
          <w:numId w:val="158"/>
        </w:numPr>
        <w:spacing w:after="80"/>
        <w:rPr>
          <w:lang w:val="fr-FR"/>
        </w:rPr>
      </w:pPr>
      <w:r w:rsidRPr="00031A77">
        <w:rPr>
          <w:lang w:val="fr-FR"/>
        </w:rPr>
        <w:t>Impliquer les jeunes dans une dynamique de Conseil de jeunes</w:t>
      </w:r>
    </w:p>
    <w:p w14:paraId="690E3125" w14:textId="77777777" w:rsidR="00A81020" w:rsidRPr="00031A77" w:rsidRDefault="00000000">
      <w:pPr>
        <w:pStyle w:val="CERESBody"/>
        <w:numPr>
          <w:ilvl w:val="0"/>
          <w:numId w:val="158"/>
        </w:numPr>
        <w:spacing w:after="80"/>
        <w:rPr>
          <w:lang w:val="fr-FR"/>
        </w:rPr>
      </w:pPr>
      <w:r w:rsidRPr="00031A77">
        <w:rPr>
          <w:lang w:val="fr-FR"/>
        </w:rPr>
        <w:t>Promouvoir une démarche d’autodiscipline et d’autocorrection</w:t>
      </w:r>
    </w:p>
    <w:p w14:paraId="60804DB4" w14:textId="11A23EF7" w:rsidR="00A81020" w:rsidRPr="00031A77" w:rsidRDefault="007300DE">
      <w:pPr>
        <w:pStyle w:val="CERESBody"/>
        <w:spacing w:after="80"/>
        <w:rPr>
          <w:lang w:val="fr-FR"/>
        </w:rPr>
      </w:pPr>
      <w:proofErr w:type="gramStart"/>
      <w:r w:rsidRPr="00031A77">
        <w:rPr>
          <w:b/>
          <w:bCs/>
          <w:lang w:val="fr-FR"/>
        </w:rPr>
        <w:t>Périodicité:</w:t>
      </w:r>
      <w:proofErr w:type="gramEnd"/>
      <w:r w:rsidRPr="00031A77">
        <w:rPr>
          <w:lang w:val="fr-FR"/>
        </w:rPr>
        <w:t xml:space="preserve"> Mensuelle</w:t>
      </w:r>
    </w:p>
    <w:p w14:paraId="3531D67F" w14:textId="77777777" w:rsidR="00A81020" w:rsidRPr="00031A77" w:rsidRDefault="00000000" w:rsidP="00702233">
      <w:pPr>
        <w:pStyle w:val="CERESBody"/>
        <w:spacing w:after="80"/>
        <w:jc w:val="both"/>
        <w:rPr>
          <w:lang w:val="fr-FR"/>
        </w:rPr>
      </w:pPr>
      <w:r w:rsidRPr="00031A77">
        <w:rPr>
          <w:lang w:val="fr-FR"/>
        </w:rPr>
        <w:t>Les éducateurs organisent une Heure de Vie d’Internat (HVI) dont ils établissent l’ordre du jour. Ces séances se déroulent en français ou en malagasy. Chaque groupe rédige ensuite un compte rendu qui fait l’objet d’un partage en équipe.</w:t>
      </w:r>
    </w:p>
    <w:p w14:paraId="6D52F229" w14:textId="77777777" w:rsidR="00A3759A" w:rsidRPr="00031A77" w:rsidRDefault="00A3759A" w:rsidP="00702233">
      <w:pPr>
        <w:pStyle w:val="CERESBody"/>
        <w:spacing w:after="80"/>
        <w:jc w:val="both"/>
        <w:rPr>
          <w:lang w:val="fr-FR"/>
        </w:rPr>
      </w:pPr>
    </w:p>
    <w:p w14:paraId="53FE9363" w14:textId="77777777" w:rsidR="00A81020" w:rsidRPr="00031A77" w:rsidRDefault="00000000">
      <w:pPr>
        <w:pStyle w:val="CERESBody"/>
        <w:spacing w:after="80"/>
        <w:rPr>
          <w:b/>
          <w:bCs/>
          <w:color w:val="0070C0"/>
          <w:lang w:val="fr-FR"/>
        </w:rPr>
      </w:pPr>
      <w:r w:rsidRPr="00031A77">
        <w:rPr>
          <w:b/>
          <w:bCs/>
          <w:color w:val="0070C0"/>
          <w:lang w:val="fr-FR"/>
        </w:rPr>
        <w:t>Classes MIABO</w:t>
      </w:r>
    </w:p>
    <w:p w14:paraId="242C3C89" w14:textId="3932A813" w:rsidR="00A81020" w:rsidRDefault="00000000" w:rsidP="00702233">
      <w:pPr>
        <w:pStyle w:val="CERESBody"/>
        <w:spacing w:after="80"/>
        <w:jc w:val="both"/>
      </w:pPr>
      <w:r w:rsidRPr="00031A77">
        <w:rPr>
          <w:lang w:val="fr-FR"/>
        </w:rPr>
        <w:t xml:space="preserve">Afin de proposer une continuité dans l’accompagnement éducatif aux jeunes des internats, des regroupements sont prévus durant les vacances scolaires. </w:t>
      </w:r>
      <w:proofErr w:type="spellStart"/>
      <w:r>
        <w:t>Ces</w:t>
      </w:r>
      <w:proofErr w:type="spellEnd"/>
      <w:r>
        <w:t xml:space="preserve"> temps de partage </w:t>
      </w:r>
      <w:proofErr w:type="spellStart"/>
      <w:r>
        <w:t>répondent</w:t>
      </w:r>
      <w:proofErr w:type="spellEnd"/>
      <w:r>
        <w:t xml:space="preserve"> à </w:t>
      </w:r>
      <w:proofErr w:type="spellStart"/>
      <w:r>
        <w:t>plusieurs</w:t>
      </w:r>
      <w:proofErr w:type="spellEnd"/>
      <w:r>
        <w:t xml:space="preserve"> </w:t>
      </w:r>
      <w:proofErr w:type="spellStart"/>
      <w:r>
        <w:t>objectifs</w:t>
      </w:r>
      <w:proofErr w:type="spellEnd"/>
      <w:r>
        <w:t>.</w:t>
      </w:r>
    </w:p>
    <w:p w14:paraId="501B096B" w14:textId="6B8417C7" w:rsidR="00A81020" w:rsidRPr="00850A9A" w:rsidRDefault="00702233">
      <w:pPr>
        <w:pStyle w:val="CERESBody"/>
        <w:spacing w:after="80"/>
        <w:rPr>
          <w:b/>
          <w:bCs/>
        </w:rPr>
      </w:pPr>
      <w:proofErr w:type="spellStart"/>
      <w:r w:rsidRPr="00850A9A">
        <w:rPr>
          <w:b/>
          <w:bCs/>
        </w:rPr>
        <w:t>Objectifs</w:t>
      </w:r>
      <w:proofErr w:type="spellEnd"/>
      <w:r w:rsidRPr="00850A9A">
        <w:rPr>
          <w:b/>
          <w:bCs/>
        </w:rPr>
        <w:t>:</w:t>
      </w:r>
    </w:p>
    <w:p w14:paraId="384529CF" w14:textId="77777777" w:rsidR="00A81020" w:rsidRPr="00031A77" w:rsidRDefault="00000000">
      <w:pPr>
        <w:pStyle w:val="CERESBody"/>
        <w:numPr>
          <w:ilvl w:val="0"/>
          <w:numId w:val="159"/>
        </w:numPr>
        <w:spacing w:after="80"/>
        <w:rPr>
          <w:lang w:val="fr-FR"/>
        </w:rPr>
      </w:pPr>
      <w:r w:rsidRPr="00031A77">
        <w:rPr>
          <w:lang w:val="fr-FR"/>
        </w:rPr>
        <w:t>Renforcer les compétences scolaires et linguistique des jeunes.</w:t>
      </w:r>
    </w:p>
    <w:p w14:paraId="5061BF2B" w14:textId="77777777" w:rsidR="00A81020" w:rsidRPr="00031A77" w:rsidRDefault="00000000">
      <w:pPr>
        <w:pStyle w:val="CERESBody"/>
        <w:numPr>
          <w:ilvl w:val="0"/>
          <w:numId w:val="159"/>
        </w:numPr>
        <w:spacing w:after="80"/>
        <w:rPr>
          <w:lang w:val="fr-FR"/>
        </w:rPr>
      </w:pPr>
      <w:r w:rsidRPr="00031A77">
        <w:rPr>
          <w:lang w:val="fr-FR"/>
        </w:rPr>
        <w:t>Développer les talents, la capacité physique et la créativité des jeunes.</w:t>
      </w:r>
    </w:p>
    <w:p w14:paraId="013D56C2" w14:textId="41AA9901" w:rsidR="00702233" w:rsidRPr="00031A77" w:rsidRDefault="00000000">
      <w:pPr>
        <w:pStyle w:val="CERESBody"/>
        <w:numPr>
          <w:ilvl w:val="0"/>
          <w:numId w:val="159"/>
        </w:numPr>
        <w:spacing w:after="80"/>
        <w:rPr>
          <w:lang w:val="fr-FR"/>
        </w:rPr>
      </w:pPr>
      <w:r w:rsidRPr="00031A77">
        <w:rPr>
          <w:lang w:val="fr-FR"/>
        </w:rPr>
        <w:t>Permettre une expérience de groupe enrichissante.</w:t>
      </w:r>
    </w:p>
    <w:p w14:paraId="18175B42" w14:textId="77777777" w:rsidR="00702233" w:rsidRPr="00031A77" w:rsidRDefault="00702233" w:rsidP="00702233">
      <w:pPr>
        <w:pStyle w:val="CERESBody"/>
        <w:spacing w:after="80"/>
        <w:rPr>
          <w:lang w:val="fr-FR"/>
        </w:rPr>
      </w:pPr>
    </w:p>
    <w:p w14:paraId="15E7F7D6" w14:textId="5CEE3402" w:rsidR="00A81020" w:rsidRPr="00031A77" w:rsidRDefault="00702233">
      <w:pPr>
        <w:pStyle w:val="CERESBody"/>
        <w:spacing w:after="80"/>
        <w:rPr>
          <w:b/>
          <w:bCs/>
          <w:lang w:val="fr-FR"/>
        </w:rPr>
      </w:pPr>
      <w:proofErr w:type="gramStart"/>
      <w:r w:rsidRPr="00031A77">
        <w:rPr>
          <w:b/>
          <w:bCs/>
          <w:lang w:val="fr-FR"/>
        </w:rPr>
        <w:t>Organisation:</w:t>
      </w:r>
      <w:proofErr w:type="gramEnd"/>
    </w:p>
    <w:p w14:paraId="7F1B829D" w14:textId="77777777" w:rsidR="00A81020" w:rsidRPr="00031A77" w:rsidRDefault="00000000">
      <w:pPr>
        <w:pStyle w:val="CERESBody"/>
        <w:spacing w:after="80"/>
        <w:rPr>
          <w:lang w:val="fr-FR"/>
        </w:rPr>
      </w:pPr>
      <w:r w:rsidRPr="00031A77">
        <w:rPr>
          <w:lang w:val="fr-FR"/>
        </w:rPr>
        <w:t>L’équipe du parcours réussite assure la logistique de l’internat et l’accueil des jeunes en collaboration avec les éducateurs. Elle est responsable de l’animation des divers ateliers.</w:t>
      </w:r>
    </w:p>
    <w:p w14:paraId="5D6EB1E0" w14:textId="77777777" w:rsidR="00A81020" w:rsidRPr="00031A77" w:rsidRDefault="00000000">
      <w:pPr>
        <w:pStyle w:val="CERESBody"/>
        <w:spacing w:after="80"/>
        <w:rPr>
          <w:lang w:val="fr-FR"/>
        </w:rPr>
      </w:pPr>
      <w:r w:rsidRPr="00031A77">
        <w:rPr>
          <w:lang w:val="fr-FR"/>
        </w:rPr>
        <w:t>Le coordinateur pédagogique, avec l’aide des formateurs, établit les contenus pédagogiques (scolaires).</w:t>
      </w:r>
    </w:p>
    <w:p w14:paraId="7AAACD7E" w14:textId="60D90E14" w:rsidR="00A81020" w:rsidRDefault="00000000">
      <w:pPr>
        <w:pStyle w:val="CERESBody"/>
        <w:spacing w:after="80"/>
      </w:pPr>
      <w:r w:rsidRPr="00031A77">
        <w:rPr>
          <w:lang w:val="fr-FR"/>
        </w:rPr>
        <w:t xml:space="preserve">L’équipe du Pôle éducation organise et centralise les commandes de matériel pour les ateliers créatifs et sportifs. </w:t>
      </w:r>
      <w:r>
        <w:t xml:space="preserve">Elle </w:t>
      </w:r>
      <w:proofErr w:type="spellStart"/>
      <w:r>
        <w:t>coordonne</w:t>
      </w:r>
      <w:proofErr w:type="spellEnd"/>
      <w:r>
        <w:t xml:space="preserve"> </w:t>
      </w:r>
      <w:proofErr w:type="spellStart"/>
      <w:r>
        <w:t>également</w:t>
      </w:r>
      <w:proofErr w:type="spellEnd"/>
      <w:r>
        <w:t xml:space="preserve"> les </w:t>
      </w:r>
      <w:proofErr w:type="spellStart"/>
      <w:r>
        <w:t>activités</w:t>
      </w:r>
      <w:proofErr w:type="spellEnd"/>
      <w:r>
        <w:t xml:space="preserve"> de la </w:t>
      </w:r>
      <w:proofErr w:type="spellStart"/>
      <w:r>
        <w:t>classe</w:t>
      </w:r>
      <w:proofErr w:type="spellEnd"/>
      <w:r>
        <w:t xml:space="preserve"> </w:t>
      </w:r>
      <w:r w:rsidR="009F39DD">
        <w:t>MIABO:</w:t>
      </w:r>
    </w:p>
    <w:tbl>
      <w:tblPr>
        <w:tblStyle w:val="Grilledutableau"/>
        <w:tblW w:w="0" w:type="auto"/>
        <w:tblLook w:val="04A0" w:firstRow="1" w:lastRow="0" w:firstColumn="1" w:lastColumn="0" w:noHBand="0" w:noVBand="1"/>
      </w:tblPr>
      <w:tblGrid>
        <w:gridCol w:w="2352"/>
        <w:gridCol w:w="2143"/>
        <w:gridCol w:w="2291"/>
        <w:gridCol w:w="2269"/>
        <w:tblGridChange w:id="7">
          <w:tblGrid>
            <w:gridCol w:w="113"/>
            <w:gridCol w:w="2239"/>
            <w:gridCol w:w="113"/>
            <w:gridCol w:w="2030"/>
            <w:gridCol w:w="113"/>
            <w:gridCol w:w="2178"/>
            <w:gridCol w:w="113"/>
            <w:gridCol w:w="2156"/>
            <w:gridCol w:w="113"/>
          </w:tblGrid>
        </w:tblGridChange>
      </w:tblGrid>
      <w:tr w:rsidR="00472B5C" w:rsidRPr="00F82A50" w14:paraId="7FF18535" w14:textId="77777777" w:rsidTr="00034206">
        <w:tc>
          <w:tcPr>
            <w:tcW w:w="2352" w:type="dxa"/>
            <w:shd w:val="clear" w:color="auto" w:fill="C6D9F1" w:themeFill="text2" w:themeFillTint="33"/>
          </w:tcPr>
          <w:p w14:paraId="5AF0BDDF" w14:textId="77777777" w:rsidR="00472B5C" w:rsidRPr="00850A9A" w:rsidRDefault="00472B5C" w:rsidP="0021463E">
            <w:pPr>
              <w:jc w:val="center"/>
              <w:rPr>
                <w:rFonts w:cstheme="minorHAnsi"/>
              </w:rPr>
            </w:pPr>
            <w:proofErr w:type="spellStart"/>
            <w:r w:rsidRPr="00850A9A">
              <w:rPr>
                <w:rFonts w:cstheme="minorHAnsi"/>
              </w:rPr>
              <w:t>Période</w:t>
            </w:r>
            <w:proofErr w:type="spellEnd"/>
          </w:p>
        </w:tc>
        <w:tc>
          <w:tcPr>
            <w:tcW w:w="2143" w:type="dxa"/>
            <w:shd w:val="clear" w:color="auto" w:fill="C6D9F1" w:themeFill="text2" w:themeFillTint="33"/>
          </w:tcPr>
          <w:p w14:paraId="60B0F558" w14:textId="77777777" w:rsidR="00472B5C" w:rsidRPr="00850A9A" w:rsidRDefault="00472B5C" w:rsidP="0021463E">
            <w:pPr>
              <w:jc w:val="center"/>
              <w:rPr>
                <w:rFonts w:cstheme="minorHAnsi"/>
              </w:rPr>
            </w:pPr>
            <w:r w:rsidRPr="00850A9A">
              <w:rPr>
                <w:rFonts w:cstheme="minorHAnsi"/>
              </w:rPr>
              <w:t>Durée</w:t>
            </w:r>
          </w:p>
        </w:tc>
        <w:tc>
          <w:tcPr>
            <w:tcW w:w="2291" w:type="dxa"/>
            <w:shd w:val="clear" w:color="auto" w:fill="C6D9F1" w:themeFill="text2" w:themeFillTint="33"/>
          </w:tcPr>
          <w:p w14:paraId="7FC108EE" w14:textId="77777777" w:rsidR="00472B5C" w:rsidRPr="00850A9A" w:rsidRDefault="00472B5C" w:rsidP="0021463E">
            <w:pPr>
              <w:jc w:val="center"/>
              <w:rPr>
                <w:rFonts w:cstheme="minorHAnsi"/>
              </w:rPr>
            </w:pPr>
            <w:proofErr w:type="spellStart"/>
            <w:r w:rsidRPr="00850A9A">
              <w:rPr>
                <w:rFonts w:cstheme="minorHAnsi"/>
              </w:rPr>
              <w:t>Cible</w:t>
            </w:r>
            <w:proofErr w:type="spellEnd"/>
          </w:p>
        </w:tc>
        <w:tc>
          <w:tcPr>
            <w:tcW w:w="2269" w:type="dxa"/>
            <w:shd w:val="clear" w:color="auto" w:fill="C6D9F1" w:themeFill="text2" w:themeFillTint="33"/>
          </w:tcPr>
          <w:p w14:paraId="2B809C1B" w14:textId="77777777" w:rsidR="00472B5C" w:rsidRPr="00850A9A" w:rsidRDefault="00472B5C" w:rsidP="0021463E">
            <w:pPr>
              <w:jc w:val="center"/>
              <w:rPr>
                <w:rFonts w:cstheme="minorHAnsi"/>
              </w:rPr>
            </w:pPr>
            <w:r w:rsidRPr="00850A9A">
              <w:rPr>
                <w:rFonts w:cstheme="minorHAnsi"/>
              </w:rPr>
              <w:t>Lieu</w:t>
            </w:r>
          </w:p>
        </w:tc>
      </w:tr>
      <w:tr w:rsidR="00472B5C" w:rsidRPr="00F82A50" w14:paraId="57C0BB1B" w14:textId="77777777" w:rsidTr="0021463E">
        <w:tc>
          <w:tcPr>
            <w:tcW w:w="2352" w:type="dxa"/>
          </w:tcPr>
          <w:p w14:paraId="6F903471" w14:textId="77777777" w:rsidR="00472B5C" w:rsidRPr="00850A9A" w:rsidRDefault="00472B5C" w:rsidP="0021463E">
            <w:pPr>
              <w:rPr>
                <w:rFonts w:cstheme="minorHAnsi"/>
              </w:rPr>
            </w:pPr>
            <w:proofErr w:type="spellStart"/>
            <w:r w:rsidRPr="00850A9A">
              <w:rPr>
                <w:rFonts w:cstheme="minorHAnsi"/>
              </w:rPr>
              <w:t>Août</w:t>
            </w:r>
            <w:proofErr w:type="spellEnd"/>
          </w:p>
        </w:tc>
        <w:tc>
          <w:tcPr>
            <w:tcW w:w="2143" w:type="dxa"/>
          </w:tcPr>
          <w:p w14:paraId="0A38CC5D" w14:textId="77777777" w:rsidR="00472B5C" w:rsidRPr="00031A77" w:rsidRDefault="00472B5C" w:rsidP="0021463E">
            <w:pPr>
              <w:rPr>
                <w:rFonts w:cstheme="minorHAnsi"/>
                <w:lang w:val="fr-FR"/>
              </w:rPr>
            </w:pPr>
            <w:r w:rsidRPr="00031A77">
              <w:rPr>
                <w:rFonts w:cstheme="minorHAnsi"/>
                <w:lang w:val="fr-FR"/>
              </w:rPr>
              <w:t>2 semaines : 2 dernière semaines du mois d’août</w:t>
            </w:r>
          </w:p>
        </w:tc>
        <w:tc>
          <w:tcPr>
            <w:tcW w:w="2291" w:type="dxa"/>
          </w:tcPr>
          <w:p w14:paraId="4004C242" w14:textId="77777777" w:rsidR="00472B5C" w:rsidRPr="00031A77" w:rsidRDefault="00472B5C" w:rsidP="0021463E">
            <w:pPr>
              <w:rPr>
                <w:rFonts w:cstheme="minorHAnsi"/>
                <w:lang w:val="fr-FR"/>
              </w:rPr>
            </w:pPr>
            <w:r w:rsidRPr="00031A77">
              <w:rPr>
                <w:rFonts w:cstheme="minorHAnsi"/>
                <w:lang w:val="fr-FR"/>
              </w:rPr>
              <w:t>Jeunes en classe de 5è et 4è</w:t>
            </w:r>
          </w:p>
        </w:tc>
        <w:tc>
          <w:tcPr>
            <w:tcW w:w="2269" w:type="dxa"/>
          </w:tcPr>
          <w:p w14:paraId="119D39D8" w14:textId="77777777" w:rsidR="00472B5C" w:rsidRPr="00850A9A" w:rsidRDefault="00472B5C" w:rsidP="0021463E">
            <w:pPr>
              <w:rPr>
                <w:rFonts w:cstheme="minorHAnsi"/>
              </w:rPr>
            </w:pPr>
            <w:proofErr w:type="spellStart"/>
            <w:r w:rsidRPr="00850A9A">
              <w:rPr>
                <w:rFonts w:cstheme="minorHAnsi"/>
              </w:rPr>
              <w:t>Internat</w:t>
            </w:r>
            <w:proofErr w:type="spellEnd"/>
            <w:r w:rsidRPr="00850A9A">
              <w:rPr>
                <w:rFonts w:cstheme="minorHAnsi"/>
              </w:rPr>
              <w:t xml:space="preserve"> de la </w:t>
            </w:r>
            <w:proofErr w:type="spellStart"/>
            <w:r w:rsidRPr="00850A9A">
              <w:rPr>
                <w:rFonts w:cstheme="minorHAnsi"/>
              </w:rPr>
              <w:t>réussite</w:t>
            </w:r>
            <w:proofErr w:type="spellEnd"/>
          </w:p>
        </w:tc>
      </w:tr>
      <w:tr w:rsidR="00472B5C" w:rsidRPr="00F82A50" w14:paraId="284C8FE7" w14:textId="77777777" w:rsidTr="0021463E">
        <w:tblPrEx>
          <w:tblW w:w="0" w:type="auto"/>
          <w:tblPrExChange w:id="8" w:author="Stephane" w:date="2025-10-13T11:29:00Z" w16du:dateUtc="2025-10-13T08:29:00Z">
            <w:tblPrEx>
              <w:tblW w:w="0" w:type="auto"/>
            </w:tblPrEx>
          </w:tblPrExChange>
        </w:tblPrEx>
        <w:trPr>
          <w:trPrChange w:id="9" w:author="Stephane" w:date="2025-10-13T11:29:00Z" w16du:dateUtc="2025-10-13T08:29:00Z">
            <w:trPr>
              <w:gridBefore w:val="1"/>
            </w:trPr>
          </w:trPrChange>
        </w:trPr>
        <w:tc>
          <w:tcPr>
            <w:tcW w:w="2352" w:type="dxa"/>
            <w:shd w:val="clear" w:color="auto" w:fill="EEECE1" w:themeFill="background2"/>
            <w:tcPrChange w:id="10" w:author="Stephane" w:date="2025-10-13T11:29:00Z" w16du:dateUtc="2025-10-13T08:29:00Z">
              <w:tcPr>
                <w:tcW w:w="2352" w:type="dxa"/>
                <w:gridSpan w:val="2"/>
              </w:tcPr>
            </w:tcPrChange>
          </w:tcPr>
          <w:p w14:paraId="17D6D806" w14:textId="77777777" w:rsidR="00472B5C" w:rsidRPr="00850A9A" w:rsidRDefault="00472B5C" w:rsidP="0021463E">
            <w:pPr>
              <w:rPr>
                <w:rFonts w:cstheme="minorHAnsi"/>
              </w:rPr>
            </w:pPr>
            <w:proofErr w:type="spellStart"/>
            <w:r w:rsidRPr="00850A9A">
              <w:rPr>
                <w:rFonts w:cstheme="minorHAnsi"/>
              </w:rPr>
              <w:t>Août</w:t>
            </w:r>
            <w:proofErr w:type="spellEnd"/>
            <w:r w:rsidRPr="00850A9A">
              <w:rPr>
                <w:rFonts w:cstheme="minorHAnsi"/>
              </w:rPr>
              <w:t xml:space="preserve"> </w:t>
            </w:r>
          </w:p>
        </w:tc>
        <w:tc>
          <w:tcPr>
            <w:tcW w:w="2143" w:type="dxa"/>
            <w:shd w:val="clear" w:color="auto" w:fill="EEECE1" w:themeFill="background2"/>
            <w:tcPrChange w:id="11" w:author="Stephane" w:date="2025-10-13T11:29:00Z" w16du:dateUtc="2025-10-13T08:29:00Z">
              <w:tcPr>
                <w:tcW w:w="2143" w:type="dxa"/>
                <w:gridSpan w:val="2"/>
              </w:tcPr>
            </w:tcPrChange>
          </w:tcPr>
          <w:p w14:paraId="282A1029" w14:textId="77777777" w:rsidR="00472B5C" w:rsidRPr="00850A9A" w:rsidRDefault="00472B5C" w:rsidP="0021463E">
            <w:pPr>
              <w:rPr>
                <w:rFonts w:cstheme="minorHAnsi"/>
              </w:rPr>
            </w:pPr>
            <w:r w:rsidRPr="00850A9A">
              <w:rPr>
                <w:rFonts w:cstheme="minorHAnsi"/>
              </w:rPr>
              <w:t xml:space="preserve">3 </w:t>
            </w:r>
            <w:proofErr w:type="spellStart"/>
            <w:r w:rsidRPr="00850A9A">
              <w:rPr>
                <w:rFonts w:cstheme="minorHAnsi"/>
              </w:rPr>
              <w:t>semaines</w:t>
            </w:r>
            <w:proofErr w:type="spellEnd"/>
          </w:p>
        </w:tc>
        <w:tc>
          <w:tcPr>
            <w:tcW w:w="2291" w:type="dxa"/>
            <w:shd w:val="clear" w:color="auto" w:fill="EEECE1" w:themeFill="background2"/>
            <w:tcPrChange w:id="12" w:author="Stephane" w:date="2025-10-13T11:29:00Z" w16du:dateUtc="2025-10-13T08:29:00Z">
              <w:tcPr>
                <w:tcW w:w="2291" w:type="dxa"/>
                <w:gridSpan w:val="2"/>
              </w:tcPr>
            </w:tcPrChange>
          </w:tcPr>
          <w:p w14:paraId="70BAAE49" w14:textId="77777777" w:rsidR="00472B5C" w:rsidRPr="00031A77" w:rsidRDefault="00472B5C" w:rsidP="0021463E">
            <w:pPr>
              <w:rPr>
                <w:rFonts w:cstheme="minorHAnsi"/>
                <w:lang w:val="fr-FR"/>
              </w:rPr>
            </w:pPr>
            <w:r w:rsidRPr="00031A77">
              <w:rPr>
                <w:rFonts w:cstheme="minorHAnsi"/>
                <w:lang w:val="fr-FR"/>
              </w:rPr>
              <w:t>Jeunes en classe de 3è</w:t>
            </w:r>
          </w:p>
        </w:tc>
        <w:tc>
          <w:tcPr>
            <w:tcW w:w="2269" w:type="dxa"/>
            <w:shd w:val="clear" w:color="auto" w:fill="EEECE1" w:themeFill="background2"/>
            <w:tcPrChange w:id="13" w:author="Stephane" w:date="2025-10-13T11:29:00Z" w16du:dateUtc="2025-10-13T08:29:00Z">
              <w:tcPr>
                <w:tcW w:w="2269" w:type="dxa"/>
                <w:gridSpan w:val="2"/>
              </w:tcPr>
            </w:tcPrChange>
          </w:tcPr>
          <w:p w14:paraId="44BD2BF8" w14:textId="77777777" w:rsidR="00472B5C" w:rsidRPr="00850A9A" w:rsidRDefault="00472B5C" w:rsidP="0021463E">
            <w:pPr>
              <w:rPr>
                <w:rFonts w:cstheme="minorHAnsi"/>
              </w:rPr>
            </w:pPr>
            <w:r w:rsidRPr="00850A9A">
              <w:rPr>
                <w:rFonts w:cstheme="minorHAnsi"/>
              </w:rPr>
              <w:t>Campus CERES</w:t>
            </w:r>
          </w:p>
        </w:tc>
      </w:tr>
      <w:tr w:rsidR="00472B5C" w:rsidRPr="00F82A50" w14:paraId="0BF1EE09" w14:textId="77777777" w:rsidTr="0021463E">
        <w:tc>
          <w:tcPr>
            <w:tcW w:w="2352" w:type="dxa"/>
          </w:tcPr>
          <w:p w14:paraId="1C395D59" w14:textId="77777777" w:rsidR="00472B5C" w:rsidRPr="00850A9A" w:rsidRDefault="00472B5C" w:rsidP="0021463E">
            <w:pPr>
              <w:rPr>
                <w:rFonts w:cstheme="minorHAnsi"/>
              </w:rPr>
            </w:pPr>
            <w:proofErr w:type="spellStart"/>
            <w:r w:rsidRPr="00850A9A">
              <w:rPr>
                <w:rFonts w:cstheme="minorHAnsi"/>
              </w:rPr>
              <w:t>Décembre</w:t>
            </w:r>
            <w:proofErr w:type="spellEnd"/>
          </w:p>
        </w:tc>
        <w:tc>
          <w:tcPr>
            <w:tcW w:w="2143" w:type="dxa"/>
          </w:tcPr>
          <w:p w14:paraId="5FBEDD4C" w14:textId="77777777" w:rsidR="00472B5C" w:rsidRPr="00031A77" w:rsidRDefault="00472B5C" w:rsidP="0021463E">
            <w:pPr>
              <w:rPr>
                <w:rFonts w:cstheme="minorHAnsi"/>
                <w:lang w:val="fr-FR"/>
              </w:rPr>
            </w:pPr>
            <w:r w:rsidRPr="00031A77">
              <w:rPr>
                <w:rFonts w:cstheme="minorHAnsi"/>
                <w:lang w:val="fr-FR"/>
              </w:rPr>
              <w:t xml:space="preserve">2 jours avant les fêtes de Noël. </w:t>
            </w:r>
          </w:p>
        </w:tc>
        <w:tc>
          <w:tcPr>
            <w:tcW w:w="2291" w:type="dxa"/>
          </w:tcPr>
          <w:p w14:paraId="383C8EC4" w14:textId="77777777" w:rsidR="00472B5C" w:rsidRPr="00031A77" w:rsidRDefault="00472B5C" w:rsidP="0021463E">
            <w:pPr>
              <w:rPr>
                <w:rFonts w:cstheme="minorHAnsi"/>
                <w:lang w:val="fr-FR"/>
              </w:rPr>
            </w:pPr>
            <w:r w:rsidRPr="00031A77">
              <w:rPr>
                <w:rFonts w:cstheme="minorHAnsi"/>
                <w:lang w:val="fr-FR"/>
              </w:rPr>
              <w:t xml:space="preserve">Jeunes en classe de 3è,  </w:t>
            </w:r>
          </w:p>
        </w:tc>
        <w:tc>
          <w:tcPr>
            <w:tcW w:w="2269" w:type="dxa"/>
          </w:tcPr>
          <w:p w14:paraId="063DCD19" w14:textId="77777777" w:rsidR="00472B5C" w:rsidRPr="00850A9A" w:rsidRDefault="00472B5C" w:rsidP="0021463E">
            <w:pPr>
              <w:rPr>
                <w:rFonts w:cstheme="minorHAnsi"/>
              </w:rPr>
            </w:pPr>
            <w:proofErr w:type="spellStart"/>
            <w:r w:rsidRPr="00850A9A">
              <w:rPr>
                <w:rFonts w:cstheme="minorHAnsi"/>
              </w:rPr>
              <w:t>Internat</w:t>
            </w:r>
            <w:proofErr w:type="spellEnd"/>
            <w:r w:rsidRPr="00850A9A">
              <w:rPr>
                <w:rFonts w:cstheme="minorHAnsi"/>
              </w:rPr>
              <w:t xml:space="preserve"> de la </w:t>
            </w:r>
            <w:proofErr w:type="spellStart"/>
            <w:r w:rsidRPr="00850A9A">
              <w:rPr>
                <w:rFonts w:cstheme="minorHAnsi"/>
              </w:rPr>
              <w:t>réussite</w:t>
            </w:r>
            <w:proofErr w:type="spellEnd"/>
          </w:p>
        </w:tc>
      </w:tr>
      <w:tr w:rsidR="00472B5C" w:rsidRPr="00F82A50" w14:paraId="54B0AC4E" w14:textId="77777777" w:rsidTr="0021463E">
        <w:tc>
          <w:tcPr>
            <w:tcW w:w="2352" w:type="dxa"/>
          </w:tcPr>
          <w:p w14:paraId="5B457A5A" w14:textId="77777777" w:rsidR="00472B5C" w:rsidRPr="00850A9A" w:rsidRDefault="00472B5C" w:rsidP="0021463E">
            <w:pPr>
              <w:rPr>
                <w:rFonts w:cstheme="minorHAnsi"/>
              </w:rPr>
            </w:pPr>
            <w:r w:rsidRPr="00850A9A">
              <w:rPr>
                <w:rFonts w:cstheme="minorHAnsi"/>
              </w:rPr>
              <w:t>Avril</w:t>
            </w:r>
          </w:p>
        </w:tc>
        <w:tc>
          <w:tcPr>
            <w:tcW w:w="2143" w:type="dxa"/>
          </w:tcPr>
          <w:p w14:paraId="1373B98C" w14:textId="77777777" w:rsidR="00472B5C" w:rsidRPr="00031A77" w:rsidRDefault="00472B5C" w:rsidP="0021463E">
            <w:pPr>
              <w:rPr>
                <w:rFonts w:cstheme="minorHAnsi"/>
                <w:lang w:val="fr-FR"/>
              </w:rPr>
            </w:pPr>
            <w:r w:rsidRPr="00031A77">
              <w:rPr>
                <w:rFonts w:cstheme="minorHAnsi"/>
                <w:lang w:val="fr-FR"/>
              </w:rPr>
              <w:t>1 semaine : durant les vacances des pâques</w:t>
            </w:r>
          </w:p>
        </w:tc>
        <w:tc>
          <w:tcPr>
            <w:tcW w:w="2291" w:type="dxa"/>
          </w:tcPr>
          <w:p w14:paraId="59A1E415" w14:textId="77777777" w:rsidR="00472B5C" w:rsidRPr="00031A77" w:rsidRDefault="00472B5C" w:rsidP="0021463E">
            <w:pPr>
              <w:rPr>
                <w:rFonts w:cstheme="minorHAnsi"/>
                <w:lang w:val="fr-FR"/>
              </w:rPr>
            </w:pPr>
            <w:r w:rsidRPr="00031A77">
              <w:rPr>
                <w:rFonts w:cstheme="minorHAnsi"/>
                <w:lang w:val="fr-FR"/>
              </w:rPr>
              <w:t>Jeunes en classe de 3è, 5è et 4è</w:t>
            </w:r>
          </w:p>
        </w:tc>
        <w:tc>
          <w:tcPr>
            <w:tcW w:w="2269" w:type="dxa"/>
          </w:tcPr>
          <w:p w14:paraId="32B7EA9F" w14:textId="77777777" w:rsidR="00472B5C" w:rsidRPr="00850A9A" w:rsidRDefault="00472B5C" w:rsidP="0021463E">
            <w:pPr>
              <w:rPr>
                <w:rFonts w:cstheme="minorHAnsi"/>
              </w:rPr>
            </w:pPr>
            <w:proofErr w:type="spellStart"/>
            <w:r w:rsidRPr="00850A9A">
              <w:rPr>
                <w:rFonts w:cstheme="minorHAnsi"/>
              </w:rPr>
              <w:t>Internat</w:t>
            </w:r>
            <w:proofErr w:type="spellEnd"/>
            <w:r w:rsidRPr="00850A9A">
              <w:rPr>
                <w:rFonts w:cstheme="minorHAnsi"/>
              </w:rPr>
              <w:t xml:space="preserve"> de la </w:t>
            </w:r>
            <w:proofErr w:type="spellStart"/>
            <w:r w:rsidRPr="00850A9A">
              <w:rPr>
                <w:rFonts w:cstheme="minorHAnsi"/>
              </w:rPr>
              <w:t>réussite</w:t>
            </w:r>
            <w:proofErr w:type="spellEnd"/>
          </w:p>
        </w:tc>
      </w:tr>
    </w:tbl>
    <w:p w14:paraId="0A064429" w14:textId="77777777" w:rsidR="00A81020" w:rsidRDefault="00A81020">
      <w:pPr>
        <w:pStyle w:val="CERESBody"/>
      </w:pPr>
    </w:p>
    <w:p w14:paraId="2D718601" w14:textId="77777777" w:rsidR="00A81020" w:rsidRPr="00EE6FB3" w:rsidRDefault="00000000">
      <w:pPr>
        <w:pStyle w:val="CERESBody"/>
        <w:spacing w:after="80"/>
        <w:rPr>
          <w:b/>
          <w:bCs/>
          <w:color w:val="0070C0"/>
        </w:rPr>
      </w:pPr>
      <w:r w:rsidRPr="00EE6FB3">
        <w:rPr>
          <w:b/>
          <w:bCs/>
          <w:color w:val="0070C0"/>
        </w:rPr>
        <w:t>Classe verte</w:t>
      </w:r>
    </w:p>
    <w:p w14:paraId="772E952C" w14:textId="77777777" w:rsidR="00A81020" w:rsidRPr="00031A77" w:rsidRDefault="00000000" w:rsidP="00850A9A">
      <w:pPr>
        <w:pStyle w:val="CERESBody"/>
        <w:spacing w:after="80"/>
        <w:jc w:val="both"/>
        <w:rPr>
          <w:lang w:val="fr-FR"/>
        </w:rPr>
      </w:pPr>
      <w:r w:rsidRPr="00031A77">
        <w:rPr>
          <w:lang w:val="fr-FR"/>
        </w:rPr>
        <w:t xml:space="preserve">Chaque année, le service Parcours Réussite organise une classe verte pour </w:t>
      </w:r>
      <w:r w:rsidRPr="00031A77">
        <w:rPr>
          <w:b/>
          <w:bCs/>
          <w:lang w:val="fr-FR"/>
        </w:rPr>
        <w:t>les jeunes CERES en classe de 5e</w:t>
      </w:r>
      <w:r w:rsidRPr="00031A77">
        <w:rPr>
          <w:lang w:val="fr-FR"/>
        </w:rPr>
        <w:t xml:space="preserve"> uniquement pour les cinq Internats de la Réussite</w:t>
      </w:r>
    </w:p>
    <w:p w14:paraId="511DBDC2" w14:textId="77777777" w:rsidR="00A81020" w:rsidRPr="00031A77" w:rsidRDefault="00000000" w:rsidP="00850A9A">
      <w:pPr>
        <w:pStyle w:val="CERESBody"/>
        <w:spacing w:after="80"/>
        <w:jc w:val="both"/>
        <w:rPr>
          <w:lang w:val="fr-FR"/>
        </w:rPr>
      </w:pPr>
      <w:r w:rsidRPr="00031A77">
        <w:rPr>
          <w:lang w:val="fr-FR"/>
        </w:rPr>
        <w:lastRenderedPageBreak/>
        <w:t>Cette activité a lieu généralement à la fin de l’année scolaire, au mois de juillet. La classe verte vise à offrir aux élèves CERES un moment de découverte et de détente, tout en s'inscrivant dans la pédagogie éducative du CERES.</w:t>
      </w:r>
    </w:p>
    <w:p w14:paraId="7D059038" w14:textId="472E1636" w:rsidR="00A81020" w:rsidRPr="00031A77" w:rsidRDefault="00000000">
      <w:pPr>
        <w:pStyle w:val="CERESBody"/>
        <w:spacing w:after="80"/>
        <w:rPr>
          <w:lang w:val="fr-FR"/>
        </w:rPr>
      </w:pPr>
      <w:r w:rsidRPr="00031A77">
        <w:rPr>
          <w:lang w:val="fr-FR"/>
        </w:rPr>
        <w:t xml:space="preserve">La classe verte a plusieurs </w:t>
      </w:r>
      <w:proofErr w:type="gramStart"/>
      <w:r w:rsidR="009F39DD" w:rsidRPr="00031A77">
        <w:rPr>
          <w:lang w:val="fr-FR"/>
        </w:rPr>
        <w:t>objectifs:</w:t>
      </w:r>
      <w:proofErr w:type="gramEnd"/>
    </w:p>
    <w:p w14:paraId="597A9EE4" w14:textId="518E57F6" w:rsidR="00A81020" w:rsidRPr="00031A77" w:rsidRDefault="006531CA">
      <w:pPr>
        <w:pStyle w:val="CERESBody"/>
        <w:numPr>
          <w:ilvl w:val="0"/>
          <w:numId w:val="13"/>
        </w:numPr>
        <w:spacing w:after="80"/>
        <w:rPr>
          <w:lang w:val="fr-FR"/>
        </w:rPr>
      </w:pPr>
      <w:proofErr w:type="gramStart"/>
      <w:r w:rsidRPr="00031A77">
        <w:rPr>
          <w:b/>
          <w:bCs/>
          <w:lang w:val="fr-FR"/>
        </w:rPr>
        <w:t>HUMAIN</w:t>
      </w:r>
      <w:r w:rsidRPr="00031A77">
        <w:rPr>
          <w:lang w:val="fr-FR"/>
        </w:rPr>
        <w:t>:</w:t>
      </w:r>
      <w:proofErr w:type="gramEnd"/>
      <w:r w:rsidRPr="00031A77">
        <w:rPr>
          <w:lang w:val="fr-FR"/>
        </w:rPr>
        <w:t xml:space="preserve"> créer des souvenirs forts au sein de la promotion, favoriser les liens entre IR, permettre une expérience de groupe enrichissante.</w:t>
      </w:r>
    </w:p>
    <w:p w14:paraId="502E760E" w14:textId="29D391DF" w:rsidR="00A81020" w:rsidRPr="00031A77" w:rsidRDefault="00000000">
      <w:pPr>
        <w:pStyle w:val="CERESBody"/>
        <w:numPr>
          <w:ilvl w:val="0"/>
          <w:numId w:val="13"/>
        </w:numPr>
        <w:spacing w:after="80"/>
        <w:rPr>
          <w:lang w:val="fr-FR"/>
        </w:rPr>
      </w:pPr>
      <w:r w:rsidRPr="00031A77">
        <w:rPr>
          <w:b/>
          <w:bCs/>
          <w:lang w:val="fr-FR"/>
        </w:rPr>
        <w:t xml:space="preserve">ÉCOLOGIQUE / </w:t>
      </w:r>
      <w:proofErr w:type="gramStart"/>
      <w:r w:rsidR="006531CA" w:rsidRPr="00031A77">
        <w:rPr>
          <w:b/>
          <w:bCs/>
          <w:lang w:val="fr-FR"/>
        </w:rPr>
        <w:t>ENVIRONNEMENTAL</w:t>
      </w:r>
      <w:r w:rsidR="006531CA" w:rsidRPr="00031A77">
        <w:rPr>
          <w:lang w:val="fr-FR"/>
        </w:rPr>
        <w:t>:</w:t>
      </w:r>
      <w:proofErr w:type="gramEnd"/>
      <w:r w:rsidRPr="00031A77">
        <w:rPr>
          <w:lang w:val="fr-FR"/>
        </w:rPr>
        <w:t xml:space="preserve"> sensibiliser les élèves à la nature et à la préservation de l’environnement. Découvrir une région méconnue (95 % des jeunes CERES à l'internat de la réussite passent leurs grandes vacances dans leur village d’origine)</w:t>
      </w:r>
    </w:p>
    <w:p w14:paraId="756A6B83" w14:textId="102176AC" w:rsidR="00A81020" w:rsidRPr="00031A77" w:rsidRDefault="006531CA">
      <w:pPr>
        <w:pStyle w:val="CERESBody"/>
        <w:numPr>
          <w:ilvl w:val="0"/>
          <w:numId w:val="13"/>
        </w:numPr>
        <w:spacing w:after="80"/>
        <w:rPr>
          <w:lang w:val="fr-FR"/>
        </w:rPr>
      </w:pPr>
      <w:proofErr w:type="gramStart"/>
      <w:r w:rsidRPr="00031A77">
        <w:rPr>
          <w:b/>
          <w:bCs/>
          <w:lang w:val="fr-FR"/>
        </w:rPr>
        <w:t>CITOYEN:</w:t>
      </w:r>
      <w:proofErr w:type="gramEnd"/>
      <w:r w:rsidRPr="00031A77">
        <w:rPr>
          <w:lang w:val="fr-FR"/>
        </w:rPr>
        <w:t xml:space="preserve"> développer le sens des responsabilités, l’engagement collectif et la compréhension des enjeux sociétaux.</w:t>
      </w:r>
    </w:p>
    <w:p w14:paraId="0EAB87C4" w14:textId="2550ABEF" w:rsidR="00A81020" w:rsidRPr="00031A77" w:rsidRDefault="006531CA" w:rsidP="00850A9A">
      <w:pPr>
        <w:pStyle w:val="CERESBody"/>
        <w:spacing w:after="80"/>
        <w:jc w:val="both"/>
        <w:rPr>
          <w:lang w:val="fr-FR"/>
        </w:rPr>
      </w:pPr>
      <w:proofErr w:type="gramStart"/>
      <w:r w:rsidRPr="00031A77">
        <w:rPr>
          <w:lang w:val="fr-FR"/>
        </w:rPr>
        <w:t>Lieu:</w:t>
      </w:r>
      <w:proofErr w:type="gramEnd"/>
      <w:r w:rsidRPr="00031A77">
        <w:rPr>
          <w:lang w:val="fr-FR"/>
        </w:rPr>
        <w:t xml:space="preserve"> soit à </w:t>
      </w:r>
      <w:proofErr w:type="spellStart"/>
      <w:r w:rsidRPr="00031A77">
        <w:rPr>
          <w:lang w:val="fr-FR"/>
        </w:rPr>
        <w:t>Ambalavao</w:t>
      </w:r>
      <w:proofErr w:type="spellEnd"/>
      <w:r w:rsidRPr="00031A77">
        <w:rPr>
          <w:lang w:val="fr-FR"/>
        </w:rPr>
        <w:t xml:space="preserve">, soit à </w:t>
      </w:r>
      <w:proofErr w:type="spellStart"/>
      <w:r w:rsidRPr="00031A77">
        <w:rPr>
          <w:lang w:val="fr-FR"/>
        </w:rPr>
        <w:t>Ranomafana</w:t>
      </w:r>
      <w:proofErr w:type="spellEnd"/>
      <w:r w:rsidRPr="00031A77">
        <w:rPr>
          <w:lang w:val="fr-FR"/>
        </w:rPr>
        <w:t>.</w:t>
      </w:r>
    </w:p>
    <w:p w14:paraId="07416BB8" w14:textId="77777777" w:rsidR="00A3759A" w:rsidRPr="00031A77" w:rsidRDefault="00A3759A" w:rsidP="00850A9A">
      <w:pPr>
        <w:pStyle w:val="CERESBody"/>
        <w:spacing w:after="80"/>
        <w:jc w:val="both"/>
        <w:rPr>
          <w:lang w:val="fr-FR"/>
        </w:rPr>
      </w:pPr>
    </w:p>
    <w:p w14:paraId="65841163" w14:textId="47AC9663" w:rsidR="00A81020" w:rsidRDefault="00000000" w:rsidP="00732D86">
      <w:pPr>
        <w:pStyle w:val="Titre3"/>
      </w:pPr>
      <w:bookmarkStart w:id="14" w:name="_Toc223448040"/>
      <w:proofErr w:type="spellStart"/>
      <w:r>
        <w:t>Suivre</w:t>
      </w:r>
      <w:proofErr w:type="spellEnd"/>
      <w:r>
        <w:t xml:space="preserve"> La Progression </w:t>
      </w:r>
      <w:r w:rsidR="009F39DD">
        <w:t>des</w:t>
      </w:r>
      <w:r>
        <w:t xml:space="preserve"> </w:t>
      </w:r>
      <w:proofErr w:type="spellStart"/>
      <w:r>
        <w:t>Elèves</w:t>
      </w:r>
      <w:bookmarkEnd w:id="14"/>
      <w:proofErr w:type="spellEnd"/>
    </w:p>
    <w:p w14:paraId="169C0318" w14:textId="73CE2B9C" w:rsidR="00A81020" w:rsidRPr="00031A77" w:rsidRDefault="00000000">
      <w:pPr>
        <w:pStyle w:val="CERESBody"/>
        <w:spacing w:after="80"/>
        <w:rPr>
          <w:lang w:val="fr-FR"/>
        </w:rPr>
      </w:pPr>
      <w:r w:rsidRPr="00031A77">
        <w:rPr>
          <w:lang w:val="fr-FR"/>
        </w:rPr>
        <w:t xml:space="preserve">En parallèle d’un accompagnement et d’un dialogue quotidien, des temps cadrés sont consacrés au suivi scolaire et/ou relationnel des jeunes. Ces temps peuvent prendre plusieurs </w:t>
      </w:r>
      <w:proofErr w:type="gramStart"/>
      <w:r w:rsidRPr="00031A77">
        <w:rPr>
          <w:lang w:val="fr-FR"/>
        </w:rPr>
        <w:t>formes:</w:t>
      </w:r>
      <w:proofErr w:type="gramEnd"/>
    </w:p>
    <w:p w14:paraId="1586233A" w14:textId="77777777" w:rsidR="00A3759A" w:rsidRPr="00031A77" w:rsidRDefault="00A3759A">
      <w:pPr>
        <w:pStyle w:val="CERESBody"/>
        <w:spacing w:after="80"/>
        <w:rPr>
          <w:lang w:val="fr-FR"/>
        </w:rPr>
      </w:pPr>
    </w:p>
    <w:p w14:paraId="7A2F7A6B" w14:textId="77777777" w:rsidR="00A81020" w:rsidRPr="00031A77" w:rsidRDefault="00000000">
      <w:pPr>
        <w:pStyle w:val="CERESBody"/>
        <w:spacing w:after="80"/>
        <w:rPr>
          <w:b/>
          <w:bCs/>
          <w:color w:val="0070C0"/>
          <w:lang w:val="fr-FR"/>
        </w:rPr>
      </w:pPr>
      <w:r w:rsidRPr="00031A77">
        <w:rPr>
          <w:b/>
          <w:bCs/>
          <w:color w:val="0070C0"/>
          <w:lang w:val="fr-FR"/>
        </w:rPr>
        <w:t>Conseil de classe</w:t>
      </w:r>
    </w:p>
    <w:p w14:paraId="0A785EC0" w14:textId="75BBBF7A"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F40E2E" w:rsidRPr="00031A77">
        <w:rPr>
          <w:b/>
          <w:bCs/>
          <w:u w:val="single"/>
          <w:lang w:val="fr-FR"/>
        </w:rPr>
        <w:t>spécifiques:</w:t>
      </w:r>
      <w:proofErr w:type="gramEnd"/>
    </w:p>
    <w:p w14:paraId="46D7933D" w14:textId="77777777" w:rsidR="00A81020" w:rsidRPr="00031A77" w:rsidRDefault="00000000">
      <w:pPr>
        <w:pStyle w:val="CERESBody"/>
        <w:numPr>
          <w:ilvl w:val="0"/>
          <w:numId w:val="160"/>
        </w:numPr>
        <w:spacing w:after="80"/>
        <w:jc w:val="both"/>
        <w:rPr>
          <w:lang w:val="fr-FR"/>
        </w:rPr>
      </w:pPr>
      <w:r w:rsidRPr="00031A77">
        <w:rPr>
          <w:lang w:val="fr-FR"/>
        </w:rPr>
        <w:t>Évaluer les jeunes sur le plan comportemental et scolaire</w:t>
      </w:r>
    </w:p>
    <w:p w14:paraId="57385A6F" w14:textId="77777777" w:rsidR="00A81020" w:rsidRPr="00031A77" w:rsidRDefault="00000000">
      <w:pPr>
        <w:pStyle w:val="CERESBody"/>
        <w:numPr>
          <w:ilvl w:val="0"/>
          <w:numId w:val="160"/>
        </w:numPr>
        <w:spacing w:after="80"/>
        <w:jc w:val="both"/>
        <w:rPr>
          <w:lang w:val="fr-FR"/>
        </w:rPr>
      </w:pPr>
      <w:r w:rsidRPr="00031A77">
        <w:rPr>
          <w:lang w:val="fr-FR"/>
        </w:rPr>
        <w:t>Fixer des objectifs pour les jeunes.</w:t>
      </w:r>
    </w:p>
    <w:p w14:paraId="27F234E9" w14:textId="77777777" w:rsidR="00A81020" w:rsidRPr="00031A77" w:rsidRDefault="00000000">
      <w:pPr>
        <w:pStyle w:val="CERESBody"/>
        <w:numPr>
          <w:ilvl w:val="0"/>
          <w:numId w:val="160"/>
        </w:numPr>
        <w:spacing w:after="80"/>
        <w:jc w:val="both"/>
        <w:rPr>
          <w:lang w:val="fr-FR"/>
        </w:rPr>
      </w:pPr>
      <w:r w:rsidRPr="00031A77">
        <w:rPr>
          <w:lang w:val="fr-FR"/>
        </w:rPr>
        <w:t>Planifier l’accompagnement des jeunes que ce soit sur le plan comportemental ou scolaire.</w:t>
      </w:r>
    </w:p>
    <w:p w14:paraId="11E4874B" w14:textId="77777777" w:rsidR="00A81020" w:rsidRPr="00031A77" w:rsidRDefault="00000000">
      <w:pPr>
        <w:pStyle w:val="CERESBody"/>
        <w:numPr>
          <w:ilvl w:val="0"/>
          <w:numId w:val="160"/>
        </w:numPr>
        <w:spacing w:after="80"/>
        <w:jc w:val="both"/>
        <w:rPr>
          <w:lang w:val="fr-FR"/>
        </w:rPr>
      </w:pPr>
      <w:r w:rsidRPr="00031A77">
        <w:rPr>
          <w:lang w:val="fr-FR"/>
        </w:rPr>
        <w:t>Impliquer les parents dans l’éducation des jeunes.</w:t>
      </w:r>
    </w:p>
    <w:p w14:paraId="07270804" w14:textId="3CC03DF1" w:rsidR="00A81020" w:rsidRPr="00031A77" w:rsidRDefault="00E62F6C" w:rsidP="00850A9A">
      <w:pPr>
        <w:pStyle w:val="CERESBody"/>
        <w:spacing w:after="80"/>
        <w:jc w:val="both"/>
        <w:rPr>
          <w:lang w:val="fr-FR"/>
        </w:rPr>
      </w:pPr>
      <w:proofErr w:type="gramStart"/>
      <w:r w:rsidRPr="00031A77">
        <w:rPr>
          <w:b/>
          <w:bCs/>
          <w:lang w:val="fr-FR"/>
        </w:rPr>
        <w:t>Périodicité:</w:t>
      </w:r>
      <w:proofErr w:type="gramEnd"/>
      <w:r w:rsidRPr="00031A77">
        <w:rPr>
          <w:lang w:val="fr-FR"/>
        </w:rPr>
        <w:t xml:space="preserve"> Trimestrielle</w:t>
      </w:r>
    </w:p>
    <w:p w14:paraId="7F6B24AA" w14:textId="77777777" w:rsidR="00A81020" w:rsidRPr="00031A77" w:rsidRDefault="00000000" w:rsidP="00850A9A">
      <w:pPr>
        <w:pStyle w:val="CERESBody"/>
        <w:spacing w:after="80"/>
        <w:jc w:val="both"/>
        <w:rPr>
          <w:lang w:val="fr-FR"/>
        </w:rPr>
      </w:pPr>
      <w:r w:rsidRPr="00031A77">
        <w:rPr>
          <w:lang w:val="fr-FR"/>
        </w:rPr>
        <w:t>Chaque trimestre, le RIR organise un conseil de classe dans l’IR, avec l’équipe éducative de l’IR, les personnes ressources, l’équipe du pôle éducation et les représentants des parents par niveau. A l’issue de chaque conseil de classe, un compte-rendu est transmis au RPAR. Ce document comprend pour chaque élève (une évaluation du comportement, les résultats scolaires, les éventuelles difficultés sociales, les actions déjà mises en œuvre et les mesures à entreprendre, etc.).</w:t>
      </w:r>
    </w:p>
    <w:p w14:paraId="2938436C" w14:textId="77777777" w:rsidR="00A3759A" w:rsidRPr="00031A77" w:rsidRDefault="00A3759A" w:rsidP="00850A9A">
      <w:pPr>
        <w:pStyle w:val="CERESBody"/>
        <w:spacing w:after="80"/>
        <w:jc w:val="both"/>
        <w:rPr>
          <w:lang w:val="fr-FR"/>
        </w:rPr>
      </w:pPr>
    </w:p>
    <w:p w14:paraId="4C6A9C32" w14:textId="77777777" w:rsidR="00A81020" w:rsidRPr="00031A77" w:rsidRDefault="00000000">
      <w:pPr>
        <w:pStyle w:val="CERESBody"/>
        <w:spacing w:after="80"/>
        <w:rPr>
          <w:b/>
          <w:bCs/>
          <w:lang w:val="fr-FR"/>
        </w:rPr>
      </w:pPr>
      <w:r w:rsidRPr="00031A77">
        <w:rPr>
          <w:b/>
          <w:bCs/>
          <w:color w:val="0070C0"/>
          <w:lang w:val="fr-FR"/>
        </w:rPr>
        <w:t>Réunion transversale – suivi et accompagnement éducatif et scolaire</w:t>
      </w:r>
    </w:p>
    <w:p w14:paraId="30F70F8B" w14:textId="07CCADE4" w:rsidR="00A81020" w:rsidRPr="00B77B28" w:rsidRDefault="00000000">
      <w:pPr>
        <w:pStyle w:val="CERESBody"/>
        <w:spacing w:after="80"/>
        <w:rPr>
          <w:b/>
          <w:bCs/>
          <w:u w:val="single"/>
        </w:rPr>
      </w:pPr>
      <w:proofErr w:type="spellStart"/>
      <w:r w:rsidRPr="00B77B28">
        <w:rPr>
          <w:b/>
          <w:bCs/>
          <w:u w:val="single"/>
        </w:rPr>
        <w:t>Objectifs</w:t>
      </w:r>
      <w:proofErr w:type="spellEnd"/>
      <w:r w:rsidRPr="00B77B28">
        <w:rPr>
          <w:b/>
          <w:bCs/>
          <w:u w:val="single"/>
        </w:rPr>
        <w:t xml:space="preserve"> </w:t>
      </w:r>
      <w:proofErr w:type="spellStart"/>
      <w:r w:rsidR="00B77B28" w:rsidRPr="00B77B28">
        <w:rPr>
          <w:b/>
          <w:bCs/>
          <w:u w:val="single"/>
        </w:rPr>
        <w:t>spécifiques</w:t>
      </w:r>
      <w:proofErr w:type="spellEnd"/>
      <w:r w:rsidR="00B77B28" w:rsidRPr="00B77B28">
        <w:rPr>
          <w:b/>
          <w:bCs/>
          <w:u w:val="single"/>
        </w:rPr>
        <w:t>:</w:t>
      </w:r>
    </w:p>
    <w:p w14:paraId="111C181F" w14:textId="77777777" w:rsidR="00A81020" w:rsidRPr="00031A77" w:rsidRDefault="00000000">
      <w:pPr>
        <w:pStyle w:val="CERESBody"/>
        <w:numPr>
          <w:ilvl w:val="0"/>
          <w:numId w:val="161"/>
        </w:numPr>
        <w:spacing w:after="80"/>
        <w:rPr>
          <w:lang w:val="fr-FR"/>
        </w:rPr>
      </w:pPr>
      <w:r w:rsidRPr="00031A77">
        <w:rPr>
          <w:lang w:val="fr-FR"/>
        </w:rPr>
        <w:t>Identifier et accompagner les jeunes en difficultés.</w:t>
      </w:r>
    </w:p>
    <w:p w14:paraId="7DD621D1" w14:textId="77777777" w:rsidR="00A81020" w:rsidRPr="00031A77" w:rsidRDefault="00000000">
      <w:pPr>
        <w:pStyle w:val="CERESBody"/>
        <w:numPr>
          <w:ilvl w:val="0"/>
          <w:numId w:val="161"/>
        </w:numPr>
        <w:spacing w:after="80"/>
        <w:rPr>
          <w:lang w:val="fr-FR"/>
        </w:rPr>
      </w:pPr>
      <w:r w:rsidRPr="00031A77">
        <w:rPr>
          <w:lang w:val="fr-FR"/>
        </w:rPr>
        <w:t>Déterminer les actions à mettre en place pour répondre aux difficultés des élèves.</w:t>
      </w:r>
    </w:p>
    <w:p w14:paraId="1ADC56D9" w14:textId="0A76553A" w:rsidR="00A81020" w:rsidRPr="00031A77" w:rsidRDefault="006B17A1">
      <w:pPr>
        <w:pStyle w:val="CERESBody"/>
        <w:spacing w:after="80"/>
        <w:rPr>
          <w:lang w:val="fr-FR"/>
        </w:rPr>
      </w:pPr>
      <w:proofErr w:type="gramStart"/>
      <w:r w:rsidRPr="00031A77">
        <w:rPr>
          <w:b/>
          <w:bCs/>
          <w:lang w:val="fr-FR"/>
        </w:rPr>
        <w:t>Périodicité</w:t>
      </w:r>
      <w:r w:rsidRPr="00031A77">
        <w:rPr>
          <w:lang w:val="fr-FR"/>
        </w:rPr>
        <w:t>:</w:t>
      </w:r>
      <w:proofErr w:type="gramEnd"/>
      <w:r w:rsidRPr="00031A77">
        <w:rPr>
          <w:lang w:val="fr-FR"/>
        </w:rPr>
        <w:t xml:space="preserve"> bimestrielle</w:t>
      </w:r>
    </w:p>
    <w:p w14:paraId="11FC897E" w14:textId="7F88D95D" w:rsidR="00A81020" w:rsidRPr="00031A77" w:rsidRDefault="009F39DD" w:rsidP="00850A9A">
      <w:pPr>
        <w:pStyle w:val="CERESBody"/>
        <w:spacing w:after="80"/>
        <w:jc w:val="both"/>
        <w:rPr>
          <w:lang w:val="fr-FR"/>
        </w:rPr>
      </w:pPr>
      <w:proofErr w:type="gramStart"/>
      <w:r w:rsidRPr="00031A77">
        <w:rPr>
          <w:lang w:val="fr-FR"/>
        </w:rPr>
        <w:lastRenderedPageBreak/>
        <w:t>Description:</w:t>
      </w:r>
      <w:proofErr w:type="gramEnd"/>
      <w:r w:rsidRPr="00031A77">
        <w:rPr>
          <w:lang w:val="fr-FR"/>
        </w:rPr>
        <w:t xml:space="preserve"> la réunion transversale réunit les services du Pôle Education (DVP et Orientation), qui se déplacent dans les centres pour discuter des cas des jeunes en difficulté (en parallèle avec les pôles DVP et ORT) avec les équipes d’éducateurs. Tous les aspects éducatifs y sont abordés.</w:t>
      </w:r>
    </w:p>
    <w:p w14:paraId="20336544" w14:textId="77777777" w:rsidR="00A81020" w:rsidRPr="00031A77" w:rsidRDefault="00000000" w:rsidP="00850A9A">
      <w:pPr>
        <w:pStyle w:val="CERESBody"/>
        <w:spacing w:after="80"/>
        <w:jc w:val="both"/>
        <w:rPr>
          <w:lang w:val="fr-FR"/>
        </w:rPr>
      </w:pPr>
      <w:r w:rsidRPr="00031A77">
        <w:rPr>
          <w:lang w:val="fr-FR"/>
        </w:rPr>
        <w:t>Un compte rendu détaillé sera rédigé par l’équipe du Pôle Education, puis partagé avec l’ensemble des parties prenantes.</w:t>
      </w:r>
    </w:p>
    <w:p w14:paraId="6EC0A7E9" w14:textId="77777777" w:rsidR="00A81020" w:rsidRPr="00031A77" w:rsidRDefault="00000000">
      <w:pPr>
        <w:pStyle w:val="CERESBody"/>
        <w:spacing w:after="80"/>
        <w:rPr>
          <w:b/>
          <w:bCs/>
          <w:color w:val="0070C0"/>
          <w:lang w:val="fr-FR"/>
        </w:rPr>
      </w:pPr>
      <w:r w:rsidRPr="00031A77">
        <w:rPr>
          <w:b/>
          <w:bCs/>
          <w:color w:val="0070C0"/>
          <w:lang w:val="fr-FR"/>
        </w:rPr>
        <w:t>Conseil Educatif (COED)</w:t>
      </w:r>
    </w:p>
    <w:p w14:paraId="6FF6770C" w14:textId="3C1A86FA"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823ABF" w:rsidRPr="00031A77">
        <w:rPr>
          <w:b/>
          <w:bCs/>
          <w:u w:val="single"/>
          <w:lang w:val="fr-FR"/>
        </w:rPr>
        <w:t>spécifiques:</w:t>
      </w:r>
      <w:proofErr w:type="gramEnd"/>
    </w:p>
    <w:p w14:paraId="5D420CA8" w14:textId="77777777" w:rsidR="00A81020" w:rsidRPr="00031A77" w:rsidRDefault="00000000">
      <w:pPr>
        <w:pStyle w:val="CERESBody"/>
        <w:numPr>
          <w:ilvl w:val="0"/>
          <w:numId w:val="14"/>
        </w:numPr>
        <w:spacing w:after="80"/>
        <w:rPr>
          <w:lang w:val="fr-FR"/>
        </w:rPr>
      </w:pPr>
      <w:r w:rsidRPr="00031A77">
        <w:rPr>
          <w:lang w:val="fr-FR"/>
        </w:rPr>
        <w:t>Trouver ensemble une solution pour aider le jeune dans une situation critique, en favorisant son épanouissement (avec ou sans CERES).</w:t>
      </w:r>
    </w:p>
    <w:p w14:paraId="49EC6844" w14:textId="77777777" w:rsidR="00A81020" w:rsidRPr="00031A77" w:rsidRDefault="00000000">
      <w:pPr>
        <w:pStyle w:val="CERESBody"/>
        <w:numPr>
          <w:ilvl w:val="0"/>
          <w:numId w:val="14"/>
        </w:numPr>
        <w:spacing w:after="80"/>
        <w:rPr>
          <w:lang w:val="fr-FR"/>
        </w:rPr>
      </w:pPr>
      <w:r w:rsidRPr="00031A77">
        <w:rPr>
          <w:lang w:val="fr-FR"/>
        </w:rPr>
        <w:t>Mettre en commun les différentes facettes d'une même problématique et adopter un regard croisé.</w:t>
      </w:r>
    </w:p>
    <w:p w14:paraId="0D68CD60" w14:textId="77777777" w:rsidR="00A81020" w:rsidRPr="00031A77" w:rsidRDefault="00000000">
      <w:pPr>
        <w:pStyle w:val="CERESBody"/>
        <w:numPr>
          <w:ilvl w:val="0"/>
          <w:numId w:val="14"/>
        </w:numPr>
        <w:spacing w:after="80"/>
        <w:rPr>
          <w:lang w:val="fr-FR"/>
        </w:rPr>
      </w:pPr>
      <w:r w:rsidRPr="00031A77">
        <w:rPr>
          <w:lang w:val="fr-FR"/>
        </w:rPr>
        <w:t>Offrir un temps d'écoute et de dialogue avec le jeune et sa famille.</w:t>
      </w:r>
    </w:p>
    <w:p w14:paraId="089B9918" w14:textId="572E74CC" w:rsidR="00A81020" w:rsidRPr="00031A77" w:rsidRDefault="00F64F94" w:rsidP="00CA5DAF">
      <w:pPr>
        <w:pStyle w:val="CERESBody"/>
        <w:spacing w:after="80"/>
        <w:jc w:val="both"/>
        <w:rPr>
          <w:lang w:val="fr-FR"/>
        </w:rPr>
      </w:pPr>
      <w:proofErr w:type="gramStart"/>
      <w:r w:rsidRPr="00031A77">
        <w:rPr>
          <w:b/>
          <w:bCs/>
          <w:lang w:val="fr-FR"/>
        </w:rPr>
        <w:t>Périodicité:</w:t>
      </w:r>
      <w:proofErr w:type="gramEnd"/>
      <w:r w:rsidRPr="00031A77">
        <w:rPr>
          <w:lang w:val="fr-FR"/>
        </w:rPr>
        <w:t xml:space="preserve"> occasionnelle</w:t>
      </w:r>
    </w:p>
    <w:p w14:paraId="544CF08E" w14:textId="77777777" w:rsidR="00A81020" w:rsidRPr="00031A77" w:rsidRDefault="00000000" w:rsidP="00CA5DAF">
      <w:pPr>
        <w:pStyle w:val="CERESBody"/>
        <w:spacing w:after="80"/>
        <w:jc w:val="both"/>
        <w:rPr>
          <w:lang w:val="fr-FR"/>
        </w:rPr>
      </w:pPr>
      <w:r w:rsidRPr="00031A77">
        <w:rPr>
          <w:lang w:val="fr-FR"/>
        </w:rPr>
        <w:t>Le Conseil Educatif au CERES est un moment de concertation autour d’un jeune en situation critique (pour raisons disciplinaires ou personnelles). IL réunit les personnes impliquées dans son éducation, à savoir ses parents ou tuteurs (premiers éducateurs), des professeurs et/ ou des éducateurs, ainsi que des responsables du CERES (RDVP, responsables de service, Directeur du programme)</w:t>
      </w:r>
    </w:p>
    <w:p w14:paraId="26B55253" w14:textId="77777777" w:rsidR="00A81020" w:rsidRPr="00031A77" w:rsidRDefault="00000000" w:rsidP="00CA5DAF">
      <w:pPr>
        <w:pStyle w:val="CERESBody"/>
        <w:spacing w:after="80"/>
        <w:jc w:val="both"/>
        <w:rPr>
          <w:lang w:val="fr-FR"/>
        </w:rPr>
      </w:pPr>
      <w:r w:rsidRPr="00031A77">
        <w:rPr>
          <w:lang w:val="fr-FR"/>
        </w:rPr>
        <w:t>Concrètement, le COED se déroule sur le campus ou en IR.</w:t>
      </w:r>
    </w:p>
    <w:p w14:paraId="152412B8" w14:textId="77777777" w:rsidR="00A81020" w:rsidRPr="00031A77" w:rsidRDefault="00000000" w:rsidP="00CA5DAF">
      <w:pPr>
        <w:pStyle w:val="CERESBody"/>
        <w:spacing w:after="80"/>
        <w:jc w:val="both"/>
        <w:rPr>
          <w:lang w:val="fr-FR"/>
        </w:rPr>
      </w:pPr>
      <w:r w:rsidRPr="00031A77">
        <w:rPr>
          <w:lang w:val="fr-FR"/>
        </w:rPr>
        <w:t>Le COED est animé par la Responsable Développement, ou, à défaut, par le responsable de service.</w:t>
      </w:r>
    </w:p>
    <w:p w14:paraId="23EEEB25" w14:textId="77777777" w:rsidR="00A81020" w:rsidRPr="00031A77" w:rsidRDefault="00000000" w:rsidP="00CA5DAF">
      <w:pPr>
        <w:pStyle w:val="CERESBody"/>
        <w:spacing w:after="80"/>
        <w:jc w:val="both"/>
        <w:rPr>
          <w:lang w:val="fr-FR"/>
        </w:rPr>
      </w:pPr>
      <w:r w:rsidRPr="00031A77">
        <w:rPr>
          <w:lang w:val="fr-FR"/>
        </w:rPr>
        <w:t>Un compte-rendu écrit est systématiquement rédigé, dont la diffusion est volontairement restreinte afin de respecter la confidentialité.</w:t>
      </w:r>
    </w:p>
    <w:p w14:paraId="69080A77" w14:textId="77777777" w:rsidR="00CA5DAF" w:rsidRPr="00031A77" w:rsidRDefault="00CA5DAF" w:rsidP="00CA5DAF">
      <w:pPr>
        <w:pStyle w:val="CERESBody"/>
        <w:spacing w:after="80"/>
        <w:jc w:val="both"/>
        <w:rPr>
          <w:lang w:val="fr-FR"/>
        </w:rPr>
      </w:pPr>
    </w:p>
    <w:p w14:paraId="1FBFBD2A" w14:textId="77777777" w:rsidR="00A81020" w:rsidRPr="00031A77" w:rsidRDefault="00000000">
      <w:pPr>
        <w:pStyle w:val="CERESBody"/>
        <w:spacing w:after="80"/>
        <w:rPr>
          <w:b/>
          <w:bCs/>
          <w:color w:val="0070C0"/>
          <w:lang w:val="fr-FR"/>
        </w:rPr>
      </w:pPr>
      <w:r w:rsidRPr="00031A77">
        <w:rPr>
          <w:b/>
          <w:bCs/>
          <w:color w:val="0070C0"/>
          <w:lang w:val="fr-FR"/>
        </w:rPr>
        <w:t>Entretien individuel des élèves</w:t>
      </w:r>
    </w:p>
    <w:p w14:paraId="19C8BC1E" w14:textId="77777777" w:rsidR="00A81020" w:rsidRPr="00031A77" w:rsidRDefault="00000000">
      <w:pPr>
        <w:pStyle w:val="CERESBody"/>
        <w:spacing w:after="80"/>
        <w:rPr>
          <w:lang w:val="fr-FR"/>
        </w:rPr>
      </w:pPr>
      <w:r w:rsidRPr="00031A77">
        <w:rPr>
          <w:lang w:val="fr-FR"/>
        </w:rPr>
        <w:t>En cas de difficulté rencontrée par un jeune (comportementale, scolaire, socio-économique), l’éducateur convoque le jeune pour un entretien de recadrage.</w:t>
      </w:r>
    </w:p>
    <w:p w14:paraId="44E585CB" w14:textId="48B2C131" w:rsidR="00A81020" w:rsidRPr="00031A77" w:rsidRDefault="00000000">
      <w:pPr>
        <w:pStyle w:val="CERESBody"/>
        <w:spacing w:after="80"/>
        <w:rPr>
          <w:lang w:val="fr-FR"/>
        </w:rPr>
      </w:pPr>
      <w:r w:rsidRPr="00031A77">
        <w:rPr>
          <w:lang w:val="fr-FR"/>
        </w:rPr>
        <w:t xml:space="preserve">Cet entretien a pour objectif </w:t>
      </w:r>
      <w:proofErr w:type="gramStart"/>
      <w:r w:rsidR="009F39DD" w:rsidRPr="00031A77">
        <w:rPr>
          <w:lang w:val="fr-FR"/>
        </w:rPr>
        <w:t>de:</w:t>
      </w:r>
      <w:proofErr w:type="gramEnd"/>
    </w:p>
    <w:p w14:paraId="344A8DBF" w14:textId="77777777" w:rsidR="00A81020" w:rsidRPr="00031A77" w:rsidRDefault="00000000">
      <w:pPr>
        <w:pStyle w:val="CERESBody"/>
        <w:numPr>
          <w:ilvl w:val="0"/>
          <w:numId w:val="162"/>
        </w:numPr>
        <w:spacing w:after="80"/>
        <w:rPr>
          <w:lang w:val="fr-FR"/>
        </w:rPr>
      </w:pPr>
      <w:r w:rsidRPr="00031A77">
        <w:rPr>
          <w:lang w:val="fr-FR"/>
        </w:rPr>
        <w:t>Écouter les jeunes concernant leur situation.</w:t>
      </w:r>
    </w:p>
    <w:p w14:paraId="2B2C996D" w14:textId="77777777" w:rsidR="00A81020" w:rsidRDefault="00000000">
      <w:pPr>
        <w:pStyle w:val="CERESBody"/>
        <w:numPr>
          <w:ilvl w:val="0"/>
          <w:numId w:val="162"/>
        </w:numPr>
        <w:spacing w:after="80"/>
      </w:pPr>
      <w:proofErr w:type="spellStart"/>
      <w:r>
        <w:t>Conseiller</w:t>
      </w:r>
      <w:proofErr w:type="spellEnd"/>
      <w:r>
        <w:t xml:space="preserve"> et </w:t>
      </w:r>
      <w:proofErr w:type="spellStart"/>
      <w:r>
        <w:t>orienter</w:t>
      </w:r>
      <w:proofErr w:type="spellEnd"/>
    </w:p>
    <w:p w14:paraId="6906B78C" w14:textId="77777777" w:rsidR="00A81020" w:rsidRPr="00031A77" w:rsidRDefault="00000000">
      <w:pPr>
        <w:pStyle w:val="CERESBody"/>
        <w:numPr>
          <w:ilvl w:val="0"/>
          <w:numId w:val="162"/>
        </w:numPr>
        <w:spacing w:after="80"/>
        <w:rPr>
          <w:lang w:val="fr-FR"/>
        </w:rPr>
      </w:pPr>
      <w:r w:rsidRPr="00031A77">
        <w:rPr>
          <w:lang w:val="fr-FR"/>
        </w:rPr>
        <w:t>Fixer des objectifs avec le jeune.</w:t>
      </w:r>
    </w:p>
    <w:p w14:paraId="41BC649B" w14:textId="09323F0A" w:rsidR="00A81020" w:rsidRPr="00031A77" w:rsidRDefault="001E58DA">
      <w:pPr>
        <w:pStyle w:val="CERESBody"/>
        <w:spacing w:after="80"/>
        <w:rPr>
          <w:lang w:val="fr-FR"/>
        </w:rPr>
      </w:pPr>
      <w:proofErr w:type="gramStart"/>
      <w:r w:rsidRPr="00031A77">
        <w:rPr>
          <w:b/>
          <w:bCs/>
          <w:lang w:val="fr-FR"/>
        </w:rPr>
        <w:t>Périodicité:</w:t>
      </w:r>
      <w:proofErr w:type="gramEnd"/>
      <w:r w:rsidRPr="00031A77">
        <w:rPr>
          <w:lang w:val="fr-FR"/>
        </w:rPr>
        <w:t xml:space="preserve"> Occasionnelle</w:t>
      </w:r>
    </w:p>
    <w:p w14:paraId="736C539D" w14:textId="77777777" w:rsidR="00A81020" w:rsidRPr="00031A77" w:rsidRDefault="00000000">
      <w:pPr>
        <w:pStyle w:val="CERESBody"/>
        <w:spacing w:after="80"/>
        <w:rPr>
          <w:lang w:val="fr-FR"/>
        </w:rPr>
      </w:pPr>
      <w:r w:rsidRPr="00031A77">
        <w:rPr>
          <w:lang w:val="fr-FR"/>
        </w:rPr>
        <w:t>Entretien de tutorat</w:t>
      </w:r>
    </w:p>
    <w:p w14:paraId="1DD0AEEA" w14:textId="208D7BBF"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4A2706" w:rsidRPr="00031A77">
        <w:rPr>
          <w:b/>
          <w:bCs/>
          <w:u w:val="single"/>
          <w:lang w:val="fr-FR"/>
        </w:rPr>
        <w:t>spécifiques:</w:t>
      </w:r>
      <w:proofErr w:type="gramEnd"/>
    </w:p>
    <w:p w14:paraId="69D30AAA" w14:textId="77777777" w:rsidR="00A81020" w:rsidRPr="00031A77" w:rsidRDefault="00000000">
      <w:pPr>
        <w:pStyle w:val="CERESBody"/>
        <w:numPr>
          <w:ilvl w:val="0"/>
          <w:numId w:val="163"/>
        </w:numPr>
        <w:spacing w:after="80"/>
        <w:jc w:val="both"/>
        <w:rPr>
          <w:lang w:val="fr-FR"/>
        </w:rPr>
      </w:pPr>
      <w:r w:rsidRPr="00031A77">
        <w:rPr>
          <w:lang w:val="fr-FR"/>
        </w:rPr>
        <w:t>Accompagner et être à l'écoute,</w:t>
      </w:r>
    </w:p>
    <w:p w14:paraId="604D1CC8" w14:textId="77777777" w:rsidR="00A81020" w:rsidRPr="00031A77" w:rsidRDefault="00000000">
      <w:pPr>
        <w:pStyle w:val="CERESBody"/>
        <w:numPr>
          <w:ilvl w:val="0"/>
          <w:numId w:val="163"/>
        </w:numPr>
        <w:spacing w:after="80"/>
        <w:jc w:val="both"/>
        <w:rPr>
          <w:lang w:val="fr-FR"/>
        </w:rPr>
      </w:pPr>
      <w:r w:rsidRPr="00031A77">
        <w:rPr>
          <w:lang w:val="fr-FR"/>
        </w:rPr>
        <w:t>Soutenir dans l'élaboration et la réalisation de son projet personnel</w:t>
      </w:r>
    </w:p>
    <w:p w14:paraId="09561C9F" w14:textId="634FCFAF" w:rsidR="00A81020" w:rsidRPr="00031A77" w:rsidRDefault="002369BB" w:rsidP="007F35B7">
      <w:pPr>
        <w:pStyle w:val="CERESBody"/>
        <w:spacing w:after="80"/>
        <w:jc w:val="both"/>
        <w:rPr>
          <w:lang w:val="fr-FR"/>
        </w:rPr>
      </w:pPr>
      <w:proofErr w:type="gramStart"/>
      <w:r w:rsidRPr="00031A77">
        <w:rPr>
          <w:b/>
          <w:bCs/>
          <w:lang w:val="fr-FR"/>
        </w:rPr>
        <w:t>Périodicité:</w:t>
      </w:r>
      <w:proofErr w:type="gramEnd"/>
      <w:r w:rsidRPr="00031A77">
        <w:rPr>
          <w:lang w:val="fr-FR"/>
        </w:rPr>
        <w:t xml:space="preserve"> Mensuelle</w:t>
      </w:r>
    </w:p>
    <w:p w14:paraId="4794ABD2" w14:textId="77777777" w:rsidR="00A81020" w:rsidRPr="00031A77" w:rsidRDefault="00000000" w:rsidP="007F35B7">
      <w:pPr>
        <w:pStyle w:val="CERESBody"/>
        <w:spacing w:after="80"/>
        <w:jc w:val="both"/>
        <w:rPr>
          <w:lang w:val="fr-FR"/>
        </w:rPr>
      </w:pPr>
      <w:r w:rsidRPr="00031A77">
        <w:rPr>
          <w:lang w:val="fr-FR"/>
        </w:rPr>
        <w:lastRenderedPageBreak/>
        <w:t>Un entretien de tutorat est organisé chaque mois pour tous les jeunes de l’internat de la réussite (5°, 4° et 3è). Cet entretien aborde les points suivants : la scolarité de l’élève, son comportement, son suivi socio-économique, son orientation et sa santé. Il est structuré à l’aide de la trame de tutorat (Cf : Guide d’entretien de tutorat), de la fiche des renseignements familiaux et de la fiche de suivi individuel des élèves. Le compte rendu de l’entretien de tutorat sera enregistré sous format électronique et mis dans le drive CERES.</w:t>
      </w:r>
    </w:p>
    <w:p w14:paraId="2D9069A3" w14:textId="77777777" w:rsidR="00A81020" w:rsidRPr="00031A77" w:rsidRDefault="00000000" w:rsidP="007F35B7">
      <w:pPr>
        <w:pStyle w:val="CERESBody"/>
        <w:spacing w:after="80"/>
        <w:jc w:val="both"/>
        <w:rPr>
          <w:lang w:val="fr-FR"/>
        </w:rPr>
      </w:pPr>
      <w:r w:rsidRPr="00031A77">
        <w:rPr>
          <w:lang w:val="fr-FR"/>
        </w:rPr>
        <w:t>Le Responsable de l’Internat de la Réussite rencontre les parents de tous les élèves vulnérables sur le plan scolaire, comportemental et socio-économique.</w:t>
      </w:r>
    </w:p>
    <w:p w14:paraId="18315D98" w14:textId="12E17D3C" w:rsidR="00A81020" w:rsidRPr="00031A77" w:rsidRDefault="00000000" w:rsidP="00732D86">
      <w:pPr>
        <w:pStyle w:val="Titre2"/>
        <w:rPr>
          <w:lang w:val="fr-FR"/>
        </w:rPr>
      </w:pPr>
      <w:bookmarkStart w:id="15" w:name="_Toc223448041"/>
      <w:r w:rsidRPr="00031A77">
        <w:rPr>
          <w:lang w:val="fr-FR"/>
        </w:rPr>
        <w:t>Impliquer les Familles dans l'éducation des Jeunes</w:t>
      </w:r>
      <w:bookmarkEnd w:id="15"/>
    </w:p>
    <w:p w14:paraId="38E05FB8" w14:textId="77777777" w:rsidR="00A81020" w:rsidRPr="00031A77" w:rsidRDefault="00000000" w:rsidP="008F5145">
      <w:pPr>
        <w:pStyle w:val="CERESBody"/>
        <w:spacing w:after="80"/>
        <w:rPr>
          <w:b/>
          <w:bCs/>
          <w:color w:val="0070C0"/>
          <w:lang w:val="fr-FR"/>
        </w:rPr>
      </w:pPr>
      <w:r w:rsidRPr="00031A77">
        <w:rPr>
          <w:b/>
          <w:bCs/>
          <w:color w:val="0070C0"/>
          <w:lang w:val="fr-FR"/>
        </w:rPr>
        <w:t>Réunion Des Parents Des Jeunes à l’Internat de la Réussite</w:t>
      </w:r>
    </w:p>
    <w:p w14:paraId="12C4E4F9" w14:textId="77777777" w:rsidR="00A81020" w:rsidRPr="00031A77" w:rsidRDefault="00000000" w:rsidP="007F35B7">
      <w:pPr>
        <w:pStyle w:val="CERESBody"/>
        <w:spacing w:after="80"/>
        <w:jc w:val="both"/>
        <w:rPr>
          <w:lang w:val="fr-FR"/>
        </w:rPr>
      </w:pPr>
      <w:r w:rsidRPr="00031A77">
        <w:rPr>
          <w:lang w:val="fr-FR"/>
        </w:rPr>
        <w:t>Au début de l’année scolaire, le RIR, en collaboration avec les membres du bureau APEC, organise une réunion pour les parents des jeunes en IR.</w:t>
      </w:r>
    </w:p>
    <w:p w14:paraId="2690D0BE" w14:textId="09E22760" w:rsidR="00A81020" w:rsidRPr="00031A77" w:rsidRDefault="00000000" w:rsidP="007F35B7">
      <w:pPr>
        <w:pStyle w:val="CERESBody"/>
        <w:spacing w:after="80"/>
        <w:jc w:val="both"/>
        <w:rPr>
          <w:lang w:val="fr-FR"/>
        </w:rPr>
      </w:pPr>
      <w:r w:rsidRPr="00031A77">
        <w:rPr>
          <w:lang w:val="fr-FR"/>
        </w:rPr>
        <w:t xml:space="preserve">Cette réunion a pour objectifs </w:t>
      </w:r>
      <w:proofErr w:type="gramStart"/>
      <w:r w:rsidR="008F5145" w:rsidRPr="00031A77">
        <w:rPr>
          <w:lang w:val="fr-FR"/>
        </w:rPr>
        <w:t>de:</w:t>
      </w:r>
      <w:proofErr w:type="gramEnd"/>
    </w:p>
    <w:p w14:paraId="1CA4C9EA" w14:textId="77777777" w:rsidR="00A81020" w:rsidRPr="00031A77" w:rsidRDefault="00000000" w:rsidP="007F35B7">
      <w:pPr>
        <w:pStyle w:val="CERESBody"/>
        <w:spacing w:after="80"/>
        <w:jc w:val="both"/>
        <w:rPr>
          <w:lang w:val="fr-FR"/>
        </w:rPr>
      </w:pPr>
      <w:r w:rsidRPr="00031A77">
        <w:rPr>
          <w:lang w:val="fr-FR"/>
        </w:rPr>
        <w:t>Informer les parents sur le programme CERES.</w:t>
      </w:r>
    </w:p>
    <w:p w14:paraId="78E2D505" w14:textId="77777777" w:rsidR="00A81020" w:rsidRPr="00031A77" w:rsidRDefault="00000000" w:rsidP="007F35B7">
      <w:pPr>
        <w:pStyle w:val="CERESBody"/>
        <w:spacing w:after="80"/>
        <w:jc w:val="both"/>
        <w:rPr>
          <w:lang w:val="fr-FR"/>
        </w:rPr>
      </w:pPr>
      <w:r w:rsidRPr="00031A77">
        <w:rPr>
          <w:lang w:val="fr-FR"/>
        </w:rPr>
        <w:t>Offrir une vision d'ensemble de l’éducation des jeunes</w:t>
      </w:r>
    </w:p>
    <w:p w14:paraId="311317CE" w14:textId="77777777" w:rsidR="00A81020" w:rsidRPr="00031A77" w:rsidRDefault="00000000" w:rsidP="007F35B7">
      <w:pPr>
        <w:pStyle w:val="CERESBody"/>
        <w:spacing w:after="80"/>
        <w:jc w:val="both"/>
        <w:rPr>
          <w:lang w:val="fr-FR"/>
        </w:rPr>
      </w:pPr>
      <w:r w:rsidRPr="00031A77">
        <w:rPr>
          <w:lang w:val="fr-FR"/>
        </w:rPr>
        <w:t>Mobiliser les parents afin de travailler ensemble sur les difficultés rencontrées par les enfants.</w:t>
      </w:r>
    </w:p>
    <w:p w14:paraId="4484FE65" w14:textId="77777777" w:rsidR="00A81020" w:rsidRPr="00031A77" w:rsidRDefault="00000000" w:rsidP="007F35B7">
      <w:pPr>
        <w:pStyle w:val="CERESBody"/>
        <w:spacing w:after="80"/>
        <w:jc w:val="both"/>
        <w:rPr>
          <w:lang w:val="fr-FR"/>
        </w:rPr>
      </w:pPr>
      <w:r w:rsidRPr="00031A77">
        <w:rPr>
          <w:lang w:val="fr-FR"/>
        </w:rPr>
        <w:t>Signer la convention de partenariat entre PROMES et les parents</w:t>
      </w:r>
    </w:p>
    <w:p w14:paraId="3D204A40" w14:textId="01ED023A" w:rsidR="00A81020" w:rsidRPr="00031A77" w:rsidRDefault="0006645E" w:rsidP="007F35B7">
      <w:pPr>
        <w:pStyle w:val="CERESBody"/>
        <w:spacing w:after="80"/>
        <w:jc w:val="both"/>
        <w:rPr>
          <w:lang w:val="fr-FR"/>
        </w:rPr>
      </w:pPr>
      <w:proofErr w:type="gramStart"/>
      <w:r w:rsidRPr="00031A77">
        <w:rPr>
          <w:b/>
          <w:bCs/>
          <w:lang w:val="fr-FR"/>
        </w:rPr>
        <w:t>Périodicité:</w:t>
      </w:r>
      <w:proofErr w:type="gramEnd"/>
      <w:r w:rsidRPr="00031A77">
        <w:rPr>
          <w:lang w:val="fr-FR"/>
        </w:rPr>
        <w:t xml:space="preserve"> une fois par an, au début de l’année scolaire</w:t>
      </w:r>
    </w:p>
    <w:p w14:paraId="4F13CC65" w14:textId="6E7F4E76" w:rsidR="00A81020" w:rsidRPr="00031A77" w:rsidRDefault="00000000" w:rsidP="00A3759A">
      <w:pPr>
        <w:pStyle w:val="CERESBody"/>
        <w:spacing w:after="80"/>
        <w:jc w:val="both"/>
        <w:rPr>
          <w:lang w:val="fr-FR"/>
        </w:rPr>
      </w:pPr>
      <w:r w:rsidRPr="00031A77">
        <w:rPr>
          <w:lang w:val="fr-FR"/>
        </w:rPr>
        <w:t>Sujets discutés : partage d’informations, rappel des règlements de l’internat de la réussite, signature de la convention pour les parents de 5è, et rappel des engagements des parents.</w:t>
      </w:r>
    </w:p>
    <w:p w14:paraId="744ECE8F" w14:textId="77777777" w:rsidR="00A3759A" w:rsidRPr="00031A77" w:rsidRDefault="00A3759A" w:rsidP="00A3759A">
      <w:pPr>
        <w:pStyle w:val="CERESBody"/>
        <w:spacing w:after="80"/>
        <w:jc w:val="both"/>
        <w:rPr>
          <w:lang w:val="fr-FR"/>
        </w:rPr>
      </w:pPr>
    </w:p>
    <w:p w14:paraId="45950D24" w14:textId="77777777" w:rsidR="00A81020" w:rsidRPr="00031A77" w:rsidRDefault="00000000">
      <w:pPr>
        <w:pStyle w:val="CERESBody"/>
        <w:spacing w:after="80"/>
        <w:rPr>
          <w:b/>
          <w:bCs/>
          <w:color w:val="0070C0"/>
          <w:lang w:val="fr-FR"/>
        </w:rPr>
      </w:pPr>
      <w:r w:rsidRPr="00031A77">
        <w:rPr>
          <w:b/>
          <w:bCs/>
          <w:color w:val="0070C0"/>
          <w:lang w:val="fr-FR"/>
        </w:rPr>
        <w:t>Ecole Des Parents</w:t>
      </w:r>
    </w:p>
    <w:p w14:paraId="0225FEBD" w14:textId="7F6DCB8B" w:rsidR="00A81020" w:rsidRPr="00031A77" w:rsidRDefault="00000000">
      <w:pPr>
        <w:pStyle w:val="CERESBody"/>
        <w:spacing w:after="80"/>
        <w:rPr>
          <w:b/>
          <w:bCs/>
          <w:u w:val="single"/>
          <w:lang w:val="fr-FR"/>
        </w:rPr>
      </w:pPr>
      <w:r w:rsidRPr="00031A77">
        <w:rPr>
          <w:b/>
          <w:bCs/>
          <w:u w:val="single"/>
          <w:lang w:val="fr-FR"/>
        </w:rPr>
        <w:t xml:space="preserve">Objectifs </w:t>
      </w:r>
      <w:proofErr w:type="gramStart"/>
      <w:r w:rsidR="007A5ECB" w:rsidRPr="00031A77">
        <w:rPr>
          <w:b/>
          <w:bCs/>
          <w:u w:val="single"/>
          <w:lang w:val="fr-FR"/>
        </w:rPr>
        <w:t>spécifiques:</w:t>
      </w:r>
      <w:proofErr w:type="gramEnd"/>
    </w:p>
    <w:p w14:paraId="06AA5847" w14:textId="77777777" w:rsidR="00A81020" w:rsidRPr="00031A77" w:rsidRDefault="00000000">
      <w:pPr>
        <w:pStyle w:val="CERESBody"/>
        <w:numPr>
          <w:ilvl w:val="0"/>
          <w:numId w:val="164"/>
        </w:numPr>
        <w:spacing w:after="80"/>
        <w:jc w:val="both"/>
        <w:rPr>
          <w:lang w:val="fr-FR"/>
        </w:rPr>
      </w:pPr>
      <w:r w:rsidRPr="00031A77">
        <w:rPr>
          <w:lang w:val="fr-FR"/>
        </w:rPr>
        <w:t>Responsabiliser les parents vis-à-vis de l’éducation de leurs enfants.</w:t>
      </w:r>
    </w:p>
    <w:p w14:paraId="50095770" w14:textId="77777777" w:rsidR="00A81020" w:rsidRPr="00031A77" w:rsidRDefault="00000000">
      <w:pPr>
        <w:pStyle w:val="CERESBody"/>
        <w:numPr>
          <w:ilvl w:val="0"/>
          <w:numId w:val="164"/>
        </w:numPr>
        <w:spacing w:after="80"/>
        <w:jc w:val="both"/>
        <w:rPr>
          <w:lang w:val="fr-FR"/>
        </w:rPr>
      </w:pPr>
      <w:r w:rsidRPr="00031A77">
        <w:rPr>
          <w:lang w:val="fr-FR"/>
        </w:rPr>
        <w:t>Renforcer leurs compétences en matière d'éducation.</w:t>
      </w:r>
    </w:p>
    <w:p w14:paraId="116C44A3" w14:textId="77777777" w:rsidR="00A81020" w:rsidRPr="00031A77" w:rsidRDefault="00000000">
      <w:pPr>
        <w:pStyle w:val="CERESBody"/>
        <w:numPr>
          <w:ilvl w:val="0"/>
          <w:numId w:val="164"/>
        </w:numPr>
        <w:spacing w:after="80"/>
        <w:jc w:val="both"/>
        <w:rPr>
          <w:lang w:val="fr-FR"/>
        </w:rPr>
      </w:pPr>
      <w:r w:rsidRPr="00031A77">
        <w:rPr>
          <w:lang w:val="fr-FR"/>
        </w:rPr>
        <w:t>Diffuser des méthodes, des pratiques et des savoirs afin de les accompagner dans l’éducation leurs enfants.</w:t>
      </w:r>
    </w:p>
    <w:p w14:paraId="0191ED6C" w14:textId="77777777" w:rsidR="00A81020" w:rsidRPr="00031A77" w:rsidRDefault="00000000">
      <w:pPr>
        <w:pStyle w:val="CERESBody"/>
        <w:numPr>
          <w:ilvl w:val="0"/>
          <w:numId w:val="164"/>
        </w:numPr>
        <w:spacing w:after="80"/>
        <w:jc w:val="both"/>
        <w:rPr>
          <w:lang w:val="fr-FR"/>
        </w:rPr>
      </w:pPr>
      <w:r w:rsidRPr="00031A77">
        <w:rPr>
          <w:lang w:val="fr-FR"/>
        </w:rPr>
        <w:t>Améliorer la communication au sein des familles et renforcer la relation entre parents et enfants.</w:t>
      </w:r>
    </w:p>
    <w:p w14:paraId="564DF14B" w14:textId="77777777" w:rsidR="00A81020" w:rsidRPr="00031A77" w:rsidRDefault="00000000">
      <w:pPr>
        <w:pStyle w:val="CERESBody"/>
        <w:numPr>
          <w:ilvl w:val="0"/>
          <w:numId w:val="164"/>
        </w:numPr>
        <w:spacing w:after="80"/>
        <w:jc w:val="both"/>
        <w:rPr>
          <w:lang w:val="fr-FR"/>
        </w:rPr>
      </w:pPr>
      <w:r w:rsidRPr="00031A77">
        <w:rPr>
          <w:lang w:val="fr-FR"/>
        </w:rPr>
        <w:t>Favoriser la communication au sein du couple afin d’aider chaque parent à trouver sa place dans l’éducation de ses enfants.</w:t>
      </w:r>
    </w:p>
    <w:p w14:paraId="072EB8C5" w14:textId="4EB8886C" w:rsidR="00A81020" w:rsidRPr="00031A77" w:rsidRDefault="00000000">
      <w:pPr>
        <w:pStyle w:val="CERESBody"/>
        <w:numPr>
          <w:ilvl w:val="0"/>
          <w:numId w:val="164"/>
        </w:numPr>
        <w:spacing w:after="80"/>
        <w:jc w:val="both"/>
        <w:rPr>
          <w:lang w:val="fr-FR"/>
        </w:rPr>
      </w:pPr>
      <w:r w:rsidRPr="00031A77">
        <w:rPr>
          <w:lang w:val="fr-FR"/>
        </w:rPr>
        <w:t xml:space="preserve">Promouvoir les valeurs éducatives du </w:t>
      </w:r>
      <w:proofErr w:type="gramStart"/>
      <w:r w:rsidR="00AA253A" w:rsidRPr="00031A77">
        <w:rPr>
          <w:lang w:val="fr-FR"/>
        </w:rPr>
        <w:t>CERES:</w:t>
      </w:r>
      <w:proofErr w:type="gramEnd"/>
      <w:r w:rsidRPr="00031A77">
        <w:rPr>
          <w:lang w:val="fr-FR"/>
        </w:rPr>
        <w:t xml:space="preserve"> l’éducation bienveillante, le respect de l’enfant et la place de l’enfant.</w:t>
      </w:r>
    </w:p>
    <w:p w14:paraId="26731970" w14:textId="09BC456C" w:rsidR="00A81020" w:rsidRPr="00031A77" w:rsidRDefault="007A5ECB">
      <w:pPr>
        <w:pStyle w:val="CERESBody"/>
        <w:spacing w:after="80"/>
        <w:rPr>
          <w:lang w:val="fr-FR"/>
        </w:rPr>
      </w:pPr>
      <w:proofErr w:type="gramStart"/>
      <w:r w:rsidRPr="00031A77">
        <w:rPr>
          <w:b/>
          <w:bCs/>
          <w:lang w:val="fr-FR"/>
        </w:rPr>
        <w:t>Périodicité</w:t>
      </w:r>
      <w:r w:rsidRPr="00031A77">
        <w:rPr>
          <w:lang w:val="fr-FR"/>
        </w:rPr>
        <w:t>:</w:t>
      </w:r>
      <w:proofErr w:type="gramEnd"/>
      <w:r w:rsidRPr="00031A77">
        <w:rPr>
          <w:lang w:val="fr-FR"/>
        </w:rPr>
        <w:t xml:space="preserve"> trimestrielle</w:t>
      </w:r>
    </w:p>
    <w:p w14:paraId="28A3962F" w14:textId="77777777" w:rsidR="00A81020" w:rsidRPr="00031A77" w:rsidRDefault="00000000" w:rsidP="00AA253A">
      <w:pPr>
        <w:pStyle w:val="CERESBody"/>
        <w:spacing w:after="80"/>
        <w:jc w:val="both"/>
        <w:rPr>
          <w:lang w:val="fr-FR"/>
        </w:rPr>
      </w:pPr>
      <w:r w:rsidRPr="00031A77">
        <w:rPr>
          <w:lang w:val="fr-FR"/>
        </w:rPr>
        <w:t>Chaque trimestre, l’équipe DVP organise une réunion de formation et d’information pour les parents des élèves CERES en IR, appelée « École des parents ». Cette réunion traite de thématiques variées, adaptées aux besoins spécifiques et aux difficultés identifiées.</w:t>
      </w:r>
    </w:p>
    <w:p w14:paraId="26C56144" w14:textId="77777777" w:rsidR="00A81020" w:rsidRPr="00031A77" w:rsidRDefault="00000000" w:rsidP="00AA253A">
      <w:pPr>
        <w:pStyle w:val="CERESBody"/>
        <w:spacing w:after="80"/>
        <w:jc w:val="both"/>
        <w:rPr>
          <w:lang w:val="fr-FR"/>
        </w:rPr>
      </w:pPr>
      <w:r w:rsidRPr="00031A77">
        <w:rPr>
          <w:lang w:val="fr-FR"/>
        </w:rPr>
        <w:lastRenderedPageBreak/>
        <w:t>Les équipes IR préparent le lieu et informent les parents des jeunes des dates prévues. L’équipe DVP s’occupe de la logistique, veille à la présence de l’intervenant et rédige le compte-rendu.</w:t>
      </w:r>
    </w:p>
    <w:p w14:paraId="43E0B4C7" w14:textId="77777777" w:rsidR="00A3759A" w:rsidRPr="00031A77" w:rsidRDefault="00A3759A" w:rsidP="00AA253A">
      <w:pPr>
        <w:pStyle w:val="CERESBody"/>
        <w:spacing w:after="80"/>
        <w:jc w:val="both"/>
        <w:rPr>
          <w:lang w:val="fr-FR"/>
        </w:rPr>
      </w:pPr>
    </w:p>
    <w:p w14:paraId="7D313F85" w14:textId="77777777" w:rsidR="00A81020" w:rsidRPr="00031A77" w:rsidRDefault="00000000" w:rsidP="008F5145">
      <w:pPr>
        <w:pStyle w:val="CERESBody"/>
        <w:spacing w:after="80"/>
        <w:rPr>
          <w:b/>
          <w:bCs/>
          <w:color w:val="0070C0"/>
          <w:lang w:val="fr-FR"/>
        </w:rPr>
      </w:pPr>
      <w:r w:rsidRPr="00031A77">
        <w:rPr>
          <w:b/>
          <w:bCs/>
          <w:color w:val="0070C0"/>
          <w:lang w:val="fr-FR"/>
        </w:rPr>
        <w:t>Visite à Domicile</w:t>
      </w:r>
    </w:p>
    <w:p w14:paraId="655EDF01" w14:textId="658EF1B5" w:rsidR="00A81020" w:rsidRPr="00031A77" w:rsidRDefault="00000000" w:rsidP="00AA253A">
      <w:pPr>
        <w:pStyle w:val="CERESBody"/>
        <w:spacing w:after="80"/>
        <w:jc w:val="both"/>
        <w:rPr>
          <w:lang w:val="fr-FR"/>
        </w:rPr>
      </w:pPr>
      <w:r w:rsidRPr="00031A77">
        <w:rPr>
          <w:lang w:val="fr-FR"/>
        </w:rPr>
        <w:t xml:space="preserve">Des visites </w:t>
      </w:r>
      <w:proofErr w:type="spellStart"/>
      <w:proofErr w:type="gramStart"/>
      <w:r w:rsidRPr="00031A77">
        <w:rPr>
          <w:lang w:val="fr-FR"/>
        </w:rPr>
        <w:t>a</w:t>
      </w:r>
      <w:proofErr w:type="spellEnd"/>
      <w:proofErr w:type="gramEnd"/>
      <w:r w:rsidRPr="00031A77">
        <w:rPr>
          <w:lang w:val="fr-FR"/>
        </w:rPr>
        <w:t xml:space="preserve"> domicile ont lieu afin de recueillir des informations sur la situation du jeune et de ses parents, afin de déterminer l'accompagnement spécifique à mettre en place pour l'élève.</w:t>
      </w:r>
    </w:p>
    <w:p w14:paraId="039E15CA" w14:textId="77777777" w:rsidR="00A81020" w:rsidRPr="00031A77" w:rsidRDefault="00000000" w:rsidP="00AA253A">
      <w:pPr>
        <w:pStyle w:val="CERESBody"/>
        <w:spacing w:after="80"/>
        <w:jc w:val="both"/>
        <w:rPr>
          <w:lang w:val="fr-FR"/>
        </w:rPr>
      </w:pPr>
      <w:r w:rsidRPr="00031A77">
        <w:rPr>
          <w:lang w:val="fr-FR"/>
        </w:rPr>
        <w:t>L’équipe IR effectue les visites à domicile (VAD) pour les jeunes en difficulté (scolaire, socio-économique, santé, comportementale, etc.). Elle profite de ces rencontres pour actualiser la fiche de renseignements familiaux de chaque élève et vérifier l’exactitude des données sociaux-économiques.</w:t>
      </w:r>
    </w:p>
    <w:p w14:paraId="62B6937D" w14:textId="77777777" w:rsidR="00A81020" w:rsidRPr="00031A77" w:rsidRDefault="00000000" w:rsidP="00AA253A">
      <w:pPr>
        <w:pStyle w:val="CERESBody"/>
        <w:spacing w:after="80"/>
        <w:jc w:val="both"/>
        <w:rPr>
          <w:lang w:val="fr-FR"/>
        </w:rPr>
      </w:pPr>
      <w:r w:rsidRPr="00031A77">
        <w:rPr>
          <w:lang w:val="fr-FR"/>
        </w:rPr>
        <w:t>L’équipe organise les VAD pour tous les élèves 5è durant le 2ème trimestre. Les VAD effectuées le week-end (samedi et dimanche) sont ensuite récupérées. Un CR est rédigé par l’équipe puis transmis au RPAR.</w:t>
      </w:r>
    </w:p>
    <w:p w14:paraId="11450997" w14:textId="77777777" w:rsidR="00A81020" w:rsidRPr="00031A77" w:rsidRDefault="00000000" w:rsidP="008F5145">
      <w:pPr>
        <w:pStyle w:val="CERESBody"/>
        <w:spacing w:after="80"/>
        <w:rPr>
          <w:b/>
          <w:bCs/>
          <w:color w:val="0070C0"/>
          <w:lang w:val="fr-FR"/>
        </w:rPr>
      </w:pPr>
      <w:r w:rsidRPr="00031A77">
        <w:rPr>
          <w:b/>
          <w:bCs/>
          <w:color w:val="0070C0"/>
          <w:lang w:val="fr-FR"/>
        </w:rPr>
        <w:t>Réunion Association Parents Elèves CERES</w:t>
      </w:r>
    </w:p>
    <w:p w14:paraId="208D9DE7" w14:textId="7A51046B" w:rsidR="00A81020" w:rsidRPr="00031A77" w:rsidRDefault="00000000" w:rsidP="00AA253A">
      <w:pPr>
        <w:pStyle w:val="CERESBody"/>
        <w:spacing w:after="80"/>
        <w:jc w:val="both"/>
        <w:rPr>
          <w:b/>
          <w:bCs/>
          <w:u w:val="single"/>
          <w:lang w:val="fr-FR"/>
        </w:rPr>
      </w:pPr>
      <w:r w:rsidRPr="00031A77">
        <w:rPr>
          <w:b/>
          <w:bCs/>
          <w:u w:val="single"/>
          <w:lang w:val="fr-FR"/>
        </w:rPr>
        <w:t xml:space="preserve">Objectifs </w:t>
      </w:r>
      <w:proofErr w:type="gramStart"/>
      <w:r w:rsidR="00026163" w:rsidRPr="00031A77">
        <w:rPr>
          <w:b/>
          <w:bCs/>
          <w:u w:val="single"/>
          <w:lang w:val="fr-FR"/>
        </w:rPr>
        <w:t>spécifiques:</w:t>
      </w:r>
      <w:proofErr w:type="gramEnd"/>
    </w:p>
    <w:p w14:paraId="73EF7BA9" w14:textId="77777777" w:rsidR="00A81020" w:rsidRPr="00031A77" w:rsidRDefault="00000000" w:rsidP="00AA253A">
      <w:pPr>
        <w:pStyle w:val="CERESBody"/>
        <w:spacing w:after="80"/>
        <w:jc w:val="both"/>
        <w:rPr>
          <w:lang w:val="fr-FR"/>
        </w:rPr>
      </w:pPr>
      <w:r w:rsidRPr="00031A77">
        <w:rPr>
          <w:lang w:val="fr-FR"/>
        </w:rPr>
        <w:t>Informer les parents sur le programme CERES.</w:t>
      </w:r>
    </w:p>
    <w:p w14:paraId="4567ECF1" w14:textId="77777777" w:rsidR="00A81020" w:rsidRPr="00031A77" w:rsidRDefault="00000000" w:rsidP="00AA253A">
      <w:pPr>
        <w:pStyle w:val="CERESBody"/>
        <w:spacing w:after="80"/>
        <w:jc w:val="both"/>
        <w:rPr>
          <w:lang w:val="fr-FR"/>
        </w:rPr>
      </w:pPr>
      <w:r w:rsidRPr="00031A77">
        <w:rPr>
          <w:lang w:val="fr-FR"/>
        </w:rPr>
        <w:t>Offrir une vision d'ensemble de la vie de l'association</w:t>
      </w:r>
    </w:p>
    <w:p w14:paraId="3EF9BEC7" w14:textId="77777777" w:rsidR="00A81020" w:rsidRPr="00031A77" w:rsidRDefault="00000000" w:rsidP="00AA253A">
      <w:pPr>
        <w:pStyle w:val="CERESBody"/>
        <w:spacing w:after="80"/>
        <w:jc w:val="both"/>
        <w:rPr>
          <w:lang w:val="fr-FR"/>
        </w:rPr>
      </w:pPr>
      <w:r w:rsidRPr="00031A77">
        <w:rPr>
          <w:lang w:val="fr-FR"/>
        </w:rPr>
        <w:t>Mobiliser les parents pour travailler ensemble sur les difficultés rencontrées par leurs enfants.</w:t>
      </w:r>
    </w:p>
    <w:p w14:paraId="0E18C159" w14:textId="16F590EF" w:rsidR="00A81020" w:rsidRPr="00031A77" w:rsidRDefault="00026163" w:rsidP="00AA253A">
      <w:pPr>
        <w:pStyle w:val="CERESBody"/>
        <w:spacing w:after="80"/>
        <w:jc w:val="both"/>
        <w:rPr>
          <w:lang w:val="fr-FR"/>
        </w:rPr>
      </w:pPr>
      <w:proofErr w:type="gramStart"/>
      <w:r w:rsidRPr="00031A77">
        <w:rPr>
          <w:b/>
          <w:bCs/>
          <w:lang w:val="fr-FR"/>
        </w:rPr>
        <w:t>Périodicité:</w:t>
      </w:r>
      <w:proofErr w:type="gramEnd"/>
      <w:r w:rsidRPr="00031A77">
        <w:rPr>
          <w:lang w:val="fr-FR"/>
        </w:rPr>
        <w:t xml:space="preserve"> Trimestrielle</w:t>
      </w:r>
    </w:p>
    <w:p w14:paraId="66BE19C5" w14:textId="77777777" w:rsidR="00A81020" w:rsidRPr="00031A77" w:rsidRDefault="00000000" w:rsidP="00AA253A">
      <w:pPr>
        <w:pStyle w:val="CERESBody"/>
        <w:spacing w:after="80"/>
        <w:jc w:val="both"/>
        <w:rPr>
          <w:lang w:val="fr-FR"/>
        </w:rPr>
      </w:pPr>
      <w:r w:rsidRPr="00031A77">
        <w:rPr>
          <w:lang w:val="fr-FR"/>
        </w:rPr>
        <w:t>En concertation avec le RIR, le président de l’APEC convoque une réunion d’information trimestrielle pour l’ensemble des membres. Le RIR prépare habituellement ces réunions avec le bureau de l’APEC. Les convocations sont diffusées par affichage et via un mot du RIR dans le carnet de correspondance.</w:t>
      </w:r>
    </w:p>
    <w:p w14:paraId="25EF7B60" w14:textId="74C5DD94" w:rsidR="00A81020" w:rsidRPr="00031A77" w:rsidRDefault="00000000" w:rsidP="00AA253A">
      <w:pPr>
        <w:pStyle w:val="CERESBody"/>
        <w:spacing w:after="80"/>
        <w:jc w:val="both"/>
        <w:rPr>
          <w:lang w:val="fr-FR"/>
        </w:rPr>
      </w:pPr>
      <w:r w:rsidRPr="00031A77">
        <w:rPr>
          <w:b/>
          <w:bCs/>
          <w:lang w:val="fr-FR"/>
        </w:rPr>
        <w:t xml:space="preserve">1ère AG </w:t>
      </w:r>
      <w:proofErr w:type="gramStart"/>
      <w:r w:rsidR="00AA253A" w:rsidRPr="00031A77">
        <w:rPr>
          <w:b/>
          <w:bCs/>
          <w:lang w:val="fr-FR"/>
        </w:rPr>
        <w:t>APEC</w:t>
      </w:r>
      <w:r w:rsidR="00AA253A" w:rsidRPr="00031A77">
        <w:rPr>
          <w:lang w:val="fr-FR"/>
        </w:rPr>
        <w:t>:</w:t>
      </w:r>
      <w:proofErr w:type="gramEnd"/>
      <w:r w:rsidRPr="00031A77">
        <w:rPr>
          <w:lang w:val="fr-FR"/>
        </w:rPr>
        <w:t xml:space="preserve"> En octobre, lors de la réunion APEC, le RIR informe les parents de leur engagement envers leurs enfants (cotisations de l’internat, participation aux activités de l’internat), fait un rappel du règlement CERES, annonce les nouveautés du programme CERES et présente le bilan scolaire des jeunes de l’année scolaire précédente. Les membres du bureau de l’APEC présentent aux parents le bilan de l’année écoulée (rapport financier et rapport d’activité) et planifient les projets d’activités pour l’année scolaire à venir.</w:t>
      </w:r>
    </w:p>
    <w:p w14:paraId="6F5CDF6C" w14:textId="6DC0E2C9" w:rsidR="00A81020" w:rsidRPr="00031A77" w:rsidRDefault="00000000" w:rsidP="00AA253A">
      <w:pPr>
        <w:pStyle w:val="CERESBody"/>
        <w:spacing w:after="80"/>
        <w:jc w:val="both"/>
        <w:rPr>
          <w:lang w:val="fr-FR"/>
        </w:rPr>
      </w:pPr>
      <w:r w:rsidRPr="00031A77">
        <w:rPr>
          <w:b/>
          <w:bCs/>
          <w:lang w:val="fr-FR"/>
        </w:rPr>
        <w:t xml:space="preserve">2è AG </w:t>
      </w:r>
      <w:proofErr w:type="gramStart"/>
      <w:r w:rsidR="00AA253A" w:rsidRPr="00031A77">
        <w:rPr>
          <w:b/>
          <w:bCs/>
          <w:lang w:val="fr-FR"/>
        </w:rPr>
        <w:t>APEC</w:t>
      </w:r>
      <w:r w:rsidR="00AA253A" w:rsidRPr="00031A77">
        <w:rPr>
          <w:lang w:val="fr-FR"/>
        </w:rPr>
        <w:t>:</w:t>
      </w:r>
      <w:proofErr w:type="gramEnd"/>
      <w:r w:rsidRPr="00031A77">
        <w:rPr>
          <w:lang w:val="fr-FR"/>
        </w:rPr>
        <w:t xml:space="preserve"> Début mars, le RIR rappelle aux internes le paiement des cotisations annuelles, présente le bilan du trimestre écoulé et informe les parents des modifications apportées au Programme.</w:t>
      </w:r>
    </w:p>
    <w:p w14:paraId="58F4325C" w14:textId="3134562F" w:rsidR="00A81020" w:rsidRPr="00031A77" w:rsidRDefault="00000000" w:rsidP="00AA253A">
      <w:pPr>
        <w:pStyle w:val="CERESBody"/>
        <w:spacing w:after="80"/>
        <w:jc w:val="both"/>
        <w:rPr>
          <w:lang w:val="fr-FR"/>
        </w:rPr>
      </w:pPr>
      <w:r w:rsidRPr="00031A77">
        <w:rPr>
          <w:b/>
          <w:bCs/>
          <w:lang w:val="fr-FR"/>
        </w:rPr>
        <w:t xml:space="preserve">3è AG </w:t>
      </w:r>
      <w:proofErr w:type="gramStart"/>
      <w:r w:rsidR="00AA253A" w:rsidRPr="00031A77">
        <w:rPr>
          <w:b/>
          <w:bCs/>
          <w:lang w:val="fr-FR"/>
        </w:rPr>
        <w:t>APEC</w:t>
      </w:r>
      <w:r w:rsidR="00AA253A" w:rsidRPr="00031A77">
        <w:rPr>
          <w:lang w:val="fr-FR"/>
        </w:rPr>
        <w:t>:</w:t>
      </w:r>
      <w:proofErr w:type="gramEnd"/>
      <w:r w:rsidRPr="00031A77">
        <w:rPr>
          <w:lang w:val="fr-FR"/>
        </w:rPr>
        <w:t xml:space="preserve"> en juin, un bilan de l'année scolaire est présenté, ainsi que des informations sur les activités à venir, telles que la Classe MIABO et la Classe Verte.</w:t>
      </w:r>
    </w:p>
    <w:p w14:paraId="2B3CE4A4" w14:textId="77777777" w:rsidR="00A81020" w:rsidRPr="00031A77" w:rsidRDefault="00A81020">
      <w:pPr>
        <w:pStyle w:val="CERESBody"/>
        <w:rPr>
          <w:lang w:val="fr-FR"/>
        </w:rPr>
      </w:pPr>
    </w:p>
    <w:p w14:paraId="5A1C2CA9" w14:textId="31619C65" w:rsidR="00A81020" w:rsidRPr="00031A77" w:rsidRDefault="00000000" w:rsidP="008F5145">
      <w:pPr>
        <w:pStyle w:val="Titre2"/>
        <w:rPr>
          <w:lang w:val="fr-FR"/>
        </w:rPr>
      </w:pPr>
      <w:bookmarkStart w:id="16" w:name="_Toc223448042"/>
      <w:r w:rsidRPr="00031A77">
        <w:rPr>
          <w:lang w:val="fr-FR"/>
        </w:rPr>
        <w:t>Développer la Qualité de l’Education En Zone Rurale</w:t>
      </w:r>
      <w:bookmarkEnd w:id="16"/>
    </w:p>
    <w:p w14:paraId="05EA3B5F" w14:textId="005460CC" w:rsidR="00A81020" w:rsidRDefault="00000000" w:rsidP="008F5145">
      <w:pPr>
        <w:pStyle w:val="Titre3"/>
      </w:pPr>
      <w:bookmarkStart w:id="17" w:name="_Toc223448043"/>
      <w:r>
        <w:t xml:space="preserve">Relation avec les </w:t>
      </w:r>
      <w:proofErr w:type="spellStart"/>
      <w:r>
        <w:t>partenaires</w:t>
      </w:r>
      <w:bookmarkEnd w:id="17"/>
      <w:proofErr w:type="spellEnd"/>
    </w:p>
    <w:p w14:paraId="05F4552D" w14:textId="77777777" w:rsidR="00A81020" w:rsidRPr="00031A77" w:rsidRDefault="00000000" w:rsidP="00034847">
      <w:pPr>
        <w:pStyle w:val="CERESBody"/>
        <w:spacing w:after="80"/>
        <w:jc w:val="both"/>
        <w:rPr>
          <w:lang w:val="fr-FR"/>
        </w:rPr>
      </w:pPr>
      <w:r w:rsidRPr="00031A77">
        <w:rPr>
          <w:lang w:val="fr-FR"/>
        </w:rPr>
        <w:t>PROMES signe une convention avec la DREN et avec la DIDEC tous les deux ans. Une réunion de concertation réunit ces partenaires en janvier et en juillet pour faire le point sur les résultats du Programme et la réalisation des engagements réciproques.</w:t>
      </w:r>
    </w:p>
    <w:p w14:paraId="09745287" w14:textId="469BB64C" w:rsidR="00A81020" w:rsidRDefault="00000000" w:rsidP="008F5145">
      <w:pPr>
        <w:pStyle w:val="Titre3"/>
      </w:pPr>
      <w:bookmarkStart w:id="18" w:name="_Toc223448044"/>
      <w:r>
        <w:lastRenderedPageBreak/>
        <w:t xml:space="preserve">Réseau </w:t>
      </w:r>
      <w:r w:rsidR="009F39DD">
        <w:t>MIARAKA:</w:t>
      </w:r>
      <w:r>
        <w:t xml:space="preserve"> </w:t>
      </w:r>
      <w:proofErr w:type="spellStart"/>
      <w:r>
        <w:t>Rassemblements</w:t>
      </w:r>
      <w:proofErr w:type="spellEnd"/>
      <w:r>
        <w:t xml:space="preserve"> </w:t>
      </w:r>
      <w:proofErr w:type="spellStart"/>
      <w:r>
        <w:t>Régionaux</w:t>
      </w:r>
      <w:bookmarkEnd w:id="18"/>
      <w:proofErr w:type="spellEnd"/>
    </w:p>
    <w:p w14:paraId="4E8EBAD7" w14:textId="77777777" w:rsidR="00A81020" w:rsidRPr="00031A77" w:rsidRDefault="00000000" w:rsidP="00034847">
      <w:pPr>
        <w:pStyle w:val="CERESBody"/>
        <w:spacing w:after="80"/>
        <w:jc w:val="both"/>
        <w:rPr>
          <w:lang w:val="fr-FR"/>
        </w:rPr>
      </w:pPr>
      <w:r w:rsidRPr="00031A77">
        <w:rPr>
          <w:lang w:val="fr-FR"/>
        </w:rPr>
        <w:t>Le RPAR (et les RIR), en collaboration avec le coordinateur pédagogique et les formateurs du Pôle Enseignement, organise les activités du réseau MIARAKA (Miaraka régional et rassemblements locaux) selon la répartition des tâches suivantes :</w:t>
      </w:r>
    </w:p>
    <w:p w14:paraId="54A2B3FA" w14:textId="77777777" w:rsidR="00A81020" w:rsidRPr="00031A77" w:rsidRDefault="00000000" w:rsidP="00034847">
      <w:pPr>
        <w:pStyle w:val="CERESBody"/>
        <w:spacing w:after="80"/>
        <w:jc w:val="both"/>
        <w:rPr>
          <w:lang w:val="fr-FR"/>
        </w:rPr>
      </w:pPr>
      <w:r w:rsidRPr="00031A77">
        <w:rPr>
          <w:lang w:val="fr-FR"/>
        </w:rPr>
        <w:t>L’équipe IR gère le planning, la logistique ainsi que la communication avec les collèges partenaires (directeurs et professeurs).</w:t>
      </w:r>
    </w:p>
    <w:p w14:paraId="00DF70EA" w14:textId="77777777" w:rsidR="00A81020" w:rsidRPr="00031A77" w:rsidRDefault="00000000" w:rsidP="00034847">
      <w:pPr>
        <w:pStyle w:val="CERESBody"/>
        <w:spacing w:after="80"/>
        <w:jc w:val="both"/>
        <w:rPr>
          <w:lang w:val="fr-FR"/>
        </w:rPr>
      </w:pPr>
      <w:r w:rsidRPr="00031A77">
        <w:rPr>
          <w:lang w:val="fr-FR"/>
        </w:rPr>
        <w:t>Le coordinateur pédagogique, avec l’aide des formateurs du CERES, veille au contenu de la formation ainsi qu’aux besoins en matériel.</w:t>
      </w:r>
    </w:p>
    <w:p w14:paraId="16FB747D" w14:textId="48101C05" w:rsidR="00A81020" w:rsidRPr="0054747E" w:rsidRDefault="00000000">
      <w:pPr>
        <w:pStyle w:val="CERESBody"/>
        <w:spacing w:after="80"/>
        <w:rPr>
          <w:b/>
          <w:bCs/>
          <w:u w:val="single"/>
        </w:rPr>
      </w:pPr>
      <w:proofErr w:type="spellStart"/>
      <w:r w:rsidRPr="0054747E">
        <w:rPr>
          <w:b/>
          <w:bCs/>
          <w:u w:val="single"/>
        </w:rPr>
        <w:t>Objectifs</w:t>
      </w:r>
      <w:proofErr w:type="spellEnd"/>
      <w:r w:rsidRPr="0054747E">
        <w:rPr>
          <w:b/>
          <w:bCs/>
          <w:u w:val="single"/>
        </w:rPr>
        <w:t xml:space="preserve"> </w:t>
      </w:r>
      <w:proofErr w:type="spellStart"/>
      <w:r w:rsidR="0054747E" w:rsidRPr="0054747E">
        <w:rPr>
          <w:b/>
          <w:bCs/>
          <w:u w:val="single"/>
        </w:rPr>
        <w:t>spécifiques</w:t>
      </w:r>
      <w:proofErr w:type="spellEnd"/>
      <w:r w:rsidR="0054747E" w:rsidRPr="0054747E">
        <w:rPr>
          <w:b/>
          <w:bCs/>
          <w:u w:val="single"/>
        </w:rPr>
        <w:t>:</w:t>
      </w:r>
    </w:p>
    <w:p w14:paraId="47B08AB8" w14:textId="77777777" w:rsidR="00A81020" w:rsidRPr="00031A77" w:rsidRDefault="00000000">
      <w:pPr>
        <w:pStyle w:val="CERESBody"/>
        <w:numPr>
          <w:ilvl w:val="0"/>
          <w:numId w:val="15"/>
        </w:numPr>
        <w:spacing w:after="80"/>
        <w:rPr>
          <w:lang w:val="fr-FR"/>
        </w:rPr>
      </w:pPr>
      <w:r w:rsidRPr="00031A77">
        <w:rPr>
          <w:lang w:val="fr-FR"/>
        </w:rPr>
        <w:t>Renforcer la formation des enseignants des collèges partenaires.</w:t>
      </w:r>
    </w:p>
    <w:p w14:paraId="5AC699BC" w14:textId="77777777" w:rsidR="00A81020" w:rsidRPr="00031A77" w:rsidRDefault="00000000">
      <w:pPr>
        <w:pStyle w:val="CERESBody"/>
        <w:numPr>
          <w:ilvl w:val="0"/>
          <w:numId w:val="15"/>
        </w:numPr>
        <w:spacing w:after="80"/>
        <w:rPr>
          <w:lang w:val="fr-FR"/>
        </w:rPr>
      </w:pPr>
      <w:r w:rsidRPr="00031A77">
        <w:rPr>
          <w:lang w:val="fr-FR"/>
        </w:rPr>
        <w:t>Favoriser les échanges entre les professeurs des collèges.</w:t>
      </w:r>
    </w:p>
    <w:p w14:paraId="10049E36" w14:textId="77777777" w:rsidR="00A81020" w:rsidRPr="00031A77" w:rsidRDefault="00000000">
      <w:pPr>
        <w:pStyle w:val="CERESBody"/>
        <w:numPr>
          <w:ilvl w:val="0"/>
          <w:numId w:val="15"/>
        </w:numPr>
        <w:spacing w:after="80"/>
        <w:rPr>
          <w:lang w:val="fr-FR"/>
        </w:rPr>
      </w:pPr>
      <w:r w:rsidRPr="00031A77">
        <w:rPr>
          <w:lang w:val="fr-FR"/>
        </w:rPr>
        <w:t>Soutenir le travail collaboratif des équipes pédagogiques.</w:t>
      </w:r>
    </w:p>
    <w:p w14:paraId="1C363A16" w14:textId="662A2D80" w:rsidR="00A81020" w:rsidRPr="00031A77" w:rsidRDefault="00000000">
      <w:pPr>
        <w:pStyle w:val="CERESBody"/>
        <w:numPr>
          <w:ilvl w:val="0"/>
          <w:numId w:val="15"/>
        </w:numPr>
        <w:spacing w:after="80"/>
        <w:rPr>
          <w:lang w:val="fr-FR"/>
        </w:rPr>
      </w:pPr>
      <w:r w:rsidRPr="00031A77">
        <w:rPr>
          <w:lang w:val="fr-FR"/>
        </w:rPr>
        <w:t>Accompagner la mise en place de projets pédagogiques au sein des établissements partenaires en impliquant l'ensemble de l'équipe éducative (</w:t>
      </w:r>
      <w:proofErr w:type="gramStart"/>
      <w:r w:rsidR="009F39DD" w:rsidRPr="00031A77">
        <w:rPr>
          <w:lang w:val="fr-FR"/>
        </w:rPr>
        <w:t>ex:</w:t>
      </w:r>
      <w:proofErr w:type="gramEnd"/>
      <w:r w:rsidRPr="00031A77">
        <w:rPr>
          <w:lang w:val="fr-FR"/>
        </w:rPr>
        <w:t xml:space="preserve"> journées des sciences, rallye lecture, etc.)</w:t>
      </w:r>
    </w:p>
    <w:p w14:paraId="675F27DF" w14:textId="77777777" w:rsidR="00A81020" w:rsidRPr="00031A77" w:rsidRDefault="00000000">
      <w:pPr>
        <w:pStyle w:val="CERESBody"/>
        <w:numPr>
          <w:ilvl w:val="0"/>
          <w:numId w:val="15"/>
        </w:numPr>
        <w:spacing w:after="80"/>
        <w:rPr>
          <w:lang w:val="fr-FR"/>
        </w:rPr>
      </w:pPr>
      <w:r w:rsidRPr="00031A77">
        <w:rPr>
          <w:lang w:val="fr-FR"/>
        </w:rPr>
        <w:t>Améliorer les pratiques d’enseignement et d’apprentissage</w:t>
      </w:r>
    </w:p>
    <w:p w14:paraId="48897399" w14:textId="77777777" w:rsidR="00A81020" w:rsidRPr="00031A77" w:rsidRDefault="00000000">
      <w:pPr>
        <w:pStyle w:val="CERESBody"/>
        <w:numPr>
          <w:ilvl w:val="0"/>
          <w:numId w:val="15"/>
        </w:numPr>
        <w:spacing w:after="80"/>
        <w:rPr>
          <w:lang w:val="fr-FR"/>
        </w:rPr>
      </w:pPr>
      <w:r w:rsidRPr="00031A77">
        <w:rPr>
          <w:lang w:val="fr-FR"/>
        </w:rPr>
        <w:t>Identifier les besoins de formation.</w:t>
      </w:r>
    </w:p>
    <w:p w14:paraId="5C248966" w14:textId="77777777" w:rsidR="00A81020" w:rsidRPr="00031A77" w:rsidRDefault="00A81020">
      <w:pPr>
        <w:pStyle w:val="CERESBody"/>
        <w:rPr>
          <w:lang w:val="fr-FR"/>
        </w:rPr>
      </w:pPr>
    </w:p>
    <w:p w14:paraId="00B7FF93" w14:textId="2D769853" w:rsidR="00A81020" w:rsidRPr="00031A77" w:rsidRDefault="0054747E">
      <w:pPr>
        <w:pStyle w:val="CERESBody"/>
        <w:spacing w:after="80"/>
        <w:rPr>
          <w:b/>
          <w:bCs/>
          <w:lang w:val="fr-FR"/>
        </w:rPr>
      </w:pPr>
      <w:proofErr w:type="gramStart"/>
      <w:r w:rsidRPr="00031A77">
        <w:rPr>
          <w:b/>
          <w:bCs/>
          <w:lang w:val="fr-FR"/>
        </w:rPr>
        <w:t>Fréquences:</w:t>
      </w:r>
      <w:proofErr w:type="gramEnd"/>
    </w:p>
    <w:p w14:paraId="2DD464FF" w14:textId="77777777" w:rsidR="00A81020" w:rsidRPr="00031A77" w:rsidRDefault="00000000" w:rsidP="00034847">
      <w:pPr>
        <w:pStyle w:val="CERESBody"/>
        <w:spacing w:after="80"/>
        <w:jc w:val="both"/>
        <w:rPr>
          <w:lang w:val="fr-FR"/>
        </w:rPr>
      </w:pPr>
      <w:r w:rsidRPr="00031A77">
        <w:rPr>
          <w:lang w:val="fr-FR"/>
        </w:rPr>
        <w:t>3 rassemblements régionaux à Fianarantsoa</w:t>
      </w:r>
    </w:p>
    <w:p w14:paraId="48336620" w14:textId="77777777" w:rsidR="00A81020" w:rsidRPr="00031A77" w:rsidRDefault="00000000" w:rsidP="00034847">
      <w:pPr>
        <w:pStyle w:val="CERESBody"/>
        <w:spacing w:after="80"/>
        <w:jc w:val="both"/>
        <w:rPr>
          <w:b/>
          <w:bCs/>
          <w:lang w:val="fr-FR"/>
        </w:rPr>
      </w:pPr>
      <w:r w:rsidRPr="00031A77">
        <w:rPr>
          <w:b/>
          <w:bCs/>
          <w:lang w:val="fr-FR"/>
        </w:rPr>
        <w:t>Planning prévisionnel du MIARAKA (à définir par le coordinateur pédagogique)</w:t>
      </w:r>
    </w:p>
    <w:tbl>
      <w:tblPr>
        <w:tblW w:w="51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0"/>
        <w:gridCol w:w="2278"/>
        <w:gridCol w:w="2741"/>
        <w:gridCol w:w="2272"/>
      </w:tblGrid>
      <w:tr w:rsidR="00E468A3" w:rsidRPr="00F82A50" w14:paraId="2C1C523C" w14:textId="77777777" w:rsidTr="00034206">
        <w:trPr>
          <w:trHeight w:val="35"/>
        </w:trPr>
        <w:tc>
          <w:tcPr>
            <w:tcW w:w="1377" w:type="pct"/>
            <w:shd w:val="clear" w:color="auto" w:fill="C6D9F1" w:themeFill="text2" w:themeFillTint="33"/>
            <w:vAlign w:val="center"/>
          </w:tcPr>
          <w:p w14:paraId="580BCACD" w14:textId="77777777" w:rsidR="00E468A3" w:rsidRPr="00E468A3" w:rsidRDefault="00E468A3" w:rsidP="0021463E">
            <w:pPr>
              <w:jc w:val="center"/>
              <w:rPr>
                <w:rFonts w:eastAsia="Calibri" w:cstheme="minorHAnsi"/>
                <w:b/>
                <w:bCs/>
              </w:rPr>
            </w:pPr>
            <w:r w:rsidRPr="00E468A3">
              <w:rPr>
                <w:rFonts w:eastAsia="Calibri" w:cstheme="minorHAnsi"/>
                <w:b/>
                <w:bCs/>
              </w:rPr>
              <w:t>SESSION</w:t>
            </w:r>
          </w:p>
        </w:tc>
        <w:tc>
          <w:tcPr>
            <w:tcW w:w="1132" w:type="pct"/>
            <w:shd w:val="clear" w:color="auto" w:fill="C6D9F1" w:themeFill="text2" w:themeFillTint="33"/>
            <w:vAlign w:val="center"/>
          </w:tcPr>
          <w:p w14:paraId="576FEEC4" w14:textId="77777777" w:rsidR="00E468A3" w:rsidRPr="00E468A3" w:rsidRDefault="00E468A3" w:rsidP="0021463E">
            <w:pPr>
              <w:jc w:val="center"/>
              <w:rPr>
                <w:rFonts w:eastAsia="Calibri" w:cstheme="minorHAnsi"/>
                <w:b/>
                <w:bCs/>
              </w:rPr>
            </w:pPr>
            <w:r w:rsidRPr="00E468A3">
              <w:rPr>
                <w:rFonts w:eastAsia="Calibri" w:cstheme="minorHAnsi"/>
                <w:b/>
                <w:bCs/>
              </w:rPr>
              <w:t>LIEU</w:t>
            </w:r>
          </w:p>
        </w:tc>
        <w:tc>
          <w:tcPr>
            <w:tcW w:w="1362" w:type="pct"/>
            <w:shd w:val="clear" w:color="auto" w:fill="C6D9F1" w:themeFill="text2" w:themeFillTint="33"/>
            <w:vAlign w:val="center"/>
          </w:tcPr>
          <w:p w14:paraId="7C27BC4D" w14:textId="77777777" w:rsidR="00E468A3" w:rsidRPr="00E468A3" w:rsidRDefault="00E468A3" w:rsidP="0021463E">
            <w:pPr>
              <w:jc w:val="center"/>
              <w:rPr>
                <w:rFonts w:eastAsia="Calibri" w:cstheme="minorHAnsi"/>
                <w:b/>
                <w:bCs/>
              </w:rPr>
            </w:pPr>
            <w:r w:rsidRPr="00E468A3">
              <w:rPr>
                <w:rFonts w:eastAsia="Calibri" w:cstheme="minorHAnsi"/>
                <w:b/>
                <w:bCs/>
              </w:rPr>
              <w:t>THEMATIQUE ABORDEE</w:t>
            </w:r>
          </w:p>
        </w:tc>
        <w:tc>
          <w:tcPr>
            <w:tcW w:w="1129" w:type="pct"/>
            <w:shd w:val="clear" w:color="auto" w:fill="C6D9F1" w:themeFill="text2" w:themeFillTint="33"/>
            <w:vAlign w:val="center"/>
          </w:tcPr>
          <w:p w14:paraId="1B6FD3C8" w14:textId="77777777" w:rsidR="00E468A3" w:rsidRPr="00E468A3" w:rsidRDefault="00E468A3" w:rsidP="0021463E">
            <w:pPr>
              <w:jc w:val="center"/>
              <w:rPr>
                <w:rFonts w:eastAsia="Calibri" w:cstheme="minorHAnsi"/>
                <w:b/>
                <w:bCs/>
              </w:rPr>
            </w:pPr>
            <w:r w:rsidRPr="00E468A3">
              <w:rPr>
                <w:rFonts w:eastAsia="Calibri" w:cstheme="minorHAnsi"/>
                <w:b/>
                <w:bCs/>
              </w:rPr>
              <w:t>PERIODE</w:t>
            </w:r>
          </w:p>
        </w:tc>
      </w:tr>
      <w:tr w:rsidR="00E468A3" w:rsidRPr="00031A77" w14:paraId="01D3C4B7" w14:textId="77777777" w:rsidTr="0021463E">
        <w:trPr>
          <w:trHeight w:val="70"/>
        </w:trPr>
        <w:tc>
          <w:tcPr>
            <w:tcW w:w="1377" w:type="pct"/>
            <w:vAlign w:val="center"/>
          </w:tcPr>
          <w:p w14:paraId="558B9293" w14:textId="77777777" w:rsidR="00E468A3" w:rsidRPr="00E468A3" w:rsidRDefault="00E468A3" w:rsidP="0021463E">
            <w:pPr>
              <w:rPr>
                <w:rFonts w:eastAsia="Calibri" w:cstheme="minorHAnsi"/>
              </w:rPr>
            </w:pPr>
            <w:r w:rsidRPr="00E468A3">
              <w:rPr>
                <w:rFonts w:eastAsia="Calibri" w:cstheme="minorHAnsi"/>
              </w:rPr>
              <w:t xml:space="preserve">MIARAKA </w:t>
            </w:r>
            <w:proofErr w:type="spellStart"/>
            <w:r w:rsidRPr="00E468A3">
              <w:rPr>
                <w:rFonts w:eastAsia="Calibri" w:cstheme="minorHAnsi"/>
              </w:rPr>
              <w:t>Régional</w:t>
            </w:r>
            <w:proofErr w:type="spellEnd"/>
            <w:r w:rsidRPr="00E468A3">
              <w:rPr>
                <w:rFonts w:eastAsia="Calibri" w:cstheme="minorHAnsi"/>
              </w:rPr>
              <w:t xml:space="preserve"> 1</w:t>
            </w:r>
          </w:p>
        </w:tc>
        <w:tc>
          <w:tcPr>
            <w:tcW w:w="1132" w:type="pct"/>
            <w:vAlign w:val="center"/>
          </w:tcPr>
          <w:p w14:paraId="6682F5E1" w14:textId="77777777" w:rsidR="00E468A3" w:rsidRPr="00E468A3" w:rsidRDefault="00E468A3" w:rsidP="0021463E">
            <w:pPr>
              <w:rPr>
                <w:rFonts w:eastAsia="Calibri" w:cstheme="minorHAnsi"/>
              </w:rPr>
            </w:pPr>
            <w:r w:rsidRPr="00E468A3">
              <w:rPr>
                <w:rFonts w:eastAsia="Calibri" w:cstheme="minorHAnsi"/>
              </w:rPr>
              <w:t>Fianarantsoa</w:t>
            </w:r>
          </w:p>
        </w:tc>
        <w:tc>
          <w:tcPr>
            <w:tcW w:w="1362" w:type="pct"/>
            <w:vAlign w:val="center"/>
          </w:tcPr>
          <w:p w14:paraId="491FA8D5" w14:textId="77777777" w:rsidR="00E468A3" w:rsidRPr="00031A77" w:rsidRDefault="00E468A3" w:rsidP="0021463E">
            <w:pPr>
              <w:rPr>
                <w:rFonts w:eastAsia="Calibri" w:cstheme="minorHAnsi"/>
                <w:lang w:val="fr-FR"/>
              </w:rPr>
            </w:pPr>
            <w:r w:rsidRPr="00031A77">
              <w:rPr>
                <w:rFonts w:eastAsia="Calibri" w:cstheme="minorHAnsi"/>
                <w:lang w:val="fr-FR"/>
              </w:rPr>
              <w:t>Elaboration de la répartition annuelle</w:t>
            </w:r>
          </w:p>
          <w:p w14:paraId="5E9CC307" w14:textId="77777777" w:rsidR="00E468A3" w:rsidRPr="00031A77" w:rsidRDefault="00E468A3" w:rsidP="0021463E">
            <w:pPr>
              <w:rPr>
                <w:rFonts w:eastAsia="Calibri" w:cstheme="minorHAnsi"/>
                <w:lang w:val="fr-FR"/>
              </w:rPr>
            </w:pPr>
            <w:r w:rsidRPr="00031A77">
              <w:rPr>
                <w:rFonts w:eastAsia="Calibri" w:cstheme="minorHAnsi"/>
                <w:lang w:val="fr-FR"/>
              </w:rPr>
              <w:t xml:space="preserve">Bilan de l’année scolaire écoulée </w:t>
            </w:r>
          </w:p>
        </w:tc>
        <w:tc>
          <w:tcPr>
            <w:tcW w:w="1129" w:type="pct"/>
            <w:vAlign w:val="center"/>
          </w:tcPr>
          <w:p w14:paraId="3EF2C09B" w14:textId="77777777" w:rsidR="00E468A3" w:rsidRPr="00031A77" w:rsidRDefault="00E468A3" w:rsidP="0021463E">
            <w:pPr>
              <w:rPr>
                <w:rFonts w:eastAsia="Calibri" w:cstheme="minorHAnsi"/>
                <w:lang w:val="fr-FR"/>
              </w:rPr>
            </w:pPr>
            <w:r w:rsidRPr="00031A77">
              <w:rPr>
                <w:rFonts w:eastAsia="Calibri" w:cstheme="minorHAnsi"/>
                <w:lang w:val="fr-FR"/>
              </w:rPr>
              <w:t>Avant la rentrée des jeunes (fin août ou début septembre)</w:t>
            </w:r>
          </w:p>
        </w:tc>
      </w:tr>
      <w:tr w:rsidR="00E468A3" w:rsidRPr="00031A77" w14:paraId="724149C2" w14:textId="77777777" w:rsidTr="0021463E">
        <w:trPr>
          <w:trHeight w:val="994"/>
        </w:trPr>
        <w:tc>
          <w:tcPr>
            <w:tcW w:w="1377" w:type="pct"/>
            <w:vAlign w:val="center"/>
          </w:tcPr>
          <w:p w14:paraId="342E621E" w14:textId="77777777" w:rsidR="00E468A3" w:rsidRPr="00E468A3" w:rsidRDefault="00E468A3" w:rsidP="0021463E">
            <w:pPr>
              <w:rPr>
                <w:rFonts w:eastAsia="Calibri" w:cstheme="minorHAnsi"/>
              </w:rPr>
            </w:pPr>
            <w:r w:rsidRPr="00E468A3">
              <w:rPr>
                <w:rFonts w:eastAsia="Calibri" w:cstheme="minorHAnsi"/>
              </w:rPr>
              <w:t xml:space="preserve">MIARAKA </w:t>
            </w:r>
            <w:proofErr w:type="spellStart"/>
            <w:r w:rsidRPr="00E468A3">
              <w:rPr>
                <w:rFonts w:eastAsia="Calibri" w:cstheme="minorHAnsi"/>
              </w:rPr>
              <w:t>Régional</w:t>
            </w:r>
            <w:proofErr w:type="spellEnd"/>
            <w:r w:rsidRPr="00E468A3">
              <w:rPr>
                <w:rFonts w:eastAsia="Calibri" w:cstheme="minorHAnsi"/>
              </w:rPr>
              <w:t xml:space="preserve"> 2</w:t>
            </w:r>
          </w:p>
        </w:tc>
        <w:tc>
          <w:tcPr>
            <w:tcW w:w="1132" w:type="pct"/>
            <w:vAlign w:val="center"/>
          </w:tcPr>
          <w:p w14:paraId="7276F73C" w14:textId="77777777" w:rsidR="00E468A3" w:rsidRPr="00E468A3" w:rsidRDefault="00E468A3" w:rsidP="0021463E">
            <w:pPr>
              <w:rPr>
                <w:rFonts w:eastAsia="Calibri" w:cstheme="minorHAnsi"/>
              </w:rPr>
            </w:pPr>
            <w:r w:rsidRPr="00E468A3">
              <w:rPr>
                <w:rFonts w:eastAsia="Calibri" w:cstheme="minorHAnsi"/>
              </w:rPr>
              <w:t>Fianarantsoa</w:t>
            </w:r>
          </w:p>
        </w:tc>
        <w:tc>
          <w:tcPr>
            <w:tcW w:w="1362" w:type="pct"/>
            <w:vAlign w:val="center"/>
          </w:tcPr>
          <w:p w14:paraId="58F79D93" w14:textId="77777777" w:rsidR="00E468A3" w:rsidRPr="00031A77" w:rsidRDefault="00E468A3" w:rsidP="0021463E">
            <w:pPr>
              <w:rPr>
                <w:rFonts w:eastAsia="Calibri" w:cstheme="minorHAnsi"/>
                <w:lang w:val="fr-FR"/>
              </w:rPr>
            </w:pPr>
            <w:r w:rsidRPr="00031A77">
              <w:rPr>
                <w:rFonts w:eastAsia="Calibri" w:cstheme="minorHAnsi"/>
                <w:lang w:val="fr-FR"/>
              </w:rPr>
              <w:t>A définir par le coordinateur pédagogique et le RPF</w:t>
            </w:r>
          </w:p>
        </w:tc>
        <w:tc>
          <w:tcPr>
            <w:tcW w:w="1129" w:type="pct"/>
            <w:vAlign w:val="center"/>
          </w:tcPr>
          <w:p w14:paraId="2E64F615" w14:textId="77777777" w:rsidR="00E468A3" w:rsidRPr="00031A77" w:rsidRDefault="00E468A3" w:rsidP="0021463E">
            <w:pPr>
              <w:rPr>
                <w:rFonts w:eastAsia="Calibri" w:cstheme="minorHAnsi"/>
                <w:lang w:val="fr-FR"/>
              </w:rPr>
            </w:pPr>
            <w:r w:rsidRPr="00031A77">
              <w:rPr>
                <w:rFonts w:eastAsia="Calibri" w:cstheme="minorHAnsi"/>
                <w:lang w:val="fr-FR"/>
              </w:rPr>
              <w:t>Durant les vacances de Noël</w:t>
            </w:r>
          </w:p>
        </w:tc>
      </w:tr>
      <w:tr w:rsidR="00E468A3" w:rsidRPr="00031A77" w14:paraId="465130E8" w14:textId="77777777" w:rsidTr="0021463E">
        <w:trPr>
          <w:trHeight w:val="994"/>
        </w:trPr>
        <w:tc>
          <w:tcPr>
            <w:tcW w:w="1377" w:type="pct"/>
            <w:vAlign w:val="center"/>
          </w:tcPr>
          <w:p w14:paraId="4DB79847" w14:textId="77777777" w:rsidR="00E468A3" w:rsidRPr="00E468A3" w:rsidRDefault="00E468A3" w:rsidP="0021463E">
            <w:pPr>
              <w:rPr>
                <w:rFonts w:eastAsia="Calibri" w:cstheme="minorHAnsi"/>
              </w:rPr>
            </w:pPr>
            <w:r w:rsidRPr="00E468A3">
              <w:rPr>
                <w:rFonts w:eastAsia="Calibri" w:cstheme="minorHAnsi"/>
              </w:rPr>
              <w:t xml:space="preserve">MIARAKA </w:t>
            </w:r>
            <w:proofErr w:type="spellStart"/>
            <w:r w:rsidRPr="00E468A3">
              <w:rPr>
                <w:rFonts w:eastAsia="Calibri" w:cstheme="minorHAnsi"/>
              </w:rPr>
              <w:t>Régional</w:t>
            </w:r>
            <w:proofErr w:type="spellEnd"/>
            <w:r w:rsidRPr="00E468A3">
              <w:rPr>
                <w:rFonts w:eastAsia="Calibri" w:cstheme="minorHAnsi"/>
              </w:rPr>
              <w:t xml:space="preserve"> 3</w:t>
            </w:r>
          </w:p>
        </w:tc>
        <w:tc>
          <w:tcPr>
            <w:tcW w:w="1132" w:type="pct"/>
            <w:vAlign w:val="center"/>
          </w:tcPr>
          <w:p w14:paraId="1759BEED" w14:textId="77777777" w:rsidR="00E468A3" w:rsidRPr="00E468A3" w:rsidRDefault="00E468A3" w:rsidP="0021463E">
            <w:pPr>
              <w:rPr>
                <w:rFonts w:eastAsia="Calibri" w:cstheme="minorHAnsi"/>
              </w:rPr>
            </w:pPr>
            <w:r w:rsidRPr="00E468A3">
              <w:rPr>
                <w:rFonts w:eastAsia="Calibri" w:cstheme="minorHAnsi"/>
              </w:rPr>
              <w:t>Fianarantsoa</w:t>
            </w:r>
          </w:p>
        </w:tc>
        <w:tc>
          <w:tcPr>
            <w:tcW w:w="1362" w:type="pct"/>
            <w:vAlign w:val="center"/>
          </w:tcPr>
          <w:p w14:paraId="68FE497C" w14:textId="77777777" w:rsidR="00E468A3" w:rsidRPr="00031A77" w:rsidRDefault="00E468A3" w:rsidP="0021463E">
            <w:pPr>
              <w:rPr>
                <w:rFonts w:eastAsia="Calibri" w:cstheme="minorHAnsi"/>
                <w:lang w:val="fr-FR"/>
              </w:rPr>
            </w:pPr>
            <w:r w:rsidRPr="00031A77">
              <w:rPr>
                <w:rFonts w:eastAsia="Calibri" w:cstheme="minorHAnsi"/>
                <w:lang w:val="fr-FR"/>
              </w:rPr>
              <w:t>A définir par le coordinateur pédagogique et le RPF</w:t>
            </w:r>
          </w:p>
        </w:tc>
        <w:tc>
          <w:tcPr>
            <w:tcW w:w="1129" w:type="pct"/>
            <w:vAlign w:val="center"/>
          </w:tcPr>
          <w:p w14:paraId="7E560D82" w14:textId="49F06437" w:rsidR="00E468A3" w:rsidRPr="00031A77" w:rsidRDefault="00E468A3" w:rsidP="0021463E">
            <w:pPr>
              <w:rPr>
                <w:rFonts w:eastAsia="Calibri" w:cstheme="minorHAnsi"/>
                <w:lang w:val="fr-FR"/>
              </w:rPr>
            </w:pPr>
            <w:r w:rsidRPr="00031A77">
              <w:rPr>
                <w:rFonts w:eastAsia="Calibri" w:cstheme="minorHAnsi"/>
                <w:lang w:val="fr-FR"/>
              </w:rPr>
              <w:t>Durant les vacances de Pâques</w:t>
            </w:r>
          </w:p>
        </w:tc>
      </w:tr>
    </w:tbl>
    <w:p w14:paraId="4EF2EA1A" w14:textId="77777777" w:rsidR="00E468A3" w:rsidRPr="00031A77" w:rsidRDefault="00E468A3">
      <w:pPr>
        <w:pStyle w:val="CERESBody"/>
        <w:spacing w:after="80"/>
        <w:rPr>
          <w:b/>
          <w:bCs/>
          <w:lang w:val="fr-FR"/>
        </w:rPr>
      </w:pPr>
    </w:p>
    <w:p w14:paraId="76E1B6A5" w14:textId="641A11BD" w:rsidR="00A81020" w:rsidRDefault="00000000" w:rsidP="00462A2E">
      <w:pPr>
        <w:pStyle w:val="Titre3"/>
      </w:pPr>
      <w:bookmarkStart w:id="19" w:name="_Toc223448045"/>
      <w:r>
        <w:lastRenderedPageBreak/>
        <w:t xml:space="preserve">Examens </w:t>
      </w:r>
      <w:proofErr w:type="spellStart"/>
      <w:r>
        <w:t>Trimestriels</w:t>
      </w:r>
      <w:bookmarkEnd w:id="19"/>
      <w:proofErr w:type="spellEnd"/>
    </w:p>
    <w:p w14:paraId="4C28D85E" w14:textId="77777777" w:rsidR="00A81020" w:rsidRPr="00031A77" w:rsidRDefault="00000000" w:rsidP="00034847">
      <w:pPr>
        <w:pStyle w:val="CERESBody"/>
        <w:spacing w:after="80"/>
        <w:jc w:val="both"/>
        <w:rPr>
          <w:lang w:val="fr-FR"/>
        </w:rPr>
      </w:pPr>
      <w:r w:rsidRPr="00031A77">
        <w:rPr>
          <w:lang w:val="fr-FR"/>
        </w:rPr>
        <w:t>En collaboration avec les collèges partenaires, le Programme CERES coorganise un examen à chaque trimestre.</w:t>
      </w:r>
    </w:p>
    <w:p w14:paraId="560174E0" w14:textId="00F560CC" w:rsidR="00A81020" w:rsidRPr="00797F4E" w:rsidRDefault="00000000">
      <w:pPr>
        <w:pStyle w:val="CERESBody"/>
        <w:spacing w:after="80"/>
        <w:rPr>
          <w:b/>
          <w:bCs/>
          <w:u w:val="single"/>
        </w:rPr>
      </w:pPr>
      <w:proofErr w:type="spellStart"/>
      <w:r w:rsidRPr="00797F4E">
        <w:rPr>
          <w:b/>
          <w:bCs/>
          <w:u w:val="single"/>
        </w:rPr>
        <w:t>Objectifs</w:t>
      </w:r>
      <w:proofErr w:type="spellEnd"/>
      <w:r w:rsidRPr="00797F4E">
        <w:rPr>
          <w:b/>
          <w:bCs/>
          <w:u w:val="single"/>
        </w:rPr>
        <w:t xml:space="preserve"> </w:t>
      </w:r>
      <w:proofErr w:type="spellStart"/>
      <w:r w:rsidR="00797F4E" w:rsidRPr="00797F4E">
        <w:rPr>
          <w:b/>
          <w:bCs/>
          <w:u w:val="single"/>
        </w:rPr>
        <w:t>spécifiques</w:t>
      </w:r>
      <w:proofErr w:type="spellEnd"/>
      <w:r w:rsidR="00797F4E" w:rsidRPr="00797F4E">
        <w:rPr>
          <w:b/>
          <w:bCs/>
          <w:u w:val="single"/>
        </w:rPr>
        <w:t>:</w:t>
      </w:r>
    </w:p>
    <w:p w14:paraId="10ED9057" w14:textId="77777777" w:rsidR="00A81020" w:rsidRPr="00031A77" w:rsidRDefault="00000000">
      <w:pPr>
        <w:pStyle w:val="CERESBody"/>
        <w:numPr>
          <w:ilvl w:val="0"/>
          <w:numId w:val="16"/>
        </w:numPr>
        <w:spacing w:after="80"/>
        <w:rPr>
          <w:lang w:val="fr-FR"/>
        </w:rPr>
      </w:pPr>
      <w:r w:rsidRPr="00031A77">
        <w:rPr>
          <w:lang w:val="fr-FR"/>
        </w:rPr>
        <w:t>Evaluer les acquis des jeunes au cours du trimestre.</w:t>
      </w:r>
    </w:p>
    <w:p w14:paraId="04C720B7" w14:textId="77777777" w:rsidR="00A81020" w:rsidRPr="00031A77" w:rsidRDefault="00000000">
      <w:pPr>
        <w:pStyle w:val="CERESBody"/>
        <w:numPr>
          <w:ilvl w:val="0"/>
          <w:numId w:val="16"/>
        </w:numPr>
        <w:spacing w:after="80"/>
        <w:rPr>
          <w:lang w:val="fr-FR"/>
        </w:rPr>
      </w:pPr>
      <w:r w:rsidRPr="00031A77">
        <w:rPr>
          <w:lang w:val="fr-FR"/>
        </w:rPr>
        <w:t>Soutenir les collèges partenaires dans leur fonctionnement.</w:t>
      </w:r>
    </w:p>
    <w:p w14:paraId="663ECE6A" w14:textId="77777777" w:rsidR="00A81020" w:rsidRPr="00031A77" w:rsidRDefault="00000000">
      <w:pPr>
        <w:pStyle w:val="CERESBody"/>
        <w:numPr>
          <w:ilvl w:val="0"/>
          <w:numId w:val="16"/>
        </w:numPr>
        <w:spacing w:after="80"/>
        <w:rPr>
          <w:lang w:val="fr-FR"/>
        </w:rPr>
      </w:pPr>
      <w:r w:rsidRPr="00031A77">
        <w:rPr>
          <w:lang w:val="fr-FR"/>
        </w:rPr>
        <w:t>Renforcer les équipes pédagogiques inter-établissements en favorisant les échanges entre les enseignants, notamment lors de l’élaboration des sujets et au sein des commissions de correction.</w:t>
      </w:r>
    </w:p>
    <w:p w14:paraId="1281B2B8" w14:textId="77777777" w:rsidR="00A81020" w:rsidRPr="00031A77" w:rsidRDefault="00000000">
      <w:pPr>
        <w:pStyle w:val="CERESBody"/>
        <w:numPr>
          <w:ilvl w:val="0"/>
          <w:numId w:val="16"/>
        </w:numPr>
        <w:spacing w:after="80"/>
        <w:rPr>
          <w:lang w:val="fr-FR"/>
        </w:rPr>
      </w:pPr>
      <w:r w:rsidRPr="00031A77">
        <w:rPr>
          <w:lang w:val="fr-FR"/>
        </w:rPr>
        <w:t>Permettre à chaque collège de situer les niveaux de ses élèves.</w:t>
      </w:r>
    </w:p>
    <w:p w14:paraId="14B1FA23" w14:textId="77777777" w:rsidR="00A81020" w:rsidRPr="00031A77" w:rsidRDefault="00000000">
      <w:pPr>
        <w:pStyle w:val="CERESBody"/>
        <w:numPr>
          <w:ilvl w:val="0"/>
          <w:numId w:val="16"/>
        </w:numPr>
        <w:spacing w:after="80"/>
        <w:rPr>
          <w:lang w:val="fr-FR"/>
        </w:rPr>
      </w:pPr>
      <w:r w:rsidRPr="00031A77">
        <w:rPr>
          <w:lang w:val="fr-FR"/>
        </w:rPr>
        <w:t>Permettre au CERES d’évaluer l’évolution du niveau des collèges partenaires.</w:t>
      </w:r>
    </w:p>
    <w:p w14:paraId="0AD5DA86" w14:textId="77777777" w:rsidR="00A81020" w:rsidRPr="00031A77" w:rsidRDefault="00000000">
      <w:pPr>
        <w:pStyle w:val="CERESBody"/>
        <w:numPr>
          <w:ilvl w:val="0"/>
          <w:numId w:val="16"/>
        </w:numPr>
        <w:spacing w:after="80"/>
        <w:rPr>
          <w:lang w:val="fr-FR"/>
        </w:rPr>
      </w:pPr>
      <w:r w:rsidRPr="00031A77">
        <w:rPr>
          <w:lang w:val="fr-FR"/>
        </w:rPr>
        <w:t>Disposer d’un indicateur de résultat sur l’action menée auprès des collèges.</w:t>
      </w:r>
    </w:p>
    <w:p w14:paraId="492CF6EF" w14:textId="5E0F49E6" w:rsidR="00A81020" w:rsidRDefault="00797F4E">
      <w:pPr>
        <w:pStyle w:val="CERESBody"/>
        <w:spacing w:after="80"/>
      </w:pPr>
      <w:proofErr w:type="spellStart"/>
      <w:r w:rsidRPr="00797F4E">
        <w:rPr>
          <w:b/>
          <w:bCs/>
        </w:rPr>
        <w:t>Périodicité</w:t>
      </w:r>
      <w:proofErr w:type="spellEnd"/>
      <w:r w:rsidRPr="00797F4E">
        <w:rPr>
          <w:b/>
          <w:bCs/>
        </w:rPr>
        <w:t>:</w:t>
      </w:r>
      <w:r>
        <w:t xml:space="preserve"> </w:t>
      </w:r>
      <w:proofErr w:type="spellStart"/>
      <w:r>
        <w:t>Trimestrielle</w:t>
      </w:r>
      <w:proofErr w:type="spellEnd"/>
    </w:p>
    <w:p w14:paraId="5D0A07C3" w14:textId="31FA4767" w:rsidR="00A81020" w:rsidRDefault="00167C14">
      <w:pPr>
        <w:pStyle w:val="CERESBody"/>
      </w:pPr>
      <w:r w:rsidRPr="00F82A50">
        <w:rPr>
          <w:rFonts w:asciiTheme="minorHAnsi" w:eastAsia="Calibri" w:hAnsiTheme="minorHAnsi" w:cstheme="minorHAnsi"/>
          <w:b/>
          <w:i/>
          <w:noProof/>
          <w:sz w:val="24"/>
          <w:u w:val="single"/>
        </w:rPr>
        <w:drawing>
          <wp:inline distT="0" distB="0" distL="0" distR="0" wp14:anchorId="6992021F" wp14:editId="4F9CBE99">
            <wp:extent cx="6126480" cy="4357438"/>
            <wp:effectExtent l="0" t="0" r="7620" b="5080"/>
            <wp:docPr id="2" name="Image 203730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37300947"/>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6126480" cy="4357438"/>
                    </a:xfrm>
                    <a:prstGeom prst="rect">
                      <a:avLst/>
                    </a:prstGeom>
                    <a:noFill/>
                    <a:ln>
                      <a:noFill/>
                    </a:ln>
                  </pic:spPr>
                </pic:pic>
              </a:graphicData>
            </a:graphic>
          </wp:inline>
        </w:drawing>
      </w:r>
    </w:p>
    <w:p w14:paraId="64D8B4FB" w14:textId="705C562E" w:rsidR="00A81020" w:rsidRPr="00031A77" w:rsidRDefault="00000000" w:rsidP="00034847">
      <w:pPr>
        <w:pStyle w:val="CERESBody"/>
        <w:spacing w:after="80"/>
        <w:jc w:val="both"/>
        <w:rPr>
          <w:lang w:val="fr-FR"/>
        </w:rPr>
      </w:pPr>
      <w:r w:rsidRPr="00031A77">
        <w:rPr>
          <w:lang w:val="fr-FR"/>
        </w:rPr>
        <w:t xml:space="preserve">PROMES participe à la duplication des sujets d’examen pour les matières </w:t>
      </w:r>
      <w:proofErr w:type="gramStart"/>
      <w:r w:rsidR="00034847" w:rsidRPr="00031A77">
        <w:rPr>
          <w:lang w:val="fr-FR"/>
        </w:rPr>
        <w:t>suivantes:</w:t>
      </w:r>
      <w:proofErr w:type="gramEnd"/>
      <w:r w:rsidRPr="00031A77">
        <w:rPr>
          <w:lang w:val="fr-FR"/>
        </w:rPr>
        <w:t xml:space="preserve">  mathématiques, physiques chimie, malagasy et français, ainsi qu’à la prise en charge des repas des enseignants pendant la commission de correction.</w:t>
      </w:r>
    </w:p>
    <w:p w14:paraId="68A3E5A9" w14:textId="03B3D654" w:rsidR="00A81020" w:rsidRPr="00031A77" w:rsidRDefault="00000000" w:rsidP="00462A2E">
      <w:pPr>
        <w:pStyle w:val="Titre3"/>
        <w:rPr>
          <w:lang w:val="fr-FR"/>
        </w:rPr>
      </w:pPr>
      <w:bookmarkStart w:id="20" w:name="_Toc223448046"/>
      <w:r w:rsidRPr="00031A77">
        <w:rPr>
          <w:lang w:val="fr-FR"/>
        </w:rPr>
        <w:lastRenderedPageBreak/>
        <w:t>Cantine Scolaire (CASCO</w:t>
      </w:r>
      <w:proofErr w:type="gramStart"/>
      <w:r w:rsidR="009F39DD" w:rsidRPr="00031A77">
        <w:rPr>
          <w:lang w:val="fr-FR"/>
        </w:rPr>
        <w:t>):</w:t>
      </w:r>
      <w:proofErr w:type="gramEnd"/>
      <w:r w:rsidRPr="00031A77">
        <w:rPr>
          <w:lang w:val="fr-FR"/>
        </w:rPr>
        <w:t xml:space="preserve"> (ANNEXE 6 convention CASCO)</w:t>
      </w:r>
      <w:bookmarkEnd w:id="20"/>
    </w:p>
    <w:p w14:paraId="72AE747C" w14:textId="428D5EF3" w:rsidR="00A81020" w:rsidRPr="00167C14" w:rsidRDefault="00000000">
      <w:pPr>
        <w:pStyle w:val="CERESBody"/>
        <w:spacing w:after="80"/>
        <w:rPr>
          <w:b/>
          <w:bCs/>
          <w:u w:val="single"/>
        </w:rPr>
      </w:pPr>
      <w:proofErr w:type="spellStart"/>
      <w:r w:rsidRPr="00167C14">
        <w:rPr>
          <w:b/>
          <w:bCs/>
          <w:u w:val="single"/>
        </w:rPr>
        <w:t>Objectifs</w:t>
      </w:r>
      <w:proofErr w:type="spellEnd"/>
      <w:r w:rsidRPr="00167C14">
        <w:rPr>
          <w:b/>
          <w:bCs/>
          <w:u w:val="single"/>
        </w:rPr>
        <w:t xml:space="preserve"> </w:t>
      </w:r>
      <w:proofErr w:type="spellStart"/>
      <w:r w:rsidR="00167C14" w:rsidRPr="00167C14">
        <w:rPr>
          <w:b/>
          <w:bCs/>
          <w:u w:val="single"/>
        </w:rPr>
        <w:t>spécifiques</w:t>
      </w:r>
      <w:proofErr w:type="spellEnd"/>
      <w:r w:rsidR="00167C14" w:rsidRPr="00167C14">
        <w:rPr>
          <w:b/>
          <w:bCs/>
          <w:u w:val="single"/>
        </w:rPr>
        <w:t>:</w:t>
      </w:r>
    </w:p>
    <w:p w14:paraId="29B7AF10" w14:textId="77777777" w:rsidR="00A81020" w:rsidRPr="00031A77" w:rsidRDefault="00000000">
      <w:pPr>
        <w:pStyle w:val="CERESBody"/>
        <w:numPr>
          <w:ilvl w:val="0"/>
          <w:numId w:val="17"/>
        </w:numPr>
        <w:spacing w:after="80"/>
        <w:rPr>
          <w:lang w:val="fr-FR"/>
        </w:rPr>
      </w:pPr>
      <w:r w:rsidRPr="00031A77">
        <w:rPr>
          <w:lang w:val="fr-FR"/>
        </w:rPr>
        <w:t>Améliorer les conditions de travail des jeunes en distribuant des repas quotidiens à la cantine pendant la période de soudure.</w:t>
      </w:r>
    </w:p>
    <w:p w14:paraId="06C3AF97" w14:textId="77777777" w:rsidR="00A81020" w:rsidRPr="00031A77" w:rsidRDefault="00000000">
      <w:pPr>
        <w:pStyle w:val="CERESBody"/>
        <w:numPr>
          <w:ilvl w:val="0"/>
          <w:numId w:val="17"/>
        </w:numPr>
        <w:spacing w:after="80"/>
        <w:rPr>
          <w:lang w:val="fr-FR"/>
        </w:rPr>
      </w:pPr>
      <w:r w:rsidRPr="00031A77">
        <w:rPr>
          <w:lang w:val="fr-FR"/>
        </w:rPr>
        <w:t>Lutter contre l'insécurité alimentaire durant la période de soudure.</w:t>
      </w:r>
    </w:p>
    <w:p w14:paraId="1C33DEDE" w14:textId="77777777" w:rsidR="00A81020" w:rsidRPr="00031A77" w:rsidRDefault="00000000">
      <w:pPr>
        <w:pStyle w:val="CERESBody"/>
        <w:numPr>
          <w:ilvl w:val="0"/>
          <w:numId w:val="17"/>
        </w:numPr>
        <w:spacing w:after="80"/>
        <w:rPr>
          <w:lang w:val="fr-FR"/>
        </w:rPr>
      </w:pPr>
      <w:r w:rsidRPr="00031A77">
        <w:rPr>
          <w:lang w:val="fr-FR"/>
        </w:rPr>
        <w:t>Lutter contre le décrochage scolaire.</w:t>
      </w:r>
    </w:p>
    <w:p w14:paraId="0CF9A82B" w14:textId="0E7966CE" w:rsidR="00A81020" w:rsidRPr="00031A77" w:rsidRDefault="00167C14" w:rsidP="00034847">
      <w:pPr>
        <w:pStyle w:val="CERESBody"/>
        <w:spacing w:after="80"/>
        <w:jc w:val="both"/>
        <w:rPr>
          <w:lang w:val="fr-FR"/>
        </w:rPr>
      </w:pPr>
      <w:proofErr w:type="gramStart"/>
      <w:r w:rsidRPr="00031A77">
        <w:rPr>
          <w:b/>
          <w:bCs/>
          <w:lang w:val="fr-FR"/>
        </w:rPr>
        <w:t>Périodicité:</w:t>
      </w:r>
      <w:proofErr w:type="gramEnd"/>
      <w:r w:rsidRPr="00031A77">
        <w:rPr>
          <w:lang w:val="fr-FR"/>
        </w:rPr>
        <w:t xml:space="preserve"> durant la période de soudure (60 jours ouvrés).</w:t>
      </w:r>
    </w:p>
    <w:p w14:paraId="60B531F7" w14:textId="77777777" w:rsidR="00A81020" w:rsidRPr="00031A77" w:rsidRDefault="00000000" w:rsidP="00034847">
      <w:pPr>
        <w:pStyle w:val="CERESBody"/>
        <w:spacing w:after="80"/>
        <w:jc w:val="both"/>
        <w:rPr>
          <w:lang w:val="fr-FR"/>
        </w:rPr>
      </w:pPr>
      <w:r w:rsidRPr="00031A77">
        <w:rPr>
          <w:lang w:val="fr-FR"/>
        </w:rPr>
        <w:t>Au sein de la FEFFI, (</w:t>
      </w:r>
      <w:proofErr w:type="spellStart"/>
      <w:r w:rsidRPr="00031A77">
        <w:rPr>
          <w:lang w:val="fr-FR"/>
        </w:rPr>
        <w:t>Farimbon’Ezaka</w:t>
      </w:r>
      <w:proofErr w:type="spellEnd"/>
      <w:r w:rsidRPr="00031A77">
        <w:rPr>
          <w:lang w:val="fr-FR"/>
        </w:rPr>
        <w:t xml:space="preserve"> ho </w:t>
      </w:r>
      <w:proofErr w:type="spellStart"/>
      <w:r w:rsidRPr="00031A77">
        <w:rPr>
          <w:lang w:val="fr-FR"/>
        </w:rPr>
        <w:t>Fampivoarana</w:t>
      </w:r>
      <w:proofErr w:type="spellEnd"/>
      <w:r w:rsidRPr="00031A77">
        <w:rPr>
          <w:lang w:val="fr-FR"/>
        </w:rPr>
        <w:t xml:space="preserve"> </w:t>
      </w:r>
      <w:proofErr w:type="spellStart"/>
      <w:r w:rsidRPr="00031A77">
        <w:rPr>
          <w:lang w:val="fr-FR"/>
        </w:rPr>
        <w:t>ny</w:t>
      </w:r>
      <w:proofErr w:type="spellEnd"/>
      <w:r w:rsidRPr="00031A77">
        <w:rPr>
          <w:lang w:val="fr-FR"/>
        </w:rPr>
        <w:t xml:space="preserve"> </w:t>
      </w:r>
      <w:proofErr w:type="spellStart"/>
      <w:r w:rsidRPr="00031A77">
        <w:rPr>
          <w:lang w:val="fr-FR"/>
        </w:rPr>
        <w:t>Fanabeazana</w:t>
      </w:r>
      <w:proofErr w:type="spellEnd"/>
      <w:r w:rsidRPr="00031A77">
        <w:rPr>
          <w:lang w:val="fr-FR"/>
        </w:rPr>
        <w:t xml:space="preserve"> </w:t>
      </w:r>
      <w:proofErr w:type="spellStart"/>
      <w:r w:rsidRPr="00031A77">
        <w:rPr>
          <w:lang w:val="fr-FR"/>
        </w:rPr>
        <w:t>eny</w:t>
      </w:r>
      <w:proofErr w:type="spellEnd"/>
      <w:r w:rsidRPr="00031A77">
        <w:rPr>
          <w:lang w:val="fr-FR"/>
        </w:rPr>
        <w:t xml:space="preserve"> </w:t>
      </w:r>
      <w:proofErr w:type="spellStart"/>
      <w:r w:rsidRPr="00031A77">
        <w:rPr>
          <w:lang w:val="fr-FR"/>
        </w:rPr>
        <w:t>Ifotony</w:t>
      </w:r>
      <w:proofErr w:type="spellEnd"/>
      <w:r w:rsidRPr="00031A77">
        <w:rPr>
          <w:lang w:val="fr-FR"/>
        </w:rPr>
        <w:t xml:space="preserve">), un bureau du CASCO est constitué, dont les membres sont rémunérés à hauteur de cinq mille ariarys par jour (5 000ar). Ce bureau rend des comptes à l’ensemble des parents d’élèves. Le bureau de la CASCO est renouvelable tous les deux ans. PROMES construit un grenier ou réhabilite et sécurise un espace pour chaque collège afin de stocker l’apport en paddy de chaque élève, qui est de 123 </w:t>
      </w:r>
      <w:proofErr w:type="spellStart"/>
      <w:r w:rsidRPr="00031A77">
        <w:rPr>
          <w:lang w:val="fr-FR"/>
        </w:rPr>
        <w:t>kp</w:t>
      </w:r>
      <w:proofErr w:type="spellEnd"/>
      <w:r w:rsidRPr="00031A77">
        <w:rPr>
          <w:lang w:val="fr-FR"/>
        </w:rPr>
        <w:t xml:space="preserve"> pendant la période de récolte, pour financer la CASCO de l’année suivante.</w:t>
      </w:r>
    </w:p>
    <w:p w14:paraId="224AC15A" w14:textId="77777777" w:rsidR="00A81020" w:rsidRPr="00031A77" w:rsidRDefault="00000000" w:rsidP="001514ED">
      <w:pPr>
        <w:pStyle w:val="CERESBody"/>
        <w:spacing w:after="80"/>
        <w:jc w:val="both"/>
        <w:rPr>
          <w:lang w:val="fr-FR"/>
        </w:rPr>
      </w:pPr>
      <w:r w:rsidRPr="00031A77">
        <w:rPr>
          <w:lang w:val="fr-FR"/>
        </w:rPr>
        <w:t>Une convention est signée chaque année avec les collèges partenaires et les FEFFI. Elle est ajustable en fonction de l’effectif réel des participants au CASCO. (Cf. Annexe : Contrat CASCO)</w:t>
      </w:r>
    </w:p>
    <w:p w14:paraId="28E84D66" w14:textId="77777777" w:rsidR="00A81020" w:rsidRPr="00031A77" w:rsidRDefault="00000000" w:rsidP="001514ED">
      <w:pPr>
        <w:pStyle w:val="CERESBody"/>
        <w:spacing w:after="80"/>
        <w:jc w:val="both"/>
        <w:rPr>
          <w:lang w:val="fr-FR"/>
        </w:rPr>
      </w:pPr>
      <w:r w:rsidRPr="00031A77">
        <w:rPr>
          <w:lang w:val="fr-FR"/>
        </w:rPr>
        <w:t>Le taux de participation de CERES (subvention pour les 2e et les 3e enfants) et la possibilité de subventionner des élèves « boursiers CASCO » doivent être rediscutés chaque année.</w:t>
      </w:r>
    </w:p>
    <w:p w14:paraId="72EE0244" w14:textId="77777777" w:rsidR="00A81020" w:rsidRPr="00031A77" w:rsidRDefault="00000000" w:rsidP="001514ED">
      <w:pPr>
        <w:pStyle w:val="CERESBody"/>
        <w:spacing w:after="80"/>
        <w:jc w:val="both"/>
        <w:rPr>
          <w:lang w:val="fr-FR"/>
        </w:rPr>
      </w:pPr>
      <w:r w:rsidRPr="00031A77">
        <w:rPr>
          <w:lang w:val="fr-FR"/>
        </w:rPr>
        <w:t>Durant la période de récolte (mars-avril-mai), les RIR collaborent avec les FEFFI pour l’apport des cotisations en paddy dans les greniers, en prévision du CASCO de la période de soudure suivante.</w:t>
      </w:r>
    </w:p>
    <w:p w14:paraId="2FD9DE18" w14:textId="496F53B3" w:rsidR="00A81020" w:rsidRPr="00031A77" w:rsidRDefault="00000000">
      <w:pPr>
        <w:pStyle w:val="CERESBody"/>
        <w:spacing w:after="80"/>
        <w:rPr>
          <w:b/>
          <w:bCs/>
          <w:lang w:val="fr-FR"/>
        </w:rPr>
      </w:pPr>
      <w:r w:rsidRPr="00031A77">
        <w:rPr>
          <w:b/>
          <w:bCs/>
          <w:lang w:val="fr-FR"/>
        </w:rPr>
        <w:t xml:space="preserve">Chronogramme de </w:t>
      </w:r>
      <w:proofErr w:type="gramStart"/>
      <w:r w:rsidR="00A3556D" w:rsidRPr="00031A77">
        <w:rPr>
          <w:b/>
          <w:bCs/>
          <w:lang w:val="fr-FR"/>
        </w:rPr>
        <w:t>réalisation:</w:t>
      </w:r>
      <w:proofErr w:type="gramEnd"/>
    </w:p>
    <w:p w14:paraId="542A0E11" w14:textId="20AF4A41" w:rsidR="00A81020" w:rsidRPr="00031A77" w:rsidRDefault="00000000">
      <w:pPr>
        <w:pStyle w:val="CERESBody"/>
        <w:spacing w:after="80"/>
        <w:rPr>
          <w:lang w:val="fr-FR"/>
        </w:rPr>
      </w:pPr>
      <w:r w:rsidRPr="00031A77">
        <w:rPr>
          <w:b/>
          <w:bCs/>
          <w:lang w:val="fr-FR"/>
        </w:rPr>
        <w:t xml:space="preserve">Mars – </w:t>
      </w:r>
      <w:proofErr w:type="gramStart"/>
      <w:r w:rsidR="00A3556D" w:rsidRPr="00031A77">
        <w:rPr>
          <w:b/>
          <w:bCs/>
          <w:lang w:val="fr-FR"/>
        </w:rPr>
        <w:t>Avril:</w:t>
      </w:r>
      <w:proofErr w:type="gramEnd"/>
      <w:r w:rsidRPr="00031A77">
        <w:rPr>
          <w:lang w:val="fr-FR"/>
        </w:rPr>
        <w:t xml:space="preserve"> Sensibilisation des parents à l’importance de la cantine scolaire</w:t>
      </w:r>
    </w:p>
    <w:p w14:paraId="6C6A89B9" w14:textId="3D458A25" w:rsidR="00A81020" w:rsidRPr="00031A77" w:rsidRDefault="00000000">
      <w:pPr>
        <w:pStyle w:val="CERESBody"/>
        <w:spacing w:after="80"/>
        <w:rPr>
          <w:lang w:val="fr-FR"/>
        </w:rPr>
      </w:pPr>
      <w:r w:rsidRPr="00031A77">
        <w:rPr>
          <w:b/>
          <w:bCs/>
          <w:lang w:val="fr-FR"/>
        </w:rPr>
        <w:t xml:space="preserve">Avril, Mai – </w:t>
      </w:r>
      <w:proofErr w:type="gramStart"/>
      <w:r w:rsidR="001514ED" w:rsidRPr="00031A77">
        <w:rPr>
          <w:b/>
          <w:bCs/>
          <w:lang w:val="fr-FR"/>
        </w:rPr>
        <w:t>juin:</w:t>
      </w:r>
      <w:proofErr w:type="gramEnd"/>
      <w:r w:rsidRPr="00031A77">
        <w:rPr>
          <w:lang w:val="fr-FR"/>
        </w:rPr>
        <w:t xml:space="preserve"> Récolte des participations des parents.</w:t>
      </w:r>
    </w:p>
    <w:p w14:paraId="4E327F75" w14:textId="1303750F" w:rsidR="00A81020" w:rsidRPr="00031A77" w:rsidRDefault="001514ED">
      <w:pPr>
        <w:pStyle w:val="CERESBody"/>
        <w:spacing w:after="80"/>
        <w:rPr>
          <w:lang w:val="fr-FR"/>
        </w:rPr>
      </w:pPr>
      <w:proofErr w:type="gramStart"/>
      <w:r w:rsidRPr="00031A77">
        <w:rPr>
          <w:b/>
          <w:bCs/>
          <w:lang w:val="fr-FR"/>
        </w:rPr>
        <w:t>Septembre:</w:t>
      </w:r>
      <w:proofErr w:type="gramEnd"/>
      <w:r w:rsidRPr="00031A77">
        <w:rPr>
          <w:lang w:val="fr-FR"/>
        </w:rPr>
        <w:t xml:space="preserve">  Préparation et organisation de la CASCO</w:t>
      </w:r>
    </w:p>
    <w:p w14:paraId="02509216" w14:textId="6BB52DE3" w:rsidR="00A81020" w:rsidRPr="00031A77" w:rsidRDefault="00000000">
      <w:pPr>
        <w:pStyle w:val="CERESBody"/>
        <w:spacing w:after="80"/>
        <w:rPr>
          <w:lang w:val="fr-FR"/>
        </w:rPr>
      </w:pPr>
      <w:r w:rsidRPr="00031A77">
        <w:rPr>
          <w:b/>
          <w:bCs/>
          <w:lang w:val="fr-FR"/>
        </w:rPr>
        <w:t xml:space="preserve">3 </w:t>
      </w:r>
      <w:proofErr w:type="gramStart"/>
      <w:r w:rsidR="001514ED" w:rsidRPr="00031A77">
        <w:rPr>
          <w:b/>
          <w:bCs/>
          <w:lang w:val="fr-FR"/>
        </w:rPr>
        <w:t>octobre</w:t>
      </w:r>
      <w:r w:rsidR="001514ED" w:rsidRPr="00031A77">
        <w:rPr>
          <w:lang w:val="fr-FR"/>
        </w:rPr>
        <w:t>:</w:t>
      </w:r>
      <w:proofErr w:type="gramEnd"/>
      <w:r w:rsidRPr="00031A77">
        <w:rPr>
          <w:lang w:val="fr-FR"/>
        </w:rPr>
        <w:t xml:space="preserve"> fin des inscriptions</w:t>
      </w:r>
    </w:p>
    <w:p w14:paraId="6800FCA7" w14:textId="5AB40D3B" w:rsidR="00A81020" w:rsidRPr="00031A77" w:rsidRDefault="00000000">
      <w:pPr>
        <w:pStyle w:val="CERESBody"/>
        <w:spacing w:after="80"/>
        <w:rPr>
          <w:lang w:val="fr-FR"/>
        </w:rPr>
      </w:pPr>
      <w:r w:rsidRPr="00031A77">
        <w:rPr>
          <w:b/>
          <w:bCs/>
          <w:lang w:val="fr-FR"/>
        </w:rPr>
        <w:t xml:space="preserve">20 </w:t>
      </w:r>
      <w:proofErr w:type="gramStart"/>
      <w:r w:rsidR="001514ED" w:rsidRPr="00031A77">
        <w:rPr>
          <w:b/>
          <w:bCs/>
          <w:lang w:val="fr-FR"/>
        </w:rPr>
        <w:t>octobre:</w:t>
      </w:r>
      <w:proofErr w:type="gramEnd"/>
      <w:r w:rsidRPr="00031A77">
        <w:rPr>
          <w:lang w:val="fr-FR"/>
        </w:rPr>
        <w:t xml:space="preserve"> début de la cantine scolaire</w:t>
      </w:r>
    </w:p>
    <w:p w14:paraId="08E98863" w14:textId="1F135C5E" w:rsidR="00A81020" w:rsidRPr="00031A77" w:rsidRDefault="00000000" w:rsidP="00462A2E">
      <w:pPr>
        <w:pStyle w:val="Titre3"/>
        <w:rPr>
          <w:lang w:val="fr-FR"/>
        </w:rPr>
      </w:pPr>
      <w:bookmarkStart w:id="21" w:name="_Toc223448047"/>
      <w:r w:rsidRPr="00031A77">
        <w:rPr>
          <w:lang w:val="fr-FR"/>
        </w:rPr>
        <w:t>Points avec les Directeurs des Collèges</w:t>
      </w:r>
      <w:bookmarkEnd w:id="21"/>
    </w:p>
    <w:p w14:paraId="0221EFCC" w14:textId="315E425F" w:rsidR="00A81020" w:rsidRPr="00EB0B80" w:rsidRDefault="00000000">
      <w:pPr>
        <w:pStyle w:val="CERESBody"/>
        <w:spacing w:after="80"/>
        <w:rPr>
          <w:b/>
          <w:bCs/>
          <w:u w:val="single"/>
        </w:rPr>
      </w:pPr>
      <w:proofErr w:type="spellStart"/>
      <w:r w:rsidRPr="00EB0B80">
        <w:rPr>
          <w:b/>
          <w:bCs/>
          <w:u w:val="single"/>
        </w:rPr>
        <w:t>Objectifs</w:t>
      </w:r>
      <w:proofErr w:type="spellEnd"/>
      <w:r w:rsidRPr="00EB0B80">
        <w:rPr>
          <w:b/>
          <w:bCs/>
          <w:u w:val="single"/>
        </w:rPr>
        <w:t xml:space="preserve"> </w:t>
      </w:r>
      <w:proofErr w:type="spellStart"/>
      <w:r w:rsidR="00EB0B80" w:rsidRPr="00EB0B80">
        <w:rPr>
          <w:b/>
          <w:bCs/>
          <w:u w:val="single"/>
        </w:rPr>
        <w:t>spécifiques</w:t>
      </w:r>
      <w:proofErr w:type="spellEnd"/>
      <w:r w:rsidR="00EB0B80" w:rsidRPr="00EB0B80">
        <w:rPr>
          <w:b/>
          <w:bCs/>
          <w:u w:val="single"/>
        </w:rPr>
        <w:t>:</w:t>
      </w:r>
    </w:p>
    <w:p w14:paraId="6AF91091" w14:textId="77777777" w:rsidR="00A81020" w:rsidRPr="00031A77" w:rsidRDefault="00000000">
      <w:pPr>
        <w:pStyle w:val="CERESBody"/>
        <w:numPr>
          <w:ilvl w:val="0"/>
          <w:numId w:val="165"/>
        </w:numPr>
        <w:spacing w:after="80"/>
        <w:jc w:val="both"/>
        <w:rPr>
          <w:lang w:val="fr-FR"/>
        </w:rPr>
      </w:pPr>
      <w:r w:rsidRPr="00031A77">
        <w:rPr>
          <w:lang w:val="fr-FR"/>
        </w:rPr>
        <w:t>Partager les informations concernant le programme CERES</w:t>
      </w:r>
    </w:p>
    <w:p w14:paraId="6FFD7200" w14:textId="77777777" w:rsidR="00A81020" w:rsidRPr="00031A77" w:rsidRDefault="00000000">
      <w:pPr>
        <w:pStyle w:val="CERESBody"/>
        <w:numPr>
          <w:ilvl w:val="0"/>
          <w:numId w:val="165"/>
        </w:numPr>
        <w:spacing w:after="80"/>
        <w:jc w:val="both"/>
        <w:rPr>
          <w:lang w:val="fr-FR"/>
        </w:rPr>
      </w:pPr>
      <w:r w:rsidRPr="00031A77">
        <w:rPr>
          <w:lang w:val="fr-FR"/>
        </w:rPr>
        <w:t>Accompagner la réflexion sur l'organisation interne de collège.</w:t>
      </w:r>
    </w:p>
    <w:p w14:paraId="690B6D59" w14:textId="77777777" w:rsidR="00A81020" w:rsidRPr="00031A77" w:rsidRDefault="00000000">
      <w:pPr>
        <w:pStyle w:val="CERESBody"/>
        <w:numPr>
          <w:ilvl w:val="0"/>
          <w:numId w:val="165"/>
        </w:numPr>
        <w:spacing w:after="80"/>
        <w:jc w:val="both"/>
        <w:rPr>
          <w:lang w:val="fr-FR"/>
        </w:rPr>
      </w:pPr>
      <w:r w:rsidRPr="00031A77">
        <w:rPr>
          <w:lang w:val="fr-FR"/>
        </w:rPr>
        <w:t>Planifier les activités en collaboration avec le CERES.</w:t>
      </w:r>
    </w:p>
    <w:p w14:paraId="766ED934" w14:textId="77777777" w:rsidR="00A81020" w:rsidRPr="00031A77" w:rsidRDefault="00000000">
      <w:pPr>
        <w:pStyle w:val="CERESBody"/>
        <w:numPr>
          <w:ilvl w:val="0"/>
          <w:numId w:val="165"/>
        </w:numPr>
        <w:spacing w:after="80"/>
        <w:jc w:val="both"/>
        <w:rPr>
          <w:lang w:val="fr-FR"/>
        </w:rPr>
      </w:pPr>
      <w:r w:rsidRPr="00031A77">
        <w:rPr>
          <w:lang w:val="fr-FR"/>
        </w:rPr>
        <w:t>Faire un bilan de la réalisation des activités.</w:t>
      </w:r>
    </w:p>
    <w:p w14:paraId="158F92FC" w14:textId="102AC74B" w:rsidR="00A81020" w:rsidRPr="00031A77" w:rsidRDefault="00EB0B80" w:rsidP="00964527">
      <w:pPr>
        <w:pStyle w:val="CERESBody"/>
        <w:spacing w:after="80"/>
        <w:jc w:val="both"/>
        <w:rPr>
          <w:lang w:val="fr-FR"/>
        </w:rPr>
      </w:pPr>
      <w:proofErr w:type="gramStart"/>
      <w:r w:rsidRPr="00031A77">
        <w:rPr>
          <w:b/>
          <w:bCs/>
          <w:lang w:val="fr-FR"/>
        </w:rPr>
        <w:t>Périodicité:</w:t>
      </w:r>
      <w:proofErr w:type="gramEnd"/>
      <w:r w:rsidRPr="00031A77">
        <w:rPr>
          <w:lang w:val="fr-FR"/>
        </w:rPr>
        <w:t xml:space="preserve"> Hebdomadaire</w:t>
      </w:r>
    </w:p>
    <w:p w14:paraId="40068106" w14:textId="77777777" w:rsidR="00A81020" w:rsidRPr="00031A77" w:rsidRDefault="00000000" w:rsidP="00964527">
      <w:pPr>
        <w:pStyle w:val="CERESBody"/>
        <w:spacing w:after="80"/>
        <w:jc w:val="both"/>
        <w:rPr>
          <w:lang w:val="fr-FR"/>
        </w:rPr>
      </w:pPr>
      <w:r w:rsidRPr="00031A77">
        <w:rPr>
          <w:lang w:val="fr-FR"/>
        </w:rPr>
        <w:t xml:space="preserve">Le RIR effectue un point hebdomadaire, informel ou formel, avec le directeur du collège. Ces échanges permettent de préparer le Comité CERES, de diffuser des informations (dates des rassemblements régionaux du réseau Miaraka, examens trimestriels, activités CERES…), et d’aborder les difficultés </w:t>
      </w:r>
      <w:r w:rsidRPr="00031A77">
        <w:rPr>
          <w:lang w:val="fr-FR"/>
        </w:rPr>
        <w:lastRenderedPageBreak/>
        <w:t>rencontrées avec les différents partenaires (absences de professeurs, retards dans l’avancement du programme, gestion des cotisations FRAM, manque de financement de la CASCO, etc.).</w:t>
      </w:r>
    </w:p>
    <w:p w14:paraId="549094DA" w14:textId="3469B2DE" w:rsidR="00A81020" w:rsidRDefault="00000000" w:rsidP="00462A2E">
      <w:pPr>
        <w:pStyle w:val="Titre3"/>
      </w:pPr>
      <w:bookmarkStart w:id="22" w:name="_Toc223448048"/>
      <w:r>
        <w:t>Comité CERES Local</w:t>
      </w:r>
      <w:bookmarkEnd w:id="22"/>
    </w:p>
    <w:p w14:paraId="49AB4896" w14:textId="77777777" w:rsidR="00A81020" w:rsidRPr="00031A77" w:rsidRDefault="00000000" w:rsidP="00964527">
      <w:pPr>
        <w:pStyle w:val="CERESBody"/>
        <w:spacing w:after="80"/>
        <w:jc w:val="both"/>
        <w:rPr>
          <w:lang w:val="fr-FR"/>
        </w:rPr>
      </w:pPr>
      <w:r w:rsidRPr="00031A77">
        <w:rPr>
          <w:lang w:val="fr-FR"/>
        </w:rPr>
        <w:t>Chaque internat de la réussite, sous la coordination du RIR, organise une réunion trimestrielle rassemblant l’ensemble des partenaires locaux.</w:t>
      </w:r>
    </w:p>
    <w:p w14:paraId="4B0C70B8" w14:textId="77777777" w:rsidR="00A81020" w:rsidRPr="00031A77" w:rsidRDefault="00000000" w:rsidP="00964527">
      <w:pPr>
        <w:pStyle w:val="CERESBody"/>
        <w:spacing w:after="80"/>
        <w:jc w:val="both"/>
        <w:rPr>
          <w:lang w:val="fr-FR"/>
        </w:rPr>
      </w:pPr>
      <w:r w:rsidRPr="00031A77">
        <w:rPr>
          <w:lang w:val="fr-FR"/>
        </w:rPr>
        <w:t>Ce comité CERES local a pour objectif d’établir un bilan des activités, d’améliorer les relations entre les partenaires et le programme CERES, de résoudre collectivement les difficultés rencontrées, et de partager des informations sur la vie des collèges.</w:t>
      </w:r>
    </w:p>
    <w:p w14:paraId="374D0E99" w14:textId="5D456348" w:rsidR="00A81020" w:rsidRDefault="00000000" w:rsidP="00BB2204">
      <w:pPr>
        <w:pStyle w:val="Titre3"/>
      </w:pPr>
      <w:bookmarkStart w:id="23" w:name="_Toc223448049"/>
      <w:r>
        <w:t>Comité Inter-CERES</w:t>
      </w:r>
      <w:bookmarkEnd w:id="23"/>
    </w:p>
    <w:p w14:paraId="2235CF90" w14:textId="74707A5D" w:rsidR="00A81020" w:rsidRPr="00613505" w:rsidRDefault="00000000">
      <w:pPr>
        <w:pStyle w:val="CERESBody"/>
        <w:spacing w:after="80"/>
        <w:rPr>
          <w:b/>
          <w:bCs/>
          <w:u w:val="single"/>
        </w:rPr>
      </w:pPr>
      <w:proofErr w:type="spellStart"/>
      <w:r w:rsidRPr="00613505">
        <w:rPr>
          <w:b/>
          <w:bCs/>
          <w:u w:val="single"/>
        </w:rPr>
        <w:t>Objectifs</w:t>
      </w:r>
      <w:proofErr w:type="spellEnd"/>
      <w:r w:rsidRPr="00613505">
        <w:rPr>
          <w:b/>
          <w:bCs/>
          <w:u w:val="single"/>
        </w:rPr>
        <w:t xml:space="preserve"> </w:t>
      </w:r>
      <w:proofErr w:type="spellStart"/>
      <w:r w:rsidR="00613505" w:rsidRPr="00613505">
        <w:rPr>
          <w:b/>
          <w:bCs/>
          <w:u w:val="single"/>
        </w:rPr>
        <w:t>spécifiques</w:t>
      </w:r>
      <w:proofErr w:type="spellEnd"/>
      <w:r w:rsidR="00613505" w:rsidRPr="00613505">
        <w:rPr>
          <w:b/>
          <w:bCs/>
          <w:u w:val="single"/>
        </w:rPr>
        <w:t>:</w:t>
      </w:r>
    </w:p>
    <w:p w14:paraId="056881D6" w14:textId="77777777" w:rsidR="00A81020" w:rsidRPr="00031A77" w:rsidRDefault="00000000">
      <w:pPr>
        <w:pStyle w:val="CERESBody"/>
        <w:numPr>
          <w:ilvl w:val="0"/>
          <w:numId w:val="18"/>
        </w:numPr>
        <w:spacing w:after="80"/>
        <w:rPr>
          <w:lang w:val="fr-FR"/>
        </w:rPr>
      </w:pPr>
      <w:r w:rsidRPr="00031A77">
        <w:rPr>
          <w:lang w:val="fr-FR"/>
        </w:rPr>
        <w:t>Présenter le bilan de l’année précédente à tous nos partenaires.</w:t>
      </w:r>
    </w:p>
    <w:p w14:paraId="15499CE7" w14:textId="77777777" w:rsidR="00A81020" w:rsidRPr="00031A77" w:rsidRDefault="00000000">
      <w:pPr>
        <w:pStyle w:val="CERESBody"/>
        <w:numPr>
          <w:ilvl w:val="0"/>
          <w:numId w:val="18"/>
        </w:numPr>
        <w:spacing w:after="80"/>
        <w:rPr>
          <w:lang w:val="fr-FR"/>
        </w:rPr>
      </w:pPr>
      <w:r w:rsidRPr="00031A77">
        <w:rPr>
          <w:lang w:val="fr-FR"/>
        </w:rPr>
        <w:t>Analyser et discuter de l’année scolaire passée.</w:t>
      </w:r>
    </w:p>
    <w:p w14:paraId="4414F933" w14:textId="77777777" w:rsidR="00A81020" w:rsidRPr="00031A77" w:rsidRDefault="00000000">
      <w:pPr>
        <w:pStyle w:val="CERESBody"/>
        <w:numPr>
          <w:ilvl w:val="0"/>
          <w:numId w:val="18"/>
        </w:numPr>
        <w:spacing w:after="80"/>
        <w:rPr>
          <w:lang w:val="fr-FR"/>
        </w:rPr>
      </w:pPr>
      <w:r w:rsidRPr="00031A77">
        <w:rPr>
          <w:lang w:val="fr-FR"/>
        </w:rPr>
        <w:t>Échanger les bonnes pratiques entre les collèges.</w:t>
      </w:r>
    </w:p>
    <w:p w14:paraId="73A8E49A" w14:textId="77777777" w:rsidR="00A81020" w:rsidRPr="00031A77" w:rsidRDefault="00000000">
      <w:pPr>
        <w:pStyle w:val="CERESBody"/>
        <w:numPr>
          <w:ilvl w:val="0"/>
          <w:numId w:val="18"/>
        </w:numPr>
        <w:spacing w:after="80"/>
        <w:rPr>
          <w:lang w:val="fr-FR"/>
        </w:rPr>
      </w:pPr>
      <w:r w:rsidRPr="00031A77">
        <w:rPr>
          <w:lang w:val="fr-FR"/>
        </w:rPr>
        <w:t>Présenter les nouvelles informations auprès des partenaires.</w:t>
      </w:r>
    </w:p>
    <w:p w14:paraId="3156E84C" w14:textId="77777777" w:rsidR="00A81020" w:rsidRPr="00031A77" w:rsidRDefault="00000000">
      <w:pPr>
        <w:pStyle w:val="CERESBody"/>
        <w:numPr>
          <w:ilvl w:val="0"/>
          <w:numId w:val="18"/>
        </w:numPr>
        <w:spacing w:after="80"/>
        <w:rPr>
          <w:lang w:val="fr-FR"/>
        </w:rPr>
      </w:pPr>
      <w:r w:rsidRPr="00031A77">
        <w:rPr>
          <w:lang w:val="fr-FR"/>
        </w:rPr>
        <w:t>Préparer ensemble la nouvelle année scolaire afin de programmer les activités pour faciliter la collaboration.</w:t>
      </w:r>
    </w:p>
    <w:p w14:paraId="6E1A8B4A" w14:textId="77777777" w:rsidR="00A81020" w:rsidRPr="00031A77" w:rsidRDefault="00000000">
      <w:pPr>
        <w:pStyle w:val="CERESBody"/>
        <w:numPr>
          <w:ilvl w:val="0"/>
          <w:numId w:val="18"/>
        </w:numPr>
        <w:spacing w:after="80"/>
        <w:rPr>
          <w:lang w:val="fr-FR"/>
        </w:rPr>
      </w:pPr>
      <w:r w:rsidRPr="00031A77">
        <w:rPr>
          <w:lang w:val="fr-FR"/>
        </w:rPr>
        <w:t>Définir la convention de partenariat.</w:t>
      </w:r>
    </w:p>
    <w:p w14:paraId="0B5E945E" w14:textId="7BB909F5" w:rsidR="00A81020" w:rsidRPr="00031A77" w:rsidRDefault="00613505" w:rsidP="00964527">
      <w:pPr>
        <w:pStyle w:val="CERESBody"/>
        <w:spacing w:after="80"/>
        <w:jc w:val="both"/>
        <w:rPr>
          <w:lang w:val="fr-FR"/>
        </w:rPr>
      </w:pPr>
      <w:proofErr w:type="gramStart"/>
      <w:r w:rsidRPr="00031A77">
        <w:rPr>
          <w:b/>
          <w:bCs/>
          <w:lang w:val="fr-FR"/>
        </w:rPr>
        <w:t>Périodicité:</w:t>
      </w:r>
      <w:proofErr w:type="gramEnd"/>
      <w:r w:rsidRPr="00031A77">
        <w:rPr>
          <w:lang w:val="fr-FR"/>
        </w:rPr>
        <w:t xml:space="preserve"> annuelle (en octobre) et exceptionnelle au mois de mars si besoin</w:t>
      </w:r>
    </w:p>
    <w:p w14:paraId="466E7EA3" w14:textId="77777777" w:rsidR="00A81020" w:rsidRPr="00031A77" w:rsidRDefault="00000000" w:rsidP="00964527">
      <w:pPr>
        <w:pStyle w:val="CERESBody"/>
        <w:spacing w:after="80"/>
        <w:jc w:val="both"/>
        <w:rPr>
          <w:lang w:val="fr-FR"/>
        </w:rPr>
      </w:pPr>
      <w:r w:rsidRPr="00031A77">
        <w:rPr>
          <w:lang w:val="fr-FR"/>
        </w:rPr>
        <w:t>Le comité Inter-CERES a pour objectif de rassembler les partenaires directs du programme afin de préparer l’année scolaire et d’échanger sur le dispositif auprès des autorités au niveau national et local</w:t>
      </w:r>
    </w:p>
    <w:p w14:paraId="17FD1EAA" w14:textId="77777777" w:rsidR="00A81020" w:rsidRPr="00031A77" w:rsidRDefault="00000000" w:rsidP="00964527">
      <w:pPr>
        <w:pStyle w:val="CERESBody"/>
        <w:spacing w:after="80"/>
        <w:jc w:val="both"/>
        <w:rPr>
          <w:lang w:val="fr-FR"/>
        </w:rPr>
      </w:pPr>
      <w:r w:rsidRPr="00031A77">
        <w:rPr>
          <w:lang w:val="fr-FR"/>
        </w:rPr>
        <w:t>Si nécessaire, un comité inter-CERES extraordinaire pourra être organisé au mois de mars.</w:t>
      </w:r>
    </w:p>
    <w:p w14:paraId="648E255D" w14:textId="78C871D0" w:rsidR="00A81020" w:rsidRDefault="00000000" w:rsidP="00975D20">
      <w:pPr>
        <w:pStyle w:val="Titre3"/>
      </w:pPr>
      <w:bookmarkStart w:id="24" w:name="_Toc223448050"/>
      <w:r>
        <w:t>Subvention collège</w:t>
      </w:r>
      <w:bookmarkEnd w:id="24"/>
    </w:p>
    <w:p w14:paraId="3C3C572C" w14:textId="77777777" w:rsidR="00A81020" w:rsidRPr="00031A77" w:rsidRDefault="00000000" w:rsidP="00964527">
      <w:pPr>
        <w:pStyle w:val="CERESBody"/>
        <w:spacing w:after="80"/>
        <w:jc w:val="both"/>
        <w:rPr>
          <w:lang w:val="fr-FR"/>
        </w:rPr>
      </w:pPr>
      <w:r w:rsidRPr="00031A77">
        <w:rPr>
          <w:lang w:val="fr-FR"/>
        </w:rPr>
        <w:t>Dans le cadre de l’amélioration de la qualité de l’enseignement dans les collèges partenaires, l’Association PROMES accorde une subvention annuelle à ces établissements. Ces subventions sont destinées à l’acquisition des mobiliers, à l'achat de matériels administratifs de fonctionnement, ainsi qu’à la réhabilitation des infrastructures.</w:t>
      </w:r>
    </w:p>
    <w:p w14:paraId="71E90C85" w14:textId="023320AF" w:rsidR="00A81020" w:rsidRPr="001C5260" w:rsidRDefault="00000000">
      <w:pPr>
        <w:pStyle w:val="CERESBody"/>
        <w:spacing w:after="80"/>
        <w:rPr>
          <w:b/>
          <w:bCs/>
          <w:u w:val="single"/>
        </w:rPr>
      </w:pPr>
      <w:proofErr w:type="spellStart"/>
      <w:r w:rsidRPr="001C5260">
        <w:rPr>
          <w:b/>
          <w:bCs/>
          <w:u w:val="single"/>
        </w:rPr>
        <w:t>Objectifs</w:t>
      </w:r>
      <w:proofErr w:type="spellEnd"/>
      <w:r w:rsidRPr="001C5260">
        <w:rPr>
          <w:b/>
          <w:bCs/>
          <w:u w:val="single"/>
        </w:rPr>
        <w:t xml:space="preserve"> de la </w:t>
      </w:r>
      <w:r w:rsidR="001C5260" w:rsidRPr="001C5260">
        <w:rPr>
          <w:b/>
          <w:bCs/>
          <w:u w:val="single"/>
        </w:rPr>
        <w:t>subvention:</w:t>
      </w:r>
    </w:p>
    <w:p w14:paraId="14924CD8" w14:textId="77777777" w:rsidR="00A81020" w:rsidRPr="00031A77" w:rsidRDefault="00000000">
      <w:pPr>
        <w:pStyle w:val="CERESBody"/>
        <w:numPr>
          <w:ilvl w:val="0"/>
          <w:numId w:val="19"/>
        </w:numPr>
        <w:spacing w:after="80"/>
        <w:rPr>
          <w:lang w:val="fr-FR"/>
        </w:rPr>
      </w:pPr>
      <w:r w:rsidRPr="00031A77">
        <w:rPr>
          <w:lang w:val="fr-FR"/>
        </w:rPr>
        <w:t>Financer l’acquisition de mobiliers pour les salles de classe</w:t>
      </w:r>
    </w:p>
    <w:p w14:paraId="4B9ABE21" w14:textId="77777777" w:rsidR="00A81020" w:rsidRPr="00031A77" w:rsidRDefault="00000000">
      <w:pPr>
        <w:pStyle w:val="CERESBody"/>
        <w:numPr>
          <w:ilvl w:val="0"/>
          <w:numId w:val="19"/>
        </w:numPr>
        <w:spacing w:after="80"/>
        <w:rPr>
          <w:lang w:val="fr-FR"/>
        </w:rPr>
      </w:pPr>
      <w:r w:rsidRPr="00031A77">
        <w:rPr>
          <w:lang w:val="fr-FR"/>
        </w:rPr>
        <w:t>Améliorer les environnements d’apprentissage des jeunes, notamment par la réhabilitation des salles de classe.</w:t>
      </w:r>
    </w:p>
    <w:p w14:paraId="71AA2243" w14:textId="60B557F9" w:rsidR="00A81020" w:rsidRPr="00031A77" w:rsidRDefault="00000000">
      <w:pPr>
        <w:pStyle w:val="CERESBody"/>
        <w:numPr>
          <w:ilvl w:val="0"/>
          <w:numId w:val="19"/>
        </w:numPr>
        <w:spacing w:after="80"/>
        <w:rPr>
          <w:lang w:val="fr-FR"/>
        </w:rPr>
      </w:pPr>
      <w:r w:rsidRPr="00031A77">
        <w:rPr>
          <w:lang w:val="fr-FR"/>
        </w:rPr>
        <w:t>Apporter un soutien matériel aux collèges partenaires.</w:t>
      </w:r>
    </w:p>
    <w:p w14:paraId="26F15D20" w14:textId="7602B407" w:rsidR="00A81020" w:rsidRPr="00031A77" w:rsidRDefault="00000000">
      <w:pPr>
        <w:pStyle w:val="CERESBody"/>
        <w:spacing w:after="80"/>
        <w:rPr>
          <w:b/>
          <w:bCs/>
          <w:u w:val="single"/>
          <w:lang w:val="fr-FR"/>
        </w:rPr>
      </w:pPr>
      <w:r w:rsidRPr="00031A77">
        <w:rPr>
          <w:b/>
          <w:bCs/>
          <w:u w:val="single"/>
          <w:lang w:val="fr-FR"/>
        </w:rPr>
        <w:t xml:space="preserve">Conditions pour l’obtention des </w:t>
      </w:r>
      <w:proofErr w:type="gramStart"/>
      <w:r w:rsidR="001C5260" w:rsidRPr="00031A77">
        <w:rPr>
          <w:b/>
          <w:bCs/>
          <w:u w:val="single"/>
          <w:lang w:val="fr-FR"/>
        </w:rPr>
        <w:t>subventions:</w:t>
      </w:r>
      <w:proofErr w:type="gramEnd"/>
    </w:p>
    <w:p w14:paraId="148E66F9" w14:textId="77777777" w:rsidR="00A81020" w:rsidRPr="00031A77" w:rsidRDefault="00000000">
      <w:pPr>
        <w:pStyle w:val="CERESBody"/>
        <w:numPr>
          <w:ilvl w:val="0"/>
          <w:numId w:val="20"/>
        </w:numPr>
        <w:spacing w:after="80"/>
        <w:rPr>
          <w:lang w:val="fr-FR"/>
        </w:rPr>
      </w:pPr>
      <w:r w:rsidRPr="00031A77">
        <w:rPr>
          <w:lang w:val="fr-FR"/>
        </w:rPr>
        <w:t>Soumettre la demande auprès du Programme CERES dans les délais impartis.</w:t>
      </w:r>
    </w:p>
    <w:p w14:paraId="361129D6" w14:textId="77777777" w:rsidR="00A81020" w:rsidRPr="00031A77" w:rsidRDefault="00000000">
      <w:pPr>
        <w:pStyle w:val="CERESBody"/>
        <w:numPr>
          <w:ilvl w:val="0"/>
          <w:numId w:val="20"/>
        </w:numPr>
        <w:spacing w:after="80"/>
        <w:rPr>
          <w:lang w:val="fr-FR"/>
        </w:rPr>
      </w:pPr>
      <w:r w:rsidRPr="00031A77">
        <w:rPr>
          <w:lang w:val="fr-FR"/>
        </w:rPr>
        <w:t>Participer activement à la réalisation du projet, tant sur le plan financier que dans le suivi des travaux.</w:t>
      </w:r>
    </w:p>
    <w:p w14:paraId="4B7EC63E" w14:textId="77777777" w:rsidR="00A81020" w:rsidRPr="00031A77" w:rsidRDefault="00000000">
      <w:pPr>
        <w:pStyle w:val="CERESBody"/>
        <w:numPr>
          <w:ilvl w:val="0"/>
          <w:numId w:val="20"/>
        </w:numPr>
        <w:spacing w:after="80"/>
        <w:rPr>
          <w:lang w:val="fr-FR"/>
        </w:rPr>
      </w:pPr>
      <w:r w:rsidRPr="00031A77">
        <w:rPr>
          <w:lang w:val="fr-FR"/>
        </w:rPr>
        <w:lastRenderedPageBreak/>
        <w:t>Fournir et présenter les devis relatifs au projet.</w:t>
      </w:r>
    </w:p>
    <w:p w14:paraId="598807A5" w14:textId="77777777" w:rsidR="00A81020" w:rsidRPr="00031A77" w:rsidRDefault="00000000">
      <w:pPr>
        <w:pStyle w:val="CERESBody"/>
        <w:numPr>
          <w:ilvl w:val="0"/>
          <w:numId w:val="20"/>
        </w:numPr>
        <w:spacing w:after="80"/>
        <w:rPr>
          <w:lang w:val="fr-FR"/>
        </w:rPr>
      </w:pPr>
      <w:r w:rsidRPr="00031A77">
        <w:rPr>
          <w:lang w:val="fr-FR"/>
        </w:rPr>
        <w:t>Faire preuve de transparence et de clarté dans les activités menées en collaboration avec le Programme CERES.</w:t>
      </w:r>
    </w:p>
    <w:p w14:paraId="529A3DF3" w14:textId="592F8A2E" w:rsidR="00A81020" w:rsidRPr="00031A77" w:rsidRDefault="00000000">
      <w:pPr>
        <w:pStyle w:val="CERESBody"/>
        <w:spacing w:after="80"/>
        <w:rPr>
          <w:b/>
          <w:bCs/>
          <w:u w:val="single"/>
          <w:lang w:val="fr-FR"/>
        </w:rPr>
      </w:pPr>
      <w:r w:rsidRPr="00031A77">
        <w:rPr>
          <w:b/>
          <w:bCs/>
          <w:u w:val="single"/>
          <w:lang w:val="fr-FR"/>
        </w:rPr>
        <w:t xml:space="preserve">Chronogramme de la demande et de la </w:t>
      </w:r>
      <w:proofErr w:type="gramStart"/>
      <w:r w:rsidR="00313DDC" w:rsidRPr="00031A77">
        <w:rPr>
          <w:b/>
          <w:bCs/>
          <w:u w:val="single"/>
          <w:lang w:val="fr-FR"/>
        </w:rPr>
        <w:t>réalisation:</w:t>
      </w:r>
      <w:proofErr w:type="gramEnd"/>
    </w:p>
    <w:p w14:paraId="02477A88" w14:textId="7427995C" w:rsidR="00A81020" w:rsidRPr="00031A77" w:rsidRDefault="00000000">
      <w:pPr>
        <w:pStyle w:val="CERESBody"/>
        <w:numPr>
          <w:ilvl w:val="0"/>
          <w:numId w:val="21"/>
        </w:numPr>
        <w:spacing w:after="80"/>
        <w:rPr>
          <w:lang w:val="fr-FR"/>
        </w:rPr>
      </w:pPr>
      <w:r w:rsidRPr="00031A77">
        <w:rPr>
          <w:lang w:val="fr-FR"/>
        </w:rPr>
        <w:t xml:space="preserve">Mars et </w:t>
      </w:r>
      <w:proofErr w:type="gramStart"/>
      <w:r w:rsidR="00313DDC" w:rsidRPr="00031A77">
        <w:rPr>
          <w:lang w:val="fr-FR"/>
        </w:rPr>
        <w:t>Avril:</w:t>
      </w:r>
      <w:proofErr w:type="gramEnd"/>
      <w:r w:rsidRPr="00031A77">
        <w:rPr>
          <w:lang w:val="fr-FR"/>
        </w:rPr>
        <w:t xml:space="preserve"> Communication auprès des parents (FEFFI) et identification du projet de collège</w:t>
      </w:r>
    </w:p>
    <w:p w14:paraId="0B34726D" w14:textId="70D3E186" w:rsidR="00A81020" w:rsidRPr="00031A77" w:rsidRDefault="00313DDC">
      <w:pPr>
        <w:pStyle w:val="CERESBody"/>
        <w:numPr>
          <w:ilvl w:val="0"/>
          <w:numId w:val="21"/>
        </w:numPr>
        <w:spacing w:after="80"/>
        <w:rPr>
          <w:lang w:val="fr-FR"/>
        </w:rPr>
      </w:pPr>
      <w:proofErr w:type="gramStart"/>
      <w:r w:rsidRPr="00031A77">
        <w:rPr>
          <w:lang w:val="fr-FR"/>
        </w:rPr>
        <w:t>Juin:</w:t>
      </w:r>
      <w:proofErr w:type="gramEnd"/>
      <w:r w:rsidRPr="00031A77">
        <w:rPr>
          <w:lang w:val="fr-FR"/>
        </w:rPr>
        <w:t xml:space="preserve"> Dépôt des dossiers au Programme CERES</w:t>
      </w:r>
    </w:p>
    <w:p w14:paraId="761669DB" w14:textId="4102A417" w:rsidR="00A81020" w:rsidRPr="00031A77" w:rsidRDefault="00313DDC">
      <w:pPr>
        <w:pStyle w:val="CERESBody"/>
        <w:numPr>
          <w:ilvl w:val="0"/>
          <w:numId w:val="21"/>
        </w:numPr>
        <w:spacing w:after="80"/>
        <w:rPr>
          <w:lang w:val="fr-FR"/>
        </w:rPr>
      </w:pPr>
      <w:proofErr w:type="gramStart"/>
      <w:r w:rsidRPr="00031A77">
        <w:rPr>
          <w:lang w:val="fr-FR"/>
        </w:rPr>
        <w:t>Juillet:</w:t>
      </w:r>
      <w:proofErr w:type="gramEnd"/>
      <w:r w:rsidRPr="00031A77">
        <w:rPr>
          <w:lang w:val="fr-FR"/>
        </w:rPr>
        <w:t xml:space="preserve"> traitement des dossiers et validation au niveau du Programme CERES</w:t>
      </w:r>
    </w:p>
    <w:p w14:paraId="54E7F879" w14:textId="367FC38D" w:rsidR="00A81020" w:rsidRPr="00031A77" w:rsidRDefault="00313DDC">
      <w:pPr>
        <w:pStyle w:val="CERESBody"/>
        <w:numPr>
          <w:ilvl w:val="0"/>
          <w:numId w:val="21"/>
        </w:numPr>
        <w:spacing w:after="80"/>
        <w:rPr>
          <w:lang w:val="fr-FR"/>
        </w:rPr>
      </w:pPr>
      <w:proofErr w:type="gramStart"/>
      <w:r w:rsidRPr="00031A77">
        <w:rPr>
          <w:lang w:val="fr-FR"/>
        </w:rPr>
        <w:t>Juillet:</w:t>
      </w:r>
      <w:proofErr w:type="gramEnd"/>
      <w:r w:rsidRPr="00031A77">
        <w:rPr>
          <w:lang w:val="fr-FR"/>
        </w:rPr>
        <w:t xml:space="preserve"> Signature de la convention de financement</w:t>
      </w:r>
    </w:p>
    <w:p w14:paraId="623429AC" w14:textId="1AB16FD8" w:rsidR="00A81020" w:rsidRPr="00031A77" w:rsidRDefault="00313DDC">
      <w:pPr>
        <w:pStyle w:val="CERESBody"/>
        <w:numPr>
          <w:ilvl w:val="0"/>
          <w:numId w:val="21"/>
        </w:numPr>
        <w:spacing w:after="80"/>
        <w:rPr>
          <w:lang w:val="fr-FR"/>
        </w:rPr>
      </w:pPr>
      <w:proofErr w:type="gramStart"/>
      <w:r w:rsidRPr="00031A77">
        <w:rPr>
          <w:lang w:val="fr-FR"/>
        </w:rPr>
        <w:t>Septembre:</w:t>
      </w:r>
      <w:proofErr w:type="gramEnd"/>
      <w:r w:rsidRPr="00031A77">
        <w:rPr>
          <w:lang w:val="fr-FR"/>
        </w:rPr>
        <w:t xml:space="preserve"> Réception des matériels et/ou fin des travaux de réhabilitation</w:t>
      </w:r>
    </w:p>
    <w:p w14:paraId="062FA506" w14:textId="77777777" w:rsidR="00A81020" w:rsidRPr="00031A77" w:rsidRDefault="00000000">
      <w:pPr>
        <w:pStyle w:val="CERESBody"/>
        <w:spacing w:after="80"/>
        <w:rPr>
          <w:lang w:val="fr-FR"/>
        </w:rPr>
      </w:pPr>
      <w:r w:rsidRPr="00031A77">
        <w:rPr>
          <w:lang w:val="fr-FR"/>
        </w:rPr>
        <w:t>=&gt; Les matériels devraient être fonctionnels dès le début de l’année scolaire</w:t>
      </w:r>
    </w:p>
    <w:p w14:paraId="49BF6D4B" w14:textId="77777777" w:rsidR="00A3759A" w:rsidRPr="00031A77" w:rsidRDefault="00A3759A">
      <w:pPr>
        <w:pStyle w:val="CERESBody"/>
        <w:spacing w:after="80"/>
        <w:rPr>
          <w:lang w:val="fr-FR"/>
        </w:rPr>
      </w:pPr>
    </w:p>
    <w:p w14:paraId="6CDA7C1E" w14:textId="3B8DDA1A" w:rsidR="00A81020" w:rsidRPr="00031A77" w:rsidRDefault="00000000" w:rsidP="004E1CA9">
      <w:pPr>
        <w:pStyle w:val="Titre2"/>
        <w:rPr>
          <w:lang w:val="fr-FR"/>
        </w:rPr>
      </w:pPr>
      <w:bookmarkStart w:id="25" w:name="_Toc223448051"/>
      <w:r w:rsidRPr="00031A77">
        <w:rPr>
          <w:lang w:val="fr-FR"/>
        </w:rPr>
        <w:t>Coordonner le Quotidien et les Evènements</w:t>
      </w:r>
      <w:bookmarkEnd w:id="25"/>
    </w:p>
    <w:p w14:paraId="14D879CC" w14:textId="7EAD8432" w:rsidR="00A81020" w:rsidRPr="00031A77" w:rsidRDefault="00000000" w:rsidP="004E1CA9">
      <w:pPr>
        <w:pStyle w:val="Titre3"/>
        <w:rPr>
          <w:lang w:val="fr-FR"/>
        </w:rPr>
      </w:pPr>
      <w:bookmarkStart w:id="26" w:name="_Toc223448052"/>
      <w:r w:rsidRPr="00031A77">
        <w:rPr>
          <w:lang w:val="fr-FR"/>
        </w:rPr>
        <w:t xml:space="preserve">Réunion des responsables des internats de la </w:t>
      </w:r>
      <w:proofErr w:type="gramStart"/>
      <w:r w:rsidR="009F39DD" w:rsidRPr="00031A77">
        <w:rPr>
          <w:lang w:val="fr-FR"/>
        </w:rPr>
        <w:t>réussite:</w:t>
      </w:r>
      <w:bookmarkEnd w:id="26"/>
      <w:proofErr w:type="gramEnd"/>
    </w:p>
    <w:p w14:paraId="4FC533FE" w14:textId="77777777" w:rsidR="00A81020" w:rsidRPr="00031A77" w:rsidRDefault="00000000" w:rsidP="008E6FB7">
      <w:pPr>
        <w:pStyle w:val="CERESBody"/>
        <w:spacing w:after="80"/>
        <w:jc w:val="both"/>
        <w:rPr>
          <w:lang w:val="fr-FR"/>
        </w:rPr>
      </w:pPr>
      <w:r w:rsidRPr="00031A77">
        <w:rPr>
          <w:lang w:val="fr-FR"/>
        </w:rPr>
        <w:t>Le RPAR organise une réunion chaque jeudi matin avec les RIR. Le RPAR peut organiser d’autres réunions à sa convenance en fonction des besoins.</w:t>
      </w:r>
    </w:p>
    <w:p w14:paraId="5B68698B" w14:textId="77777777" w:rsidR="00A81020" w:rsidRPr="00031A77" w:rsidRDefault="00000000" w:rsidP="008E6FB7">
      <w:pPr>
        <w:pStyle w:val="CERESBody"/>
        <w:spacing w:after="80"/>
        <w:jc w:val="both"/>
        <w:rPr>
          <w:lang w:val="fr-FR"/>
        </w:rPr>
      </w:pPr>
      <w:r w:rsidRPr="00031A77">
        <w:rPr>
          <w:lang w:val="fr-FR"/>
        </w:rPr>
        <w:t>Une réunion des RIR donne lieu à un compte rendu de réunion qui sera envoyé à titre d’information au DPR.</w:t>
      </w:r>
    </w:p>
    <w:p w14:paraId="4FA5E445" w14:textId="77777777" w:rsidR="00A81020" w:rsidRPr="00031A77" w:rsidRDefault="00000000" w:rsidP="008E6FB7">
      <w:pPr>
        <w:pStyle w:val="CERESBody"/>
        <w:spacing w:after="80"/>
        <w:jc w:val="both"/>
        <w:rPr>
          <w:lang w:val="fr-FR"/>
        </w:rPr>
      </w:pPr>
      <w:r w:rsidRPr="00031A77">
        <w:rPr>
          <w:lang w:val="fr-FR"/>
        </w:rPr>
        <w:t>Cette réunion a pour objectif d’améliorer le fonctionnement du centre (jeunes, bâtiments, RH), de planifier les activités, d’informer les responsables des internats de la réussite sur les directives du programme, de faire le « reporting » de la semaine.</w:t>
      </w:r>
    </w:p>
    <w:p w14:paraId="2A32FEB0" w14:textId="6894A27C" w:rsidR="00A81020" w:rsidRDefault="00000000" w:rsidP="006B0096">
      <w:pPr>
        <w:pStyle w:val="Titre3"/>
      </w:pPr>
      <w:bookmarkStart w:id="27" w:name="_Toc223448053"/>
      <w:r>
        <w:t xml:space="preserve">Réunion </w:t>
      </w:r>
      <w:proofErr w:type="spellStart"/>
      <w:r>
        <w:t>d'équipe</w:t>
      </w:r>
      <w:proofErr w:type="spellEnd"/>
      <w:r>
        <w:t xml:space="preserve"> par </w:t>
      </w:r>
      <w:proofErr w:type="spellStart"/>
      <w:r>
        <w:t>centre</w:t>
      </w:r>
      <w:bookmarkEnd w:id="27"/>
      <w:proofErr w:type="spellEnd"/>
    </w:p>
    <w:p w14:paraId="016174B1" w14:textId="77777777" w:rsidR="00A81020" w:rsidRPr="00031A77" w:rsidRDefault="00000000" w:rsidP="008E6FB7">
      <w:pPr>
        <w:pStyle w:val="CERESBody"/>
        <w:spacing w:after="80"/>
        <w:jc w:val="both"/>
        <w:rPr>
          <w:lang w:val="fr-FR"/>
        </w:rPr>
      </w:pPr>
      <w:r w:rsidRPr="00031A77">
        <w:rPr>
          <w:lang w:val="fr-FR"/>
        </w:rPr>
        <w:t>Le RIR organise une réunion chaque mardi avec les éducateurs en IR. Le RIR peut organiser d’autres réunions à sa convenance en fonction des besoins.</w:t>
      </w:r>
    </w:p>
    <w:p w14:paraId="12C65A1C" w14:textId="77777777" w:rsidR="00A81020" w:rsidRPr="00031A77" w:rsidRDefault="00000000" w:rsidP="008E6FB7">
      <w:pPr>
        <w:pStyle w:val="CERESBody"/>
        <w:spacing w:after="80"/>
        <w:jc w:val="both"/>
        <w:rPr>
          <w:lang w:val="fr-FR"/>
        </w:rPr>
      </w:pPr>
      <w:r w:rsidRPr="00031A77">
        <w:rPr>
          <w:lang w:val="fr-FR"/>
        </w:rPr>
        <w:t>Cette réunion a pour objectif de partager les informations avec les équipes, de planifier les activités au centre, de mener la réflexion concernant le suivi et l’accompagnement des jeunes, et d’évaluer les activités réalisées durant la semaine passée.</w:t>
      </w:r>
    </w:p>
    <w:p w14:paraId="5E7B934D" w14:textId="0C196B3B" w:rsidR="00A81020" w:rsidRPr="00031A77" w:rsidRDefault="00000000" w:rsidP="006B0096">
      <w:pPr>
        <w:pStyle w:val="Titre3"/>
        <w:rPr>
          <w:lang w:val="fr-FR"/>
        </w:rPr>
      </w:pPr>
      <w:bookmarkStart w:id="28" w:name="_Toc223448054"/>
      <w:r w:rsidRPr="00031A77">
        <w:rPr>
          <w:lang w:val="fr-FR"/>
        </w:rPr>
        <w:t>Réunion de toutes les équipes internat de la réussite</w:t>
      </w:r>
      <w:bookmarkEnd w:id="28"/>
    </w:p>
    <w:p w14:paraId="45CEDFFB" w14:textId="77777777" w:rsidR="00A81020" w:rsidRPr="00031A77" w:rsidRDefault="00000000" w:rsidP="008E6FB7">
      <w:pPr>
        <w:pStyle w:val="CERESBody"/>
        <w:spacing w:after="80"/>
        <w:jc w:val="both"/>
        <w:rPr>
          <w:lang w:val="fr-FR"/>
        </w:rPr>
      </w:pPr>
      <w:r w:rsidRPr="00031A77">
        <w:rPr>
          <w:lang w:val="fr-FR"/>
        </w:rPr>
        <w:t>Chaque 2è lundi du mois, le RPAR organise une réunion avec toutes les équipes IR.</w:t>
      </w:r>
    </w:p>
    <w:p w14:paraId="2C736AAA" w14:textId="77777777" w:rsidR="00A81020" w:rsidRPr="00031A77" w:rsidRDefault="00000000" w:rsidP="008E6FB7">
      <w:pPr>
        <w:pStyle w:val="CERESBody"/>
        <w:spacing w:after="80"/>
        <w:jc w:val="both"/>
        <w:rPr>
          <w:lang w:val="fr-FR"/>
        </w:rPr>
      </w:pPr>
      <w:r w:rsidRPr="00031A77">
        <w:rPr>
          <w:lang w:val="fr-FR"/>
        </w:rPr>
        <w:t>Cette réunion a pour objectif de présenter les informations au sein du programme, de faire le bilan du mois passé, de rappeler les objectifs du mois à venir, d’échanger les actualités au sein des internats entre les éducateurs, et de discuter du fonctionnement général des internats de la réussite.</w:t>
      </w:r>
    </w:p>
    <w:p w14:paraId="62CFC45D" w14:textId="4BB74879" w:rsidR="00A81020" w:rsidRDefault="00000000" w:rsidP="001738F0">
      <w:pPr>
        <w:pStyle w:val="Titre3"/>
      </w:pPr>
      <w:bookmarkStart w:id="29" w:name="_Toc223448055"/>
      <w:proofErr w:type="spellStart"/>
      <w:r>
        <w:t>Pôle</w:t>
      </w:r>
      <w:proofErr w:type="spellEnd"/>
      <w:r>
        <w:t xml:space="preserve"> </w:t>
      </w:r>
      <w:r w:rsidR="009F39DD">
        <w:t>DVP:</w:t>
      </w:r>
      <w:bookmarkEnd w:id="29"/>
    </w:p>
    <w:p w14:paraId="57ACFDFF" w14:textId="77777777" w:rsidR="00A81020" w:rsidRPr="00031A77" w:rsidRDefault="00000000" w:rsidP="008A1A58">
      <w:pPr>
        <w:pStyle w:val="CERESBody"/>
        <w:spacing w:after="80"/>
        <w:jc w:val="both"/>
        <w:rPr>
          <w:lang w:val="fr-FR"/>
        </w:rPr>
      </w:pPr>
      <w:r w:rsidRPr="00031A77">
        <w:rPr>
          <w:lang w:val="fr-FR"/>
        </w:rPr>
        <w:t xml:space="preserve">Une réunion de préparation de la séance, destinée à des échanges de pratiques éducatives, à la discussion des difficultés éducatives rencontrées par les éducateurs en IR, et à un temps pour le RDVP de rappeler les </w:t>
      </w:r>
      <w:r w:rsidRPr="00031A77">
        <w:rPr>
          <w:lang w:val="fr-FR"/>
        </w:rPr>
        <w:lastRenderedPageBreak/>
        <w:t>principes éducatifs du programme. Cette réunion, appelée Pôle DVP, regroupe les éducateurs en IR par district et le RDVP,</w:t>
      </w:r>
    </w:p>
    <w:p w14:paraId="22991427" w14:textId="77777777" w:rsidR="00A81020" w:rsidRPr="00031A77" w:rsidRDefault="00000000" w:rsidP="008A1A58">
      <w:pPr>
        <w:pStyle w:val="CERESBody"/>
        <w:spacing w:after="80"/>
        <w:jc w:val="both"/>
        <w:rPr>
          <w:lang w:val="fr-FR"/>
        </w:rPr>
      </w:pPr>
      <w:r w:rsidRPr="00031A77">
        <w:rPr>
          <w:lang w:val="fr-FR"/>
        </w:rPr>
        <w:t>Le pôle DVP est organisé une fois par mois par district. Les participants définissent et préparent ensemble les contenus de la séance, ainsi que les supports à utiliser. La préparation des séances se fait au minimum 15 jours avant leur réalisation. Les débriefings des séances ont lieu durant la même réunion chaque mois.</w:t>
      </w:r>
    </w:p>
    <w:p w14:paraId="65A6E0F3" w14:textId="77777777" w:rsidR="00A81020" w:rsidRPr="00031A77" w:rsidRDefault="00000000" w:rsidP="008A1A58">
      <w:pPr>
        <w:pStyle w:val="CERESBody"/>
        <w:spacing w:after="80"/>
        <w:jc w:val="both"/>
        <w:rPr>
          <w:lang w:val="fr-FR"/>
        </w:rPr>
      </w:pPr>
      <w:r w:rsidRPr="00031A77">
        <w:rPr>
          <w:lang w:val="fr-FR"/>
        </w:rPr>
        <w:t>Le RDVP corrige les fiches à l’issue du débriefing en y apportant les améliorations proposées.</w:t>
      </w:r>
    </w:p>
    <w:p w14:paraId="4E10C0BD" w14:textId="77777777" w:rsidR="00A81020" w:rsidRPr="00031A77" w:rsidRDefault="00000000" w:rsidP="008A1A58">
      <w:pPr>
        <w:pStyle w:val="CERESBody"/>
        <w:spacing w:after="80"/>
        <w:jc w:val="both"/>
        <w:rPr>
          <w:lang w:val="fr-FR"/>
        </w:rPr>
      </w:pPr>
      <w:r w:rsidRPr="00031A77">
        <w:rPr>
          <w:lang w:val="fr-FR"/>
        </w:rPr>
        <w:t>Pour permettre aux éducateurs de s’approprier la pédagogie du DVP, le RDVP organise des simulations de séance durant le pôle.</w:t>
      </w:r>
    </w:p>
    <w:p w14:paraId="73BEF32A" w14:textId="77777777" w:rsidR="00A81020" w:rsidRPr="00031A77" w:rsidRDefault="00000000" w:rsidP="008A1A58">
      <w:pPr>
        <w:pStyle w:val="CERESBody"/>
        <w:spacing w:after="80"/>
        <w:jc w:val="both"/>
        <w:rPr>
          <w:lang w:val="fr-FR"/>
        </w:rPr>
      </w:pPr>
      <w:r w:rsidRPr="00031A77">
        <w:rPr>
          <w:lang w:val="fr-FR"/>
        </w:rPr>
        <w:t>En début d’année scolaire, le RPAR invite le RDVP à présenter le parcours DVP à l’ensemble de l’équipe IR lors d’une réunion d’équipe.</w:t>
      </w:r>
    </w:p>
    <w:p w14:paraId="0EAE1EC5" w14:textId="77777777" w:rsidR="00466D3F" w:rsidRPr="00031A77" w:rsidRDefault="00466D3F" w:rsidP="008A1A58">
      <w:pPr>
        <w:pStyle w:val="CERESBody"/>
        <w:spacing w:after="80"/>
        <w:jc w:val="both"/>
        <w:rPr>
          <w:lang w:val="fr-FR"/>
        </w:rPr>
      </w:pPr>
    </w:p>
    <w:p w14:paraId="7F8390A9" w14:textId="386B4629" w:rsidR="00A81020" w:rsidRDefault="00000000" w:rsidP="00466D3F">
      <w:pPr>
        <w:pStyle w:val="Titre3"/>
      </w:pPr>
      <w:bookmarkStart w:id="30" w:name="_Toc223448056"/>
      <w:proofErr w:type="spellStart"/>
      <w:r>
        <w:t>Séminaire</w:t>
      </w:r>
      <w:proofErr w:type="spellEnd"/>
      <w:r>
        <w:t xml:space="preserve"> des </w:t>
      </w:r>
      <w:proofErr w:type="spellStart"/>
      <w:r>
        <w:t>éducateurs</w:t>
      </w:r>
      <w:bookmarkEnd w:id="30"/>
      <w:proofErr w:type="spellEnd"/>
    </w:p>
    <w:p w14:paraId="75518DB7" w14:textId="77777777" w:rsidR="00A81020" w:rsidRPr="00031A77" w:rsidRDefault="00000000" w:rsidP="008A1A58">
      <w:pPr>
        <w:pStyle w:val="CERESBody"/>
        <w:spacing w:after="80"/>
        <w:jc w:val="both"/>
        <w:rPr>
          <w:lang w:val="fr-FR"/>
        </w:rPr>
      </w:pPr>
      <w:r w:rsidRPr="00031A77">
        <w:rPr>
          <w:lang w:val="fr-FR"/>
        </w:rPr>
        <w:t>Le service des Ressources Humaines organise chaque année un séminaire de formation continue à destination des éducateurs, maillon central du dispositif CERES, qui interviennent en première ligne auprès des bénéficiaires.</w:t>
      </w:r>
    </w:p>
    <w:p w14:paraId="13F76E0E" w14:textId="77777777" w:rsidR="00A3759A" w:rsidRPr="00031A77" w:rsidRDefault="00A3759A" w:rsidP="008A1A58">
      <w:pPr>
        <w:pStyle w:val="CERESBody"/>
        <w:spacing w:after="80"/>
        <w:jc w:val="both"/>
        <w:rPr>
          <w:lang w:val="fr-FR"/>
        </w:rPr>
      </w:pPr>
    </w:p>
    <w:p w14:paraId="0F0EEB6D" w14:textId="77777777" w:rsidR="00A3759A" w:rsidRPr="00031A77" w:rsidRDefault="00A3759A" w:rsidP="008A1A58">
      <w:pPr>
        <w:pStyle w:val="CERESBody"/>
        <w:spacing w:after="80"/>
        <w:jc w:val="both"/>
        <w:rPr>
          <w:lang w:val="fr-FR"/>
        </w:rPr>
      </w:pPr>
    </w:p>
    <w:p w14:paraId="0136571A" w14:textId="77777777" w:rsidR="00A3759A" w:rsidRPr="00031A77" w:rsidRDefault="00A3759A" w:rsidP="008A1A58">
      <w:pPr>
        <w:pStyle w:val="CERESBody"/>
        <w:spacing w:after="80"/>
        <w:jc w:val="both"/>
        <w:rPr>
          <w:lang w:val="fr-FR"/>
        </w:rPr>
      </w:pPr>
    </w:p>
    <w:p w14:paraId="35D98CFE" w14:textId="77777777" w:rsidR="00A3759A" w:rsidRPr="00031A77" w:rsidRDefault="00A3759A" w:rsidP="008A1A58">
      <w:pPr>
        <w:pStyle w:val="CERESBody"/>
        <w:spacing w:after="80"/>
        <w:jc w:val="both"/>
        <w:rPr>
          <w:lang w:val="fr-FR"/>
        </w:rPr>
      </w:pPr>
    </w:p>
    <w:p w14:paraId="14D29F48" w14:textId="77777777" w:rsidR="00A3759A" w:rsidRPr="00031A77" w:rsidRDefault="00A3759A" w:rsidP="008A1A58">
      <w:pPr>
        <w:pStyle w:val="CERESBody"/>
        <w:spacing w:after="80"/>
        <w:jc w:val="both"/>
        <w:rPr>
          <w:lang w:val="fr-FR"/>
        </w:rPr>
      </w:pPr>
    </w:p>
    <w:p w14:paraId="7ABC5ABA" w14:textId="77777777" w:rsidR="00A3759A" w:rsidRPr="00031A77" w:rsidRDefault="00A3759A" w:rsidP="008A1A58">
      <w:pPr>
        <w:pStyle w:val="CERESBody"/>
        <w:spacing w:after="80"/>
        <w:jc w:val="both"/>
        <w:rPr>
          <w:lang w:val="fr-FR"/>
        </w:rPr>
      </w:pPr>
    </w:p>
    <w:p w14:paraId="25826BD9" w14:textId="77777777" w:rsidR="00A3759A" w:rsidRPr="00031A77" w:rsidRDefault="00A3759A" w:rsidP="008A1A58">
      <w:pPr>
        <w:pStyle w:val="CERESBody"/>
        <w:spacing w:after="80"/>
        <w:jc w:val="both"/>
        <w:rPr>
          <w:lang w:val="fr-FR"/>
        </w:rPr>
      </w:pPr>
    </w:p>
    <w:p w14:paraId="3E1AB017" w14:textId="77777777" w:rsidR="00A3759A" w:rsidRPr="00031A77" w:rsidRDefault="00A3759A" w:rsidP="008A1A58">
      <w:pPr>
        <w:pStyle w:val="CERESBody"/>
        <w:spacing w:after="80"/>
        <w:jc w:val="both"/>
        <w:rPr>
          <w:lang w:val="fr-FR"/>
        </w:rPr>
      </w:pPr>
    </w:p>
    <w:p w14:paraId="3D8AF420" w14:textId="77777777" w:rsidR="00A3759A" w:rsidRPr="00031A77" w:rsidRDefault="00A3759A" w:rsidP="008A1A58">
      <w:pPr>
        <w:pStyle w:val="CERESBody"/>
        <w:spacing w:after="80"/>
        <w:jc w:val="both"/>
        <w:rPr>
          <w:lang w:val="fr-FR"/>
        </w:rPr>
      </w:pPr>
    </w:p>
    <w:p w14:paraId="379180E9" w14:textId="77777777" w:rsidR="00A3759A" w:rsidRPr="00031A77" w:rsidRDefault="00A3759A" w:rsidP="008A1A58">
      <w:pPr>
        <w:pStyle w:val="CERESBody"/>
        <w:spacing w:after="80"/>
        <w:jc w:val="both"/>
        <w:rPr>
          <w:lang w:val="fr-FR"/>
        </w:rPr>
      </w:pPr>
    </w:p>
    <w:p w14:paraId="4B7443BF" w14:textId="77777777" w:rsidR="00A3759A" w:rsidRPr="00031A77" w:rsidRDefault="00A3759A" w:rsidP="008A1A58">
      <w:pPr>
        <w:pStyle w:val="CERESBody"/>
        <w:spacing w:after="80"/>
        <w:jc w:val="both"/>
        <w:rPr>
          <w:lang w:val="fr-FR"/>
        </w:rPr>
      </w:pPr>
    </w:p>
    <w:p w14:paraId="3378D837" w14:textId="77777777" w:rsidR="00A3759A" w:rsidRPr="00031A77" w:rsidRDefault="00A3759A" w:rsidP="008A1A58">
      <w:pPr>
        <w:pStyle w:val="CERESBody"/>
        <w:spacing w:after="80"/>
        <w:jc w:val="both"/>
        <w:rPr>
          <w:lang w:val="fr-FR"/>
        </w:rPr>
      </w:pPr>
    </w:p>
    <w:p w14:paraId="767C39AE" w14:textId="77777777" w:rsidR="00A3759A" w:rsidRPr="00031A77" w:rsidRDefault="00A3759A" w:rsidP="008A1A58">
      <w:pPr>
        <w:pStyle w:val="CERESBody"/>
        <w:spacing w:after="80"/>
        <w:jc w:val="both"/>
        <w:rPr>
          <w:lang w:val="fr-FR"/>
        </w:rPr>
      </w:pPr>
    </w:p>
    <w:p w14:paraId="3B3F8F54" w14:textId="77777777" w:rsidR="00A3759A" w:rsidRPr="00031A77" w:rsidRDefault="00A3759A" w:rsidP="008A1A58">
      <w:pPr>
        <w:pStyle w:val="CERESBody"/>
        <w:spacing w:after="80"/>
        <w:jc w:val="both"/>
        <w:rPr>
          <w:lang w:val="fr-FR"/>
        </w:rPr>
      </w:pPr>
    </w:p>
    <w:p w14:paraId="4D7F3FA2" w14:textId="77777777" w:rsidR="00A3759A" w:rsidRPr="00031A77" w:rsidRDefault="00A3759A" w:rsidP="008A1A58">
      <w:pPr>
        <w:pStyle w:val="CERESBody"/>
        <w:spacing w:after="80"/>
        <w:jc w:val="both"/>
        <w:rPr>
          <w:lang w:val="fr-FR"/>
        </w:rPr>
      </w:pPr>
    </w:p>
    <w:p w14:paraId="47A486B8" w14:textId="77777777" w:rsidR="00A3759A" w:rsidRPr="00031A77" w:rsidRDefault="00A3759A" w:rsidP="008A1A58">
      <w:pPr>
        <w:pStyle w:val="CERESBody"/>
        <w:spacing w:after="80"/>
        <w:jc w:val="both"/>
        <w:rPr>
          <w:lang w:val="fr-FR"/>
        </w:rPr>
      </w:pPr>
    </w:p>
    <w:p w14:paraId="3223F8A6" w14:textId="77777777" w:rsidR="00A3759A" w:rsidRPr="00031A77" w:rsidRDefault="00A3759A" w:rsidP="008A1A58">
      <w:pPr>
        <w:pStyle w:val="CERESBody"/>
        <w:spacing w:after="80"/>
        <w:jc w:val="both"/>
        <w:rPr>
          <w:lang w:val="fr-FR"/>
        </w:rPr>
      </w:pPr>
    </w:p>
    <w:p w14:paraId="0B882378" w14:textId="77777777" w:rsidR="00A3759A" w:rsidRPr="00031A77" w:rsidRDefault="00A3759A" w:rsidP="008A1A58">
      <w:pPr>
        <w:pStyle w:val="CERESBody"/>
        <w:spacing w:after="80"/>
        <w:jc w:val="both"/>
        <w:rPr>
          <w:lang w:val="fr-FR"/>
        </w:rPr>
      </w:pPr>
    </w:p>
    <w:p w14:paraId="391722CA" w14:textId="77777777" w:rsidR="00141B9E" w:rsidRPr="00031A77" w:rsidRDefault="00141B9E" w:rsidP="008A1A58">
      <w:pPr>
        <w:pStyle w:val="CERESBody"/>
        <w:spacing w:after="80"/>
        <w:jc w:val="both"/>
        <w:rPr>
          <w:lang w:val="fr-FR"/>
        </w:rPr>
      </w:pPr>
    </w:p>
    <w:p w14:paraId="54B69C17" w14:textId="3AEF4721" w:rsidR="00A81020" w:rsidRDefault="00000000" w:rsidP="00466D3F">
      <w:pPr>
        <w:pStyle w:val="Titre1"/>
      </w:pPr>
      <w:bookmarkStart w:id="31" w:name="_Toc223448057"/>
      <w:r>
        <w:lastRenderedPageBreak/>
        <w:t>PARCOURS EXCELLENCE</w:t>
      </w:r>
      <w:bookmarkEnd w:id="31"/>
    </w:p>
    <w:p w14:paraId="7C8F0CDF" w14:textId="62F82690" w:rsidR="00A81020" w:rsidRDefault="00000000" w:rsidP="00466D3F">
      <w:pPr>
        <w:pStyle w:val="Titre2"/>
      </w:pPr>
      <w:bookmarkStart w:id="32" w:name="_Toc223448058"/>
      <w:proofErr w:type="spellStart"/>
      <w:r>
        <w:t>Généralités</w:t>
      </w:r>
      <w:proofErr w:type="spellEnd"/>
      <w:r>
        <w:t xml:space="preserve"> du </w:t>
      </w:r>
      <w:proofErr w:type="spellStart"/>
      <w:r>
        <w:t>Parcours</w:t>
      </w:r>
      <w:proofErr w:type="spellEnd"/>
      <w:r>
        <w:t xml:space="preserve"> Excellence</w:t>
      </w:r>
      <w:bookmarkEnd w:id="32"/>
    </w:p>
    <w:p w14:paraId="16EDC425" w14:textId="639B6B55" w:rsidR="00A81020" w:rsidRPr="00031A77" w:rsidRDefault="00000000" w:rsidP="00ED4828">
      <w:pPr>
        <w:pStyle w:val="CERESBody"/>
        <w:spacing w:after="80"/>
        <w:jc w:val="both"/>
        <w:rPr>
          <w:lang w:val="fr-FR"/>
        </w:rPr>
      </w:pPr>
      <w:r w:rsidRPr="00031A77">
        <w:rPr>
          <w:lang w:val="fr-FR"/>
        </w:rPr>
        <w:t xml:space="preserve">Il s’agit d’un parcours destiné aux jeunes sélectionnés au sein des IR, d’une durée de 6 ans, répartis comme </w:t>
      </w:r>
      <w:proofErr w:type="gramStart"/>
      <w:r w:rsidR="009F39DD" w:rsidRPr="00031A77">
        <w:rPr>
          <w:lang w:val="fr-FR"/>
        </w:rPr>
        <w:t>suit:</w:t>
      </w:r>
      <w:proofErr w:type="gramEnd"/>
      <w:r w:rsidRPr="00031A77">
        <w:rPr>
          <w:lang w:val="fr-FR"/>
        </w:rPr>
        <w:t xml:space="preserve"> 3 ans au sein de l’Internat de l’Excellence, intégrés dans les lycées partenaires, (Classe des 2ndes jusqu’en Terminales) et 3 ans au sein des foyers d’Excellence (de la L1 à la L3).</w:t>
      </w:r>
    </w:p>
    <w:p w14:paraId="3A8A801B" w14:textId="77777777" w:rsidR="00A81020" w:rsidRPr="00031A77" w:rsidRDefault="00000000" w:rsidP="00ED4828">
      <w:pPr>
        <w:pStyle w:val="CERESBody"/>
        <w:spacing w:after="80"/>
        <w:jc w:val="both"/>
        <w:rPr>
          <w:lang w:val="fr-FR"/>
        </w:rPr>
      </w:pPr>
      <w:r w:rsidRPr="00031A77">
        <w:rPr>
          <w:lang w:val="fr-FR"/>
        </w:rPr>
        <w:t>Dès le début de la première année scolaire du Parcours, une convention de partenariat est signée entre les parents, le jeune et le Programme CERES (voir annexe).</w:t>
      </w:r>
    </w:p>
    <w:p w14:paraId="6E615C47" w14:textId="77777777" w:rsidR="00A81020" w:rsidRPr="00031A77" w:rsidRDefault="00000000" w:rsidP="00ED4828">
      <w:pPr>
        <w:pStyle w:val="CERESBody"/>
        <w:spacing w:after="80"/>
        <w:jc w:val="both"/>
        <w:rPr>
          <w:lang w:val="fr-FR"/>
        </w:rPr>
      </w:pPr>
      <w:r w:rsidRPr="00031A77">
        <w:rPr>
          <w:lang w:val="fr-FR"/>
        </w:rPr>
        <w:t>Cette convention, d’une durée de 3 ans pour l’Internat de l’Excellence (IE) est reconduite pour une période de 3 ans concernant le Foyer d’Excellence (FE). Ces conventions doivent doit être paraphées au cours du premier mois de la scolarité du jeune.</w:t>
      </w:r>
    </w:p>
    <w:p w14:paraId="281E1325" w14:textId="0FFD0447" w:rsidR="00A81020" w:rsidRPr="00031A77" w:rsidRDefault="00000000" w:rsidP="00466D3F">
      <w:pPr>
        <w:pStyle w:val="Titre3"/>
        <w:rPr>
          <w:lang w:val="fr-FR"/>
        </w:rPr>
      </w:pPr>
      <w:bookmarkStart w:id="33" w:name="_Toc223448059"/>
      <w:r w:rsidRPr="00031A77">
        <w:rPr>
          <w:lang w:val="fr-FR"/>
        </w:rPr>
        <w:t>Engagements du Programme CERES et des parents (pour les jeunes en Internat et en Foyer seulement</w:t>
      </w:r>
      <w:proofErr w:type="gramStart"/>
      <w:r w:rsidR="009F39DD" w:rsidRPr="00031A77">
        <w:rPr>
          <w:lang w:val="fr-FR"/>
        </w:rPr>
        <w:t>):</w:t>
      </w:r>
      <w:bookmarkEnd w:id="33"/>
      <w:proofErr w:type="gramEnd"/>
    </w:p>
    <w:p w14:paraId="24D135F4" w14:textId="309B2692" w:rsidR="00A81020" w:rsidRPr="00031A77" w:rsidRDefault="00000000" w:rsidP="00ED4828">
      <w:pPr>
        <w:pStyle w:val="CERESBody"/>
        <w:spacing w:after="80"/>
        <w:jc w:val="both"/>
        <w:rPr>
          <w:b/>
          <w:bCs/>
          <w:u w:val="single"/>
          <w:lang w:val="fr-FR"/>
        </w:rPr>
      </w:pPr>
      <w:r w:rsidRPr="00031A77">
        <w:rPr>
          <w:b/>
          <w:bCs/>
          <w:u w:val="single"/>
          <w:lang w:val="fr-FR"/>
        </w:rPr>
        <w:t xml:space="preserve">Engagements du Programme </w:t>
      </w:r>
      <w:proofErr w:type="gramStart"/>
      <w:r w:rsidR="001E1B2B" w:rsidRPr="00031A77">
        <w:rPr>
          <w:b/>
          <w:bCs/>
          <w:u w:val="single"/>
          <w:lang w:val="fr-FR"/>
        </w:rPr>
        <w:t>CERES:</w:t>
      </w:r>
      <w:proofErr w:type="gramEnd"/>
    </w:p>
    <w:p w14:paraId="090F9E5F" w14:textId="2E1BA7D7" w:rsidR="00A81020" w:rsidRPr="00031A77" w:rsidRDefault="001E1B2B" w:rsidP="00ED4828">
      <w:pPr>
        <w:pStyle w:val="CERESBody"/>
        <w:spacing w:after="80"/>
        <w:jc w:val="both"/>
        <w:rPr>
          <w:lang w:val="fr-FR"/>
        </w:rPr>
      </w:pPr>
      <w:proofErr w:type="gramStart"/>
      <w:r w:rsidRPr="00031A77">
        <w:rPr>
          <w:b/>
          <w:bCs/>
          <w:lang w:val="fr-FR"/>
        </w:rPr>
        <w:t>Educatif:</w:t>
      </w:r>
      <w:proofErr w:type="gramEnd"/>
      <w:r w:rsidRPr="00031A77">
        <w:rPr>
          <w:lang w:val="fr-FR"/>
        </w:rPr>
        <w:t xml:space="preserve"> Le Programme CERES, par le biais des éducateurs et de tous les collaborateurs du Programme, offre un suivi et un accompagnement éducatifs collectifs et/ou personnalisés en vue du développement personnel intégral et intégré de chaque jeune. Plusieurs activités sont alors organisées pour y parvenir : six séances de développement personnel – DVP- pour chaque niveau au lycée (2nde,1ère et Terminale à réaliser pendant le WIN (Week-end Internat), des entretiens formels (tutorat mensuel) et non formels, les VAD (Visites à Domicile), les heures des vies internats/Foyers mensuels, des suivis à partir du livret éducatif individuel pour chaque jeune, des COED.</w:t>
      </w:r>
    </w:p>
    <w:p w14:paraId="373B55FD" w14:textId="5387D6D8" w:rsidR="00A81020" w:rsidRPr="00031A77" w:rsidRDefault="001E1B2B" w:rsidP="00ED4828">
      <w:pPr>
        <w:pStyle w:val="CERESBody"/>
        <w:spacing w:after="80"/>
        <w:jc w:val="both"/>
        <w:rPr>
          <w:lang w:val="fr-FR"/>
        </w:rPr>
      </w:pPr>
      <w:proofErr w:type="gramStart"/>
      <w:r w:rsidRPr="00031A77">
        <w:rPr>
          <w:b/>
          <w:bCs/>
          <w:lang w:val="fr-FR"/>
        </w:rPr>
        <w:t>Orientation</w:t>
      </w:r>
      <w:r w:rsidRPr="00031A77">
        <w:rPr>
          <w:lang w:val="fr-FR"/>
        </w:rPr>
        <w:t>:</w:t>
      </w:r>
      <w:proofErr w:type="gramEnd"/>
      <w:r w:rsidRPr="00031A77">
        <w:rPr>
          <w:lang w:val="fr-FR"/>
        </w:rPr>
        <w:t xml:space="preserve"> 6 séances d’orientation sont organisées en collaboration avec l’équipe BOE dans l’objectif d’aider les jeunes à clarifier son projet de vie (personnel et professionnel).</w:t>
      </w:r>
    </w:p>
    <w:p w14:paraId="7A5E9C94" w14:textId="3AF3956E" w:rsidR="00A81020" w:rsidRPr="00031A77" w:rsidRDefault="001E1B2B" w:rsidP="00ED4828">
      <w:pPr>
        <w:pStyle w:val="CERESBody"/>
        <w:spacing w:after="80"/>
        <w:jc w:val="both"/>
        <w:rPr>
          <w:lang w:val="fr-FR"/>
        </w:rPr>
      </w:pPr>
      <w:proofErr w:type="gramStart"/>
      <w:r w:rsidRPr="00031A77">
        <w:rPr>
          <w:b/>
          <w:bCs/>
          <w:lang w:val="fr-FR"/>
        </w:rPr>
        <w:t>Scolaire:</w:t>
      </w:r>
      <w:proofErr w:type="gramEnd"/>
      <w:r w:rsidRPr="00031A77">
        <w:rPr>
          <w:lang w:val="fr-FR"/>
        </w:rPr>
        <w:t xml:space="preserve"> pour les lycéens, Le Programme CERES offre des fournitures scolaires au début de l’année, assure les frais de scolarité (droit d’inscription, écolage, polo et blouson pour les lycéens de Saint François Xavier – Polo et Blouse pour les lycéens de Saint Joseph de Cluny et Saint Joseph Ambozotany), les navettes pour les lycéens, la cantine, les voyages d’étude et les soutiens scolaires en cas de besoin pour les jeunes en difficultés.</w:t>
      </w:r>
    </w:p>
    <w:p w14:paraId="1AA9D985" w14:textId="77777777" w:rsidR="00A81020" w:rsidRPr="00031A77" w:rsidRDefault="00000000" w:rsidP="00ED4828">
      <w:pPr>
        <w:pStyle w:val="CERESBody"/>
        <w:spacing w:after="80"/>
        <w:jc w:val="both"/>
        <w:rPr>
          <w:lang w:val="fr-FR"/>
        </w:rPr>
      </w:pPr>
      <w:r w:rsidRPr="00031A77">
        <w:rPr>
          <w:lang w:val="fr-FR"/>
        </w:rPr>
        <w:t xml:space="preserve">Pour les étudiants, le Programme CERES prend en charge les frais de scolarité (droit d’inscription, écolage, stages, voyages d’études), les loyers, les nourritures, les meubles et équipements en début de l’ouverture de chaque foyer. </w:t>
      </w:r>
      <w:proofErr w:type="gramStart"/>
      <w:r w:rsidRPr="00031A77">
        <w:rPr>
          <w:lang w:val="fr-FR"/>
        </w:rPr>
        <w:t>Par contre</w:t>
      </w:r>
      <w:proofErr w:type="gramEnd"/>
      <w:r w:rsidRPr="00031A77">
        <w:rPr>
          <w:lang w:val="fr-FR"/>
        </w:rPr>
        <w:t xml:space="preserve">, les jeunes et les parents </w:t>
      </w:r>
      <w:proofErr w:type="gramStart"/>
      <w:r w:rsidRPr="00031A77">
        <w:rPr>
          <w:lang w:val="fr-FR"/>
        </w:rPr>
        <w:t>sont en charge</w:t>
      </w:r>
      <w:proofErr w:type="gramEnd"/>
      <w:r w:rsidRPr="00031A77">
        <w:rPr>
          <w:lang w:val="fr-FR"/>
        </w:rPr>
        <w:t xml:space="preserve"> de couverture, eau et électricité, assiettes, et toutes autres dépenses que le CERES ne prend pas en charge.</w:t>
      </w:r>
    </w:p>
    <w:p w14:paraId="010A919F" w14:textId="6D21DA3B" w:rsidR="00A81020" w:rsidRPr="00031A77" w:rsidRDefault="00EB35EA" w:rsidP="00ED4828">
      <w:pPr>
        <w:pStyle w:val="CERESBody"/>
        <w:spacing w:after="80"/>
        <w:jc w:val="both"/>
        <w:rPr>
          <w:lang w:val="fr-FR"/>
        </w:rPr>
      </w:pPr>
      <w:proofErr w:type="gramStart"/>
      <w:r w:rsidRPr="00031A77">
        <w:rPr>
          <w:b/>
          <w:bCs/>
          <w:lang w:val="fr-FR"/>
        </w:rPr>
        <w:t>Internat:</w:t>
      </w:r>
      <w:proofErr w:type="gramEnd"/>
      <w:r w:rsidRPr="00031A77">
        <w:rPr>
          <w:lang w:val="fr-FR"/>
        </w:rPr>
        <w:t xml:space="preserve"> Le Programme CERES s’engage à accueillir les jeunes et prend en charge leur alimentation afin qu’ils puissent évoluer dans un environnement propice à leur épanouissement. L’internat est ouvert du lundi au </w:t>
      </w:r>
      <w:proofErr w:type="gramStart"/>
      <w:r w:rsidRPr="00031A77">
        <w:rPr>
          <w:lang w:val="fr-FR"/>
        </w:rPr>
        <w:t>Dimanche</w:t>
      </w:r>
      <w:proofErr w:type="gramEnd"/>
      <w:r w:rsidRPr="00031A77">
        <w:rPr>
          <w:lang w:val="fr-FR"/>
        </w:rPr>
        <w:t>. En effet, les jeunes y restent les trois premiers week-ends pour effectuer le WIN. Un surveillant est engagé pour assurer la surveillance les jeunes. Le dernier week-end du mois, les jeunes rejoignent leurs correspondants.</w:t>
      </w:r>
    </w:p>
    <w:p w14:paraId="0D812D1F" w14:textId="77777777" w:rsidR="00A81020" w:rsidRPr="00031A77" w:rsidRDefault="00000000" w:rsidP="00ED4828">
      <w:pPr>
        <w:pStyle w:val="CERESBody"/>
        <w:spacing w:after="80"/>
        <w:jc w:val="both"/>
        <w:rPr>
          <w:lang w:val="fr-FR"/>
        </w:rPr>
      </w:pPr>
      <w:r w:rsidRPr="00031A77">
        <w:rPr>
          <w:lang w:val="fr-FR"/>
        </w:rPr>
        <w:t>Les correspondants sont désignés par les parents du jeune. La plupart du temps, il s’agit de membre de la famille ou des connaissances qui prennent la responsabilité du jeune le temps des week-ends.</w:t>
      </w:r>
    </w:p>
    <w:p w14:paraId="2FACC61F" w14:textId="77777777" w:rsidR="00A81020" w:rsidRPr="00031A77" w:rsidRDefault="00000000" w:rsidP="00ED4828">
      <w:pPr>
        <w:pStyle w:val="CERESBody"/>
        <w:spacing w:after="80"/>
        <w:jc w:val="both"/>
        <w:rPr>
          <w:lang w:val="fr-FR"/>
        </w:rPr>
      </w:pPr>
      <w:r w:rsidRPr="00031A77">
        <w:rPr>
          <w:lang w:val="fr-FR"/>
        </w:rPr>
        <w:lastRenderedPageBreak/>
        <w:t>Les jeunes retournent en brousse à la fin de chaque trimestre, pendant les vacances de Noël, de Pâques et les grandes vacances.</w:t>
      </w:r>
    </w:p>
    <w:p w14:paraId="123959A9" w14:textId="0070E767" w:rsidR="00A81020" w:rsidRPr="00031A77" w:rsidRDefault="00EB35EA" w:rsidP="00ED4828">
      <w:pPr>
        <w:pStyle w:val="CERESBody"/>
        <w:spacing w:after="80"/>
        <w:jc w:val="both"/>
        <w:rPr>
          <w:lang w:val="fr-FR"/>
        </w:rPr>
      </w:pPr>
      <w:proofErr w:type="gramStart"/>
      <w:r w:rsidRPr="00031A77">
        <w:rPr>
          <w:b/>
          <w:bCs/>
          <w:lang w:val="fr-FR"/>
        </w:rPr>
        <w:t>Sanitaire:</w:t>
      </w:r>
      <w:proofErr w:type="gramEnd"/>
      <w:r w:rsidRPr="00031A77">
        <w:rPr>
          <w:lang w:val="fr-FR"/>
        </w:rPr>
        <w:t xml:space="preserve"> Le Programme CERES prend en charge 50% des frais médicaux concernant les yeux, les dents et les oreilles, et en cas d’urgence le programme prend en charge les frais médicaux de premiers soins. Une trousse à pharmacie est tenue par les éducateurs. Elle sert pour les cas d’urgence et les petits soins de santé.</w:t>
      </w:r>
    </w:p>
    <w:p w14:paraId="3D3161AD" w14:textId="2B5C561F" w:rsidR="00A81020" w:rsidRPr="00031A77" w:rsidRDefault="00EB35EA" w:rsidP="00ED4828">
      <w:pPr>
        <w:pStyle w:val="CERESBody"/>
        <w:spacing w:after="80"/>
        <w:jc w:val="both"/>
        <w:rPr>
          <w:lang w:val="fr-FR"/>
        </w:rPr>
      </w:pPr>
      <w:proofErr w:type="gramStart"/>
      <w:r w:rsidRPr="00031A77">
        <w:rPr>
          <w:b/>
          <w:bCs/>
          <w:lang w:val="fr-FR"/>
        </w:rPr>
        <w:t>Décès:</w:t>
      </w:r>
      <w:proofErr w:type="gramEnd"/>
      <w:r w:rsidRPr="00031A77">
        <w:rPr>
          <w:lang w:val="fr-FR"/>
        </w:rPr>
        <w:t xml:space="preserve"> En cas de décès d’un élève du programme CERES, des représentants de la Direction du Programme CERES, des éducateurs ainsi que les autres élèves CERES entourent la famille.</w:t>
      </w:r>
    </w:p>
    <w:p w14:paraId="2A7D11AA" w14:textId="77777777" w:rsidR="00A81020" w:rsidRPr="00031A77" w:rsidRDefault="00000000" w:rsidP="00ED4828">
      <w:pPr>
        <w:pStyle w:val="CERESBody"/>
        <w:spacing w:after="80"/>
        <w:jc w:val="both"/>
        <w:rPr>
          <w:lang w:val="fr-FR"/>
        </w:rPr>
      </w:pPr>
      <w:r w:rsidRPr="00031A77">
        <w:rPr>
          <w:lang w:val="fr-FR"/>
        </w:rPr>
        <w:t>PROMES offre à la famille, en signe de compassion, une enveloppe de 100 000 Ar. Celle-ci peut ensuite être versée en NDF, une déclaration sur l'honneur servant de justificatif comptable.</w:t>
      </w:r>
    </w:p>
    <w:p w14:paraId="1B1B6075" w14:textId="77777777" w:rsidR="00A81020" w:rsidRPr="00031A77" w:rsidRDefault="00000000" w:rsidP="00ED4828">
      <w:pPr>
        <w:pStyle w:val="CERESBody"/>
        <w:spacing w:after="80"/>
        <w:jc w:val="both"/>
        <w:rPr>
          <w:lang w:val="fr-FR"/>
        </w:rPr>
      </w:pPr>
      <w:r w:rsidRPr="00031A77">
        <w:rPr>
          <w:lang w:val="fr-FR"/>
        </w:rPr>
        <w:t>Une délégation organisée se rend à l'enterrement si celui-ci a lieu dans un rayon de 2heures de Fianarantsoa. Le CERES prend en charge les frais éventuels de transport du corps (trajet aller uniquement), après validation par le DPR.</w:t>
      </w:r>
    </w:p>
    <w:p w14:paraId="045016BD" w14:textId="77777777" w:rsidR="00A81020" w:rsidRPr="00031A77" w:rsidRDefault="00000000" w:rsidP="00ED4828">
      <w:pPr>
        <w:pStyle w:val="CERESBody"/>
        <w:spacing w:after="80"/>
        <w:jc w:val="both"/>
        <w:rPr>
          <w:lang w:val="fr-FR"/>
        </w:rPr>
      </w:pPr>
      <w:r w:rsidRPr="00031A77">
        <w:rPr>
          <w:lang w:val="fr-FR"/>
        </w:rPr>
        <w:t>En cas de décès d’un parent ou d’un membre de la fratrie d’un élève, PROMES offre une enveloppe de 30 000ar. Une simple déclaration sur l'honneur sert de justificatif comptable.</w:t>
      </w:r>
    </w:p>
    <w:p w14:paraId="0F8506E9" w14:textId="1865E5C9" w:rsidR="00A81020" w:rsidRPr="00031A77" w:rsidRDefault="00000000" w:rsidP="00ED4828">
      <w:pPr>
        <w:pStyle w:val="CERESBody"/>
        <w:spacing w:after="80"/>
        <w:jc w:val="both"/>
        <w:rPr>
          <w:b/>
          <w:bCs/>
          <w:u w:val="single"/>
          <w:lang w:val="fr-FR"/>
        </w:rPr>
      </w:pPr>
      <w:r w:rsidRPr="00031A77">
        <w:rPr>
          <w:b/>
          <w:bCs/>
          <w:u w:val="single"/>
          <w:lang w:val="fr-FR"/>
        </w:rPr>
        <w:t xml:space="preserve">Engagements des </w:t>
      </w:r>
      <w:proofErr w:type="gramStart"/>
      <w:r w:rsidR="00027B0F" w:rsidRPr="00031A77">
        <w:rPr>
          <w:b/>
          <w:bCs/>
          <w:u w:val="single"/>
          <w:lang w:val="fr-FR"/>
        </w:rPr>
        <w:t>parents:</w:t>
      </w:r>
      <w:proofErr w:type="gramEnd"/>
    </w:p>
    <w:p w14:paraId="7D66DF99" w14:textId="12536C28" w:rsidR="00A81020" w:rsidRPr="00031A77" w:rsidRDefault="00027B0F" w:rsidP="00ED4828">
      <w:pPr>
        <w:pStyle w:val="CERESBody"/>
        <w:spacing w:after="80"/>
        <w:jc w:val="both"/>
        <w:rPr>
          <w:lang w:val="fr-FR"/>
        </w:rPr>
      </w:pPr>
      <w:proofErr w:type="gramStart"/>
      <w:r w:rsidRPr="00031A77">
        <w:rPr>
          <w:b/>
          <w:bCs/>
          <w:lang w:val="fr-FR"/>
        </w:rPr>
        <w:t>Educatif:</w:t>
      </w:r>
      <w:proofErr w:type="gramEnd"/>
      <w:r w:rsidRPr="00031A77">
        <w:rPr>
          <w:lang w:val="fr-FR"/>
        </w:rPr>
        <w:t xml:space="preserve"> Les parents sont les premiers éducateurs de leurs enfants.</w:t>
      </w:r>
    </w:p>
    <w:p w14:paraId="6E9CF14E" w14:textId="77777777" w:rsidR="00A81020" w:rsidRPr="00031A77" w:rsidRDefault="00000000" w:rsidP="00ED4828">
      <w:pPr>
        <w:pStyle w:val="CERESBody"/>
        <w:spacing w:after="80"/>
        <w:jc w:val="both"/>
        <w:rPr>
          <w:lang w:val="fr-FR"/>
        </w:rPr>
      </w:pPr>
      <w:r w:rsidRPr="00031A77">
        <w:rPr>
          <w:lang w:val="fr-FR"/>
        </w:rPr>
        <w:t>A ce titre, leur présence est obligatoire à toutes les réunions, école des parents et convocations. Toute absence non justifiée sera considérée comme un manque de motivation.</w:t>
      </w:r>
    </w:p>
    <w:p w14:paraId="15E23FF0" w14:textId="4631CC61" w:rsidR="00A81020" w:rsidRPr="00031A77" w:rsidRDefault="00027B0F" w:rsidP="00ED4828">
      <w:pPr>
        <w:pStyle w:val="CERESBody"/>
        <w:spacing w:after="80"/>
        <w:jc w:val="both"/>
        <w:rPr>
          <w:lang w:val="fr-FR"/>
        </w:rPr>
      </w:pPr>
      <w:proofErr w:type="gramStart"/>
      <w:r w:rsidRPr="00031A77">
        <w:rPr>
          <w:b/>
          <w:bCs/>
          <w:lang w:val="fr-FR"/>
        </w:rPr>
        <w:t>Orientation:</w:t>
      </w:r>
      <w:proofErr w:type="gramEnd"/>
      <w:r w:rsidRPr="00031A77">
        <w:rPr>
          <w:lang w:val="fr-FR"/>
        </w:rPr>
        <w:t xml:space="preserve"> Les parents participent activement aux décisions d’orientation scolaire et professionnelle de leurs enfants. Toutefois, le programme CERES se réserve un droit de veto quant à la poursuite de l'accompagnement des jeunes.</w:t>
      </w:r>
    </w:p>
    <w:p w14:paraId="23BBA4BE" w14:textId="1B4CDE37" w:rsidR="00A81020" w:rsidRPr="00031A77" w:rsidRDefault="00027B0F" w:rsidP="00ED4828">
      <w:pPr>
        <w:pStyle w:val="CERESBody"/>
        <w:spacing w:after="80"/>
        <w:jc w:val="both"/>
        <w:rPr>
          <w:lang w:val="fr-FR"/>
        </w:rPr>
      </w:pPr>
      <w:proofErr w:type="gramStart"/>
      <w:r w:rsidRPr="00031A77">
        <w:rPr>
          <w:b/>
          <w:bCs/>
          <w:lang w:val="fr-FR"/>
        </w:rPr>
        <w:t>Internat:</w:t>
      </w:r>
      <w:proofErr w:type="gramEnd"/>
      <w:r w:rsidRPr="00031A77">
        <w:rPr>
          <w:lang w:val="fr-FR"/>
        </w:rPr>
        <w:t xml:space="preserve"> Au niveau de l’IE, les parents doivent désigner un correspondant fiable, habilité à accueillir les jeunes en cas d’urgence sanitaire. Les parents doivent également payer une cotisation annuelle de 170 </w:t>
      </w:r>
      <w:proofErr w:type="spellStart"/>
      <w:r w:rsidRPr="00031A77">
        <w:rPr>
          <w:lang w:val="fr-FR"/>
        </w:rPr>
        <w:t>kp</w:t>
      </w:r>
      <w:proofErr w:type="spellEnd"/>
      <w:r w:rsidRPr="00031A77">
        <w:rPr>
          <w:lang w:val="fr-FR"/>
        </w:rPr>
        <w:t xml:space="preserve"> de paddy par année scolaire, à verser au plus tard le 31 mai, directement auprès de chaque IR. Au niveau du FE, la présence d’une personne référente en ville est nécessaire pour chaque jeune en cas d’urgence. Le paiement de la cotisation annuelle s’applique également à l’ensemble des jeunes du FE.</w:t>
      </w:r>
    </w:p>
    <w:p w14:paraId="70ABDC98" w14:textId="5E6FB8CC" w:rsidR="00A81020" w:rsidRPr="00031A77" w:rsidRDefault="00000000" w:rsidP="00ED4828">
      <w:pPr>
        <w:pStyle w:val="CERESBody"/>
        <w:spacing w:after="80"/>
        <w:jc w:val="both"/>
        <w:rPr>
          <w:lang w:val="fr-FR"/>
        </w:rPr>
      </w:pPr>
      <w:r w:rsidRPr="00031A77">
        <w:rPr>
          <w:b/>
          <w:bCs/>
          <w:lang w:val="fr-FR"/>
        </w:rPr>
        <w:t xml:space="preserve">Santé des </w:t>
      </w:r>
      <w:proofErr w:type="gramStart"/>
      <w:r w:rsidR="00027B0F" w:rsidRPr="00031A77">
        <w:rPr>
          <w:b/>
          <w:bCs/>
          <w:lang w:val="fr-FR"/>
        </w:rPr>
        <w:t>jeunes:</w:t>
      </w:r>
      <w:proofErr w:type="gramEnd"/>
      <w:r w:rsidRPr="00031A77">
        <w:rPr>
          <w:lang w:val="fr-FR"/>
        </w:rPr>
        <w:t xml:space="preserve"> Les parents prennent en charge la santé de leurs enfants. Toutefois, un remboursement de 50% est octroyé par le Programme CERES en cas de maladie des yeux, des dents et des oreilles.</w:t>
      </w:r>
    </w:p>
    <w:p w14:paraId="0C3AAFAE" w14:textId="5BA1F139" w:rsidR="00A81020" w:rsidRPr="00031A77" w:rsidRDefault="00000000" w:rsidP="00ED4828">
      <w:pPr>
        <w:pStyle w:val="CERESBody"/>
        <w:spacing w:after="80"/>
        <w:jc w:val="both"/>
        <w:rPr>
          <w:lang w:val="fr-FR"/>
        </w:rPr>
      </w:pPr>
      <w:r w:rsidRPr="00031A77">
        <w:rPr>
          <w:b/>
          <w:bCs/>
          <w:lang w:val="fr-FR"/>
        </w:rPr>
        <w:t xml:space="preserve">Désistement </w:t>
      </w:r>
      <w:proofErr w:type="gramStart"/>
      <w:r w:rsidR="00B04E3D" w:rsidRPr="00031A77">
        <w:rPr>
          <w:b/>
          <w:bCs/>
          <w:lang w:val="fr-FR"/>
        </w:rPr>
        <w:t>volontaire:</w:t>
      </w:r>
      <w:proofErr w:type="gramEnd"/>
      <w:r w:rsidRPr="00031A77">
        <w:rPr>
          <w:lang w:val="fr-FR"/>
        </w:rPr>
        <w:t xml:space="preserve"> En cas de désistement volontaire d’un élève en cours d’année scolaire, les parents s’engagent à rembourser un montant forfaitaire de 5 000 000 Ar, correspondant aux frais engagés pour sa scolarité.</w:t>
      </w:r>
    </w:p>
    <w:p w14:paraId="42724E73" w14:textId="651EF742" w:rsidR="00A81020" w:rsidRDefault="00000000" w:rsidP="00863264">
      <w:pPr>
        <w:pStyle w:val="Titre3"/>
      </w:pPr>
      <w:bookmarkStart w:id="34" w:name="_Toc223448060"/>
      <w:r>
        <w:t xml:space="preserve">Le service Parcours </w:t>
      </w:r>
      <w:r w:rsidR="009F39DD">
        <w:t>Excellence:</w:t>
      </w:r>
      <w:bookmarkEnd w:id="34"/>
    </w:p>
    <w:p w14:paraId="36385A02" w14:textId="3F1F0350" w:rsidR="00A81020" w:rsidRPr="00031A77" w:rsidRDefault="00000000" w:rsidP="00874B61">
      <w:pPr>
        <w:pStyle w:val="CERESBody"/>
        <w:spacing w:after="80"/>
        <w:jc w:val="both"/>
        <w:rPr>
          <w:lang w:val="fr-FR"/>
        </w:rPr>
      </w:pPr>
      <w:r w:rsidRPr="00031A77">
        <w:rPr>
          <w:lang w:val="fr-FR"/>
        </w:rPr>
        <w:t xml:space="preserve">De 2019 à 2025, le service PEX a duré sept ans. Initialement, les jeunes intégraient le parcours en classe de 3è. Désormais, ils poursuivent leur parcours en IR pour achever leur cycle collège. Le Parcours Excellence comprend trois années en IE (2nde,1ère et Terminales) dans des lycées partenaires et de trois années au sein du foyer d’Excellence L1, L2 et L3). Ce service comprend deux </w:t>
      </w:r>
      <w:proofErr w:type="gramStart"/>
      <w:r w:rsidR="009F39DD" w:rsidRPr="00031A77">
        <w:rPr>
          <w:lang w:val="fr-FR"/>
        </w:rPr>
        <w:t>branches:</w:t>
      </w:r>
      <w:proofErr w:type="gramEnd"/>
      <w:r w:rsidRPr="00031A77">
        <w:rPr>
          <w:lang w:val="fr-FR"/>
        </w:rPr>
        <w:t xml:space="preserve"> L’IE et le FE.</w:t>
      </w:r>
    </w:p>
    <w:p w14:paraId="2AE1DC77" w14:textId="56B16FC2" w:rsidR="00A81020" w:rsidRPr="00031A77" w:rsidRDefault="00000000" w:rsidP="00874B61">
      <w:pPr>
        <w:pStyle w:val="CERESBody"/>
        <w:spacing w:after="80"/>
        <w:jc w:val="both"/>
        <w:rPr>
          <w:lang w:val="fr-FR"/>
        </w:rPr>
      </w:pPr>
      <w:r w:rsidRPr="00031A77">
        <w:rPr>
          <w:lang w:val="fr-FR"/>
        </w:rPr>
        <w:t xml:space="preserve">Le service fonctionne à travers plusieurs types de </w:t>
      </w:r>
      <w:proofErr w:type="gramStart"/>
      <w:r w:rsidR="009F39DD" w:rsidRPr="00031A77">
        <w:rPr>
          <w:lang w:val="fr-FR"/>
        </w:rPr>
        <w:t>réunions:</w:t>
      </w:r>
      <w:proofErr w:type="gramEnd"/>
    </w:p>
    <w:p w14:paraId="35D37DA0" w14:textId="5B4F43EE" w:rsidR="00A81020" w:rsidRPr="00031A77" w:rsidRDefault="00000000" w:rsidP="00874B61">
      <w:pPr>
        <w:pStyle w:val="CERESBody"/>
        <w:spacing w:after="80"/>
        <w:jc w:val="both"/>
        <w:rPr>
          <w:lang w:val="fr-FR"/>
        </w:rPr>
      </w:pPr>
      <w:r w:rsidRPr="00031A77">
        <w:rPr>
          <w:b/>
          <w:bCs/>
          <w:lang w:val="fr-FR"/>
        </w:rPr>
        <w:lastRenderedPageBreak/>
        <w:t>Les réunions transversales</w:t>
      </w:r>
      <w:r w:rsidRPr="00031A77">
        <w:rPr>
          <w:lang w:val="fr-FR"/>
        </w:rPr>
        <w:t xml:space="preserve"> se tiennent chaque premier lundi après-midi du mois. Elles sont axées sur l’optimisation des suivis et des accompagnements éducatifs et scolaires de tous les jeunes, incluant la détection d’éventuelles difficultés et la recherche de remédiations appropriées. L’équipe PEX pilote ces réunions transversales (cf. CR des réunions équipes PEX). Seront </w:t>
      </w:r>
      <w:proofErr w:type="gramStart"/>
      <w:r w:rsidR="009F39DD" w:rsidRPr="00031A77">
        <w:rPr>
          <w:lang w:val="fr-FR"/>
        </w:rPr>
        <w:t>présents:</w:t>
      </w:r>
      <w:proofErr w:type="gramEnd"/>
      <w:r w:rsidRPr="00031A77">
        <w:rPr>
          <w:lang w:val="fr-FR"/>
        </w:rPr>
        <w:t xml:space="preserve"> l’ensemble de l’équipe PEX, le Pôle Education, l’Adjointe du DPR et le Coordinateur Pédagogique.</w:t>
      </w:r>
    </w:p>
    <w:p w14:paraId="0D87260A" w14:textId="77777777" w:rsidR="00A81020" w:rsidRPr="00031A77" w:rsidRDefault="00000000" w:rsidP="00874B61">
      <w:pPr>
        <w:pStyle w:val="CERESBody"/>
        <w:spacing w:after="80"/>
        <w:jc w:val="both"/>
        <w:rPr>
          <w:lang w:val="fr-FR"/>
        </w:rPr>
      </w:pPr>
      <w:r w:rsidRPr="00031A77">
        <w:rPr>
          <w:b/>
          <w:bCs/>
          <w:lang w:val="fr-FR"/>
        </w:rPr>
        <w:t>Les réunions d’équipe</w:t>
      </w:r>
      <w:r w:rsidRPr="00031A77">
        <w:rPr>
          <w:lang w:val="fr-FR"/>
        </w:rPr>
        <w:t xml:space="preserve"> sont organisées chaque semaine pour l’IEG, l’IEF et le FE. Cette réunion est animée par les éducateurs. Un compte-rendu (CR) sera rédigé à l’issue de la réunion.</w:t>
      </w:r>
    </w:p>
    <w:p w14:paraId="14CB08FB" w14:textId="64739906" w:rsidR="00A81020" w:rsidRPr="00031A77" w:rsidRDefault="00000000" w:rsidP="00874B61">
      <w:pPr>
        <w:pStyle w:val="CERESBody"/>
        <w:spacing w:after="80"/>
        <w:jc w:val="both"/>
        <w:rPr>
          <w:lang w:val="fr-FR"/>
        </w:rPr>
      </w:pPr>
      <w:r w:rsidRPr="00031A77">
        <w:rPr>
          <w:lang w:val="fr-FR"/>
        </w:rPr>
        <w:t xml:space="preserve">Les réunions du service sont organisées chaque mois sous l’égide du RPEX. Seront </w:t>
      </w:r>
      <w:proofErr w:type="gramStart"/>
      <w:r w:rsidR="009F39DD" w:rsidRPr="00031A77">
        <w:rPr>
          <w:lang w:val="fr-FR"/>
        </w:rPr>
        <w:t>présents:</w:t>
      </w:r>
      <w:proofErr w:type="gramEnd"/>
      <w:r w:rsidRPr="00031A77">
        <w:rPr>
          <w:lang w:val="fr-FR"/>
        </w:rPr>
        <w:t xml:space="preserve"> l’ensemble du Parcours Excellence.</w:t>
      </w:r>
    </w:p>
    <w:p w14:paraId="4C243344" w14:textId="77777777" w:rsidR="00A81020" w:rsidRPr="00031A77" w:rsidRDefault="00000000" w:rsidP="00874B61">
      <w:pPr>
        <w:pStyle w:val="CERESBody"/>
        <w:spacing w:after="80"/>
        <w:jc w:val="both"/>
        <w:rPr>
          <w:lang w:val="fr-FR"/>
        </w:rPr>
      </w:pPr>
      <w:r w:rsidRPr="00031A77">
        <w:rPr>
          <w:b/>
          <w:bCs/>
          <w:lang w:val="fr-FR"/>
        </w:rPr>
        <w:t>Le point de réflexion</w:t>
      </w:r>
      <w:r w:rsidRPr="00031A77">
        <w:rPr>
          <w:lang w:val="fr-FR"/>
        </w:rPr>
        <w:t xml:space="preserve"> est réalisé mensuellement avec les éducateurs.</w:t>
      </w:r>
    </w:p>
    <w:p w14:paraId="23CF8661" w14:textId="77777777" w:rsidR="00A81020" w:rsidRPr="00031A77" w:rsidRDefault="00000000" w:rsidP="00874B61">
      <w:pPr>
        <w:pStyle w:val="CERESBody"/>
        <w:spacing w:after="80"/>
        <w:jc w:val="both"/>
        <w:rPr>
          <w:lang w:val="fr-FR"/>
        </w:rPr>
      </w:pPr>
      <w:r w:rsidRPr="00031A77">
        <w:rPr>
          <w:b/>
          <w:bCs/>
          <w:lang w:val="fr-FR"/>
        </w:rPr>
        <w:t>Les différents ateliers</w:t>
      </w:r>
      <w:r w:rsidRPr="00031A77">
        <w:rPr>
          <w:lang w:val="fr-FR"/>
        </w:rPr>
        <w:t xml:space="preserve"> sont également organisés en fonction des besoins du service, tels que la collecte des besoins matériels, diverses réflexions, etc.</w:t>
      </w:r>
    </w:p>
    <w:p w14:paraId="6B63066F" w14:textId="77777777" w:rsidR="00A81020" w:rsidRPr="00031A77" w:rsidRDefault="00000000" w:rsidP="00874B61">
      <w:pPr>
        <w:pStyle w:val="CERESBody"/>
        <w:spacing w:after="80"/>
        <w:jc w:val="both"/>
        <w:rPr>
          <w:lang w:val="fr-FR"/>
        </w:rPr>
      </w:pPr>
      <w:r w:rsidRPr="00031A77">
        <w:rPr>
          <w:b/>
          <w:bCs/>
          <w:lang w:val="fr-FR"/>
        </w:rPr>
        <w:t>Les réunions extraordinaires</w:t>
      </w:r>
      <w:r w:rsidRPr="00031A77">
        <w:rPr>
          <w:lang w:val="fr-FR"/>
        </w:rPr>
        <w:t xml:space="preserve"> peuvent être organisées en fonction des besoins du service, après validation du RPEX.</w:t>
      </w:r>
    </w:p>
    <w:p w14:paraId="50FAD04D" w14:textId="04733DD8" w:rsidR="00A81020" w:rsidRPr="00031A77" w:rsidRDefault="00000000" w:rsidP="00F61D19">
      <w:pPr>
        <w:pStyle w:val="Titre3"/>
        <w:rPr>
          <w:lang w:val="fr-FR"/>
        </w:rPr>
      </w:pPr>
      <w:bookmarkStart w:id="35" w:name="_Toc223448061"/>
      <w:r w:rsidRPr="00031A77">
        <w:rPr>
          <w:lang w:val="fr-FR"/>
        </w:rPr>
        <w:t>La gestion des matériels et des infrastructures</w:t>
      </w:r>
      <w:bookmarkEnd w:id="35"/>
    </w:p>
    <w:p w14:paraId="4115FD1A" w14:textId="02ABC6AA" w:rsidR="00A81020" w:rsidRDefault="00000000" w:rsidP="00F61D19">
      <w:pPr>
        <w:pStyle w:val="Titre4"/>
      </w:pPr>
      <w:bookmarkStart w:id="36" w:name="_Toc223448062"/>
      <w:proofErr w:type="spellStart"/>
      <w:r>
        <w:t>Fournitures</w:t>
      </w:r>
      <w:proofErr w:type="spellEnd"/>
      <w:r>
        <w:t xml:space="preserve"> </w:t>
      </w:r>
      <w:proofErr w:type="spellStart"/>
      <w:r>
        <w:t>scolaires</w:t>
      </w:r>
      <w:proofErr w:type="spellEnd"/>
      <w:r>
        <w:t xml:space="preserve"> et de bureau</w:t>
      </w:r>
      <w:bookmarkEnd w:id="36"/>
    </w:p>
    <w:p w14:paraId="039BB434" w14:textId="77777777" w:rsidR="00A81020" w:rsidRPr="00031A77" w:rsidRDefault="00000000" w:rsidP="00820639">
      <w:pPr>
        <w:pStyle w:val="CERESBody"/>
        <w:spacing w:after="80"/>
        <w:jc w:val="both"/>
        <w:rPr>
          <w:lang w:val="fr-FR"/>
        </w:rPr>
      </w:pPr>
      <w:r w:rsidRPr="00031A77">
        <w:rPr>
          <w:lang w:val="fr-FR"/>
        </w:rPr>
        <w:t>A la fin de l’année scolaire, le RLOG de chaque équipe rassemble tous les besoins en termes de fournitures scolaires et de fournitures de bureau à partir du fichier DAO. Une mise en commun sera effectuée avec le RPEX avant l’envoi de la dernière version au RAL.</w:t>
      </w:r>
    </w:p>
    <w:p w14:paraId="075CD5A2" w14:textId="77777777" w:rsidR="00A81020" w:rsidRPr="00031A77" w:rsidRDefault="00000000" w:rsidP="00820639">
      <w:pPr>
        <w:pStyle w:val="CERESBody"/>
        <w:spacing w:after="80"/>
        <w:jc w:val="both"/>
        <w:rPr>
          <w:lang w:val="fr-FR"/>
        </w:rPr>
      </w:pPr>
      <w:r w:rsidRPr="00031A77">
        <w:rPr>
          <w:lang w:val="fr-FR"/>
        </w:rPr>
        <w:t>Le RLOG réceptionne ensuite les fournitures auprès de l’équipe administrative puis les distribue aux collaborateurs concernés. Pour l’IE, les fournitures seront distribuées lors de la première réunion des parents.</w:t>
      </w:r>
    </w:p>
    <w:p w14:paraId="0F7C57CF" w14:textId="77777777" w:rsidR="00A81020" w:rsidRPr="00031A77" w:rsidRDefault="00000000" w:rsidP="00820639">
      <w:pPr>
        <w:pStyle w:val="CERESBody"/>
        <w:spacing w:after="80"/>
        <w:jc w:val="both"/>
        <w:rPr>
          <w:lang w:val="fr-FR"/>
        </w:rPr>
      </w:pPr>
      <w:r w:rsidRPr="00031A77">
        <w:rPr>
          <w:lang w:val="fr-FR"/>
        </w:rPr>
        <w:t>Le dispatching se fait de deux manières afin d’éviter les éventuelles pertes. D’une part, les fournitures nécessaires sont distribuées au début de l’année scolaire pour que les élèves puissent les utiliser immédiatement. D’autre part, certaines fournitures, comme les stylos ou les cahiers d’évaluations, etc. sont d’abord stockées, puis distribuées périodiquement. Un accusé de réception sera rempli par les parents lors de la réception des fournitures scolaires, détaillant les articles reçus.</w:t>
      </w:r>
    </w:p>
    <w:p w14:paraId="30415D44" w14:textId="77777777" w:rsidR="00A81020" w:rsidRPr="00031A77" w:rsidRDefault="00000000" w:rsidP="00820639">
      <w:pPr>
        <w:pStyle w:val="CERESBody"/>
        <w:spacing w:after="80"/>
        <w:jc w:val="both"/>
        <w:rPr>
          <w:lang w:val="fr-FR"/>
        </w:rPr>
      </w:pPr>
      <w:r w:rsidRPr="00031A77">
        <w:rPr>
          <w:lang w:val="fr-FR"/>
        </w:rPr>
        <w:t>Chaque collaborateur recevant des fournitures ou des matériels de bureau en provenance du RLOG doit signer un accusé de réception et vérifier la qualité des articles avant de les prendre en possession.</w:t>
      </w:r>
    </w:p>
    <w:p w14:paraId="56A3D4F7" w14:textId="59500E80" w:rsidR="00A81020" w:rsidRDefault="00000000" w:rsidP="00C96D41">
      <w:pPr>
        <w:pStyle w:val="Titre4"/>
      </w:pPr>
      <w:bookmarkStart w:id="37" w:name="_Toc223448063"/>
      <w:proofErr w:type="spellStart"/>
      <w:r>
        <w:t>Inventaire</w:t>
      </w:r>
      <w:proofErr w:type="spellEnd"/>
      <w:r>
        <w:t xml:space="preserve"> des </w:t>
      </w:r>
      <w:proofErr w:type="spellStart"/>
      <w:r>
        <w:t>matériels</w:t>
      </w:r>
      <w:bookmarkEnd w:id="37"/>
      <w:proofErr w:type="spellEnd"/>
    </w:p>
    <w:p w14:paraId="662DEAB5" w14:textId="77777777" w:rsidR="00A81020" w:rsidRPr="00031A77" w:rsidRDefault="00000000" w:rsidP="00820639">
      <w:pPr>
        <w:pStyle w:val="CERESBody"/>
        <w:spacing w:after="80"/>
        <w:jc w:val="both"/>
        <w:rPr>
          <w:lang w:val="fr-FR"/>
        </w:rPr>
      </w:pPr>
      <w:r w:rsidRPr="00031A77">
        <w:rPr>
          <w:lang w:val="fr-FR"/>
        </w:rPr>
        <w:t>Chaque trimestre, l’AL réalise un inventaire des matériels auprès de l’IE et du Foyer. L’objectif de cet inventaire est de combler les manques afin d’assurer le bon fonctionnement des internats et des foyers.</w:t>
      </w:r>
    </w:p>
    <w:p w14:paraId="0A921FF0" w14:textId="77777777" w:rsidR="00A81020" w:rsidRPr="00031A77" w:rsidRDefault="00000000" w:rsidP="00820639">
      <w:pPr>
        <w:pStyle w:val="CERESBody"/>
        <w:spacing w:after="80"/>
        <w:jc w:val="both"/>
        <w:rPr>
          <w:lang w:val="fr-FR"/>
        </w:rPr>
      </w:pPr>
      <w:r w:rsidRPr="00031A77">
        <w:rPr>
          <w:lang w:val="fr-FR"/>
        </w:rPr>
        <w:t>Les éducateurs doivent fournir des explications en cas d’écart entre les effectifs théoriques et réels des matériels mis à disposition dans les internats et foyers.</w:t>
      </w:r>
    </w:p>
    <w:p w14:paraId="22DFE92B" w14:textId="6F7B8167" w:rsidR="00A81020" w:rsidRDefault="00000000" w:rsidP="009C5D0E">
      <w:pPr>
        <w:pStyle w:val="Titre4"/>
      </w:pPr>
      <w:bookmarkStart w:id="38" w:name="_Toc223448064"/>
      <w:r>
        <w:t>Gestion des infrastructures</w:t>
      </w:r>
      <w:bookmarkEnd w:id="38"/>
    </w:p>
    <w:p w14:paraId="0300EC31" w14:textId="77777777" w:rsidR="00A81020" w:rsidRPr="00031A77" w:rsidRDefault="00000000" w:rsidP="00820639">
      <w:pPr>
        <w:pStyle w:val="CERESBody"/>
        <w:spacing w:after="80"/>
        <w:jc w:val="both"/>
        <w:rPr>
          <w:lang w:val="fr-FR"/>
        </w:rPr>
      </w:pPr>
      <w:r w:rsidRPr="00031A77">
        <w:rPr>
          <w:lang w:val="fr-FR"/>
        </w:rPr>
        <w:t>Les éducateurs sont les premiers responsables des infrastructures au niveau des internats et des Foyers.</w:t>
      </w:r>
    </w:p>
    <w:p w14:paraId="5571D7E9" w14:textId="77777777" w:rsidR="00A81020" w:rsidRPr="00031A77" w:rsidRDefault="00000000" w:rsidP="00820639">
      <w:pPr>
        <w:pStyle w:val="CERESBody"/>
        <w:spacing w:after="80"/>
        <w:jc w:val="both"/>
        <w:rPr>
          <w:lang w:val="fr-FR"/>
        </w:rPr>
      </w:pPr>
      <w:r w:rsidRPr="00031A77">
        <w:rPr>
          <w:lang w:val="fr-FR"/>
        </w:rPr>
        <w:lastRenderedPageBreak/>
        <w:t>En cas de détérioration des infrastructures, les responsables doivent signaler le RAL en remplissant les fiches d’intervention. Si des matériels sont nécessaires pour la réparation, une navette sera remplie et envoyée dans les plus brefs délais.</w:t>
      </w:r>
    </w:p>
    <w:p w14:paraId="0B74E3C3" w14:textId="77777777" w:rsidR="00A81020" w:rsidRPr="00031A77" w:rsidRDefault="00000000" w:rsidP="00820639">
      <w:pPr>
        <w:pStyle w:val="CERESBody"/>
        <w:spacing w:after="80"/>
        <w:jc w:val="both"/>
        <w:rPr>
          <w:lang w:val="fr-FR"/>
        </w:rPr>
      </w:pPr>
      <w:r w:rsidRPr="00031A77">
        <w:rPr>
          <w:lang w:val="fr-FR"/>
        </w:rPr>
        <w:t>Pour les grands travaux, le RAL prendra directement en charge la situation, en collaboration avec le RPEX et les différents responsables.</w:t>
      </w:r>
    </w:p>
    <w:p w14:paraId="1E52595A" w14:textId="377E7F07" w:rsidR="00A81020" w:rsidRDefault="00000000" w:rsidP="00D83EBB">
      <w:pPr>
        <w:pStyle w:val="Titre2"/>
      </w:pPr>
      <w:bookmarkStart w:id="39" w:name="_Toc223448065"/>
      <w:r>
        <w:t xml:space="preserve">Les </w:t>
      </w:r>
      <w:proofErr w:type="spellStart"/>
      <w:r>
        <w:t>Internats</w:t>
      </w:r>
      <w:proofErr w:type="spellEnd"/>
      <w:r>
        <w:t xml:space="preserve"> </w:t>
      </w:r>
      <w:proofErr w:type="spellStart"/>
      <w:r>
        <w:t>D’excellence</w:t>
      </w:r>
      <w:bookmarkEnd w:id="39"/>
      <w:proofErr w:type="spellEnd"/>
    </w:p>
    <w:p w14:paraId="583A9D4C" w14:textId="24A1A78A" w:rsidR="00A81020" w:rsidRDefault="00000000" w:rsidP="00D83EBB">
      <w:pPr>
        <w:pStyle w:val="Titre3"/>
      </w:pPr>
      <w:bookmarkStart w:id="40" w:name="_Toc223448066"/>
      <w:r>
        <w:t xml:space="preserve">Les jeunes </w:t>
      </w:r>
      <w:proofErr w:type="spellStart"/>
      <w:r>
        <w:t>bénéficiaires</w:t>
      </w:r>
      <w:bookmarkEnd w:id="40"/>
      <w:proofErr w:type="spellEnd"/>
    </w:p>
    <w:p w14:paraId="5BB15103" w14:textId="46A934E5" w:rsidR="00A81020" w:rsidRDefault="00000000" w:rsidP="00D83EBB">
      <w:pPr>
        <w:pStyle w:val="Titre4"/>
      </w:pPr>
      <w:bookmarkStart w:id="41" w:name="_Toc223448067"/>
      <w:proofErr w:type="spellStart"/>
      <w:r>
        <w:t>Sélection</w:t>
      </w:r>
      <w:proofErr w:type="spellEnd"/>
      <w:r>
        <w:t xml:space="preserve"> des </w:t>
      </w:r>
      <w:proofErr w:type="spellStart"/>
      <w:r>
        <w:t>bénéficiaires</w:t>
      </w:r>
      <w:bookmarkEnd w:id="41"/>
      <w:proofErr w:type="spellEnd"/>
    </w:p>
    <w:p w14:paraId="3C7DC937" w14:textId="77777777" w:rsidR="00A81020" w:rsidRPr="00031A77" w:rsidRDefault="00000000" w:rsidP="00820639">
      <w:pPr>
        <w:pStyle w:val="CERESBody"/>
        <w:spacing w:after="80"/>
        <w:jc w:val="both"/>
        <w:rPr>
          <w:lang w:val="fr-FR"/>
        </w:rPr>
      </w:pPr>
      <w:r w:rsidRPr="00031A77">
        <w:rPr>
          <w:lang w:val="fr-FR"/>
        </w:rPr>
        <w:t>De 2019 à 2025, les jeunes admis dans le Parcours d’Excellence CERES intégraient le parcours dès la classe de 3</w:t>
      </w:r>
      <w:r>
        <w:t>ᵉ</w:t>
      </w:r>
      <w:r w:rsidRPr="00031A77">
        <w:rPr>
          <w:lang w:val="fr-FR"/>
        </w:rPr>
        <w:t>. Durant cette période, le Collège Privé Fitaratra se chargeait de leur préparation à l’examen du BEPC. Toutefois, dans le cadre du repositionnement stratégique du Programme CERES, le collège a été supprimé, conduisant à une réorganisation du parcours éducatif.</w:t>
      </w:r>
    </w:p>
    <w:p w14:paraId="409D16C0" w14:textId="77777777" w:rsidR="00A81020" w:rsidRPr="00031A77" w:rsidRDefault="00000000" w:rsidP="00820639">
      <w:pPr>
        <w:pStyle w:val="CERESBody"/>
        <w:spacing w:after="80"/>
        <w:jc w:val="both"/>
        <w:rPr>
          <w:lang w:val="fr-FR"/>
        </w:rPr>
      </w:pPr>
      <w:r w:rsidRPr="00031A77">
        <w:rPr>
          <w:lang w:val="fr-FR"/>
        </w:rPr>
        <w:t>Ainsi, à partir de septembre 2026, l’intégration au Parcours d’Excellence ne débutera plus en classe de 3</w:t>
      </w:r>
      <w:r>
        <w:t>ᵉ</w:t>
      </w:r>
      <w:r w:rsidRPr="00031A77">
        <w:rPr>
          <w:lang w:val="fr-FR"/>
        </w:rPr>
        <w:t>, mais directement en Seconde, en collaboration avec les lycées partenaires.</w:t>
      </w:r>
    </w:p>
    <w:p w14:paraId="657EA06F" w14:textId="77777777" w:rsidR="00A81020" w:rsidRPr="00031A77" w:rsidRDefault="00000000" w:rsidP="00820639">
      <w:pPr>
        <w:pStyle w:val="CERESBody"/>
        <w:spacing w:after="80"/>
        <w:jc w:val="both"/>
        <w:rPr>
          <w:lang w:val="fr-FR"/>
        </w:rPr>
      </w:pPr>
      <w:r w:rsidRPr="00031A77">
        <w:rPr>
          <w:lang w:val="fr-FR"/>
        </w:rPr>
        <w:t>Après l’achèvement de l’année de 3ème au sein du Parcours Réussite, les jeunes participent au concours d’entrée aux Lycées partenaires du CERES. Cette sélection est organisée en collaboration avec le Pôle Education et le Parcours Réussite afin de sélectionner les 40 jeunes, 20 filles et 20 garçons, qui intègreront le Parcours Excellence.</w:t>
      </w:r>
    </w:p>
    <w:p w14:paraId="45DDB69D" w14:textId="77777777" w:rsidR="00A81020" w:rsidRPr="00031A77" w:rsidRDefault="00000000" w:rsidP="00820639">
      <w:pPr>
        <w:pStyle w:val="CERESBody"/>
        <w:spacing w:after="80"/>
        <w:jc w:val="both"/>
        <w:rPr>
          <w:lang w:val="fr-FR"/>
        </w:rPr>
      </w:pPr>
      <w:r w:rsidRPr="00031A77">
        <w:rPr>
          <w:lang w:val="fr-FR"/>
        </w:rPr>
        <w:t>Les critères de sélection sont les suivants : l’obtention du BEPC, la réussite au concours d’entrée au lycée, la situation socio-économique, le comportement, le niveau scolaire ainsi que la motivation des jeunes et de leurs parents. Les 40 jeunes seront sélectionnés sur les critères ci-dessus, de manière objective et transparente en s’appuyant sur des outils et barème.</w:t>
      </w:r>
    </w:p>
    <w:p w14:paraId="65B37B47" w14:textId="77777777" w:rsidR="00A81020" w:rsidRPr="00031A77" w:rsidRDefault="00000000" w:rsidP="00820639">
      <w:pPr>
        <w:pStyle w:val="CERESBody"/>
        <w:spacing w:after="80"/>
        <w:jc w:val="both"/>
        <w:rPr>
          <w:lang w:val="fr-FR"/>
        </w:rPr>
      </w:pPr>
      <w:r w:rsidRPr="00031A77">
        <w:rPr>
          <w:lang w:val="fr-FR"/>
        </w:rPr>
        <w:t xml:space="preserve">Le RPEX supervise l’ensemble du processus de sélection. Une première réunion de préparation est prévue début </w:t>
      </w:r>
      <w:proofErr w:type="gramStart"/>
      <w:r w:rsidRPr="00031A77">
        <w:rPr>
          <w:lang w:val="fr-FR"/>
        </w:rPr>
        <w:t>Mai</w:t>
      </w:r>
      <w:proofErr w:type="gramEnd"/>
      <w:r w:rsidRPr="00031A77">
        <w:rPr>
          <w:lang w:val="fr-FR"/>
        </w:rPr>
        <w:t>.</w:t>
      </w:r>
    </w:p>
    <w:p w14:paraId="318D2F41" w14:textId="5E815AD1" w:rsidR="00A81020" w:rsidRPr="00031A77" w:rsidRDefault="00000000" w:rsidP="00820639">
      <w:pPr>
        <w:pStyle w:val="CERESBody"/>
        <w:spacing w:after="80"/>
        <w:jc w:val="both"/>
        <w:rPr>
          <w:lang w:val="fr-FR"/>
        </w:rPr>
      </w:pPr>
      <w:r w:rsidRPr="00031A77">
        <w:rPr>
          <w:lang w:val="fr-FR"/>
        </w:rPr>
        <w:t xml:space="preserve">Le processus de sélection s’articule autour des étapes </w:t>
      </w:r>
      <w:proofErr w:type="gramStart"/>
      <w:r w:rsidR="009F39DD" w:rsidRPr="00031A77">
        <w:rPr>
          <w:lang w:val="fr-FR"/>
        </w:rPr>
        <w:t>suivantes:</w:t>
      </w:r>
      <w:proofErr w:type="gramEnd"/>
    </w:p>
    <w:p w14:paraId="4907364F" w14:textId="77777777" w:rsidR="00ED6E4C" w:rsidRPr="00031A77" w:rsidRDefault="00ED6E4C" w:rsidP="00820639">
      <w:pPr>
        <w:pStyle w:val="CERESBody"/>
        <w:spacing w:after="80"/>
        <w:jc w:val="both"/>
        <w:rPr>
          <w:lang w:val="fr-FR"/>
        </w:rPr>
      </w:pPr>
    </w:p>
    <w:tbl>
      <w:tblPr>
        <w:tblStyle w:val="Grilledutableau1"/>
        <w:tblW w:w="9589" w:type="dxa"/>
        <w:tblInd w:w="-431" w:type="dxa"/>
        <w:tblLook w:val="04A0" w:firstRow="1" w:lastRow="0" w:firstColumn="1" w:lastColumn="0" w:noHBand="0" w:noVBand="1"/>
        <w:tblPrChange w:id="42" w:author="Stéphane MENARD" w:date="2025-10-17T12:46:00Z">
          <w:tblPr>
            <w:tblStyle w:val="Grilledutableau1"/>
            <w:tblW w:w="0" w:type="auto"/>
            <w:tblInd w:w="-431" w:type="dxa"/>
            <w:tblLook w:val="04A0" w:firstRow="1" w:lastRow="0" w:firstColumn="1" w:lastColumn="0" w:noHBand="0" w:noVBand="1"/>
          </w:tblPr>
        </w:tblPrChange>
      </w:tblPr>
      <w:tblGrid>
        <w:gridCol w:w="2471"/>
        <w:gridCol w:w="1340"/>
        <w:gridCol w:w="1372"/>
        <w:gridCol w:w="1385"/>
        <w:gridCol w:w="1383"/>
        <w:gridCol w:w="1638"/>
        <w:tblGridChange w:id="43">
          <w:tblGrid>
            <w:gridCol w:w="6578"/>
            <w:gridCol w:w="2471"/>
            <w:gridCol w:w="540"/>
            <w:gridCol w:w="800"/>
            <w:gridCol w:w="1372"/>
            <w:gridCol w:w="1385"/>
            <w:gridCol w:w="1383"/>
            <w:gridCol w:w="1512"/>
          </w:tblGrid>
        </w:tblGridChange>
      </w:tblGrid>
      <w:tr w:rsidR="00796644" w:rsidRPr="00031A77" w14:paraId="664F83AB" w14:textId="77777777" w:rsidTr="00034206">
        <w:trPr>
          <w:trHeight w:val="300"/>
          <w:trPrChange w:id="44" w:author="Stéphane MENARD" w:date="2025-10-17T12:46:00Z">
            <w:trPr>
              <w:gridBefore w:val="1"/>
              <w:trHeight w:val="300"/>
            </w:trPr>
          </w:trPrChange>
        </w:trPr>
        <w:tc>
          <w:tcPr>
            <w:tcW w:w="9589" w:type="dxa"/>
            <w:gridSpan w:val="6"/>
            <w:tcBorders>
              <w:top w:val="single" w:sz="4" w:space="0" w:color="auto"/>
              <w:left w:val="single" w:sz="4" w:space="0" w:color="auto"/>
              <w:bottom w:val="single" w:sz="4" w:space="0" w:color="auto"/>
              <w:right w:val="single" w:sz="4" w:space="0" w:color="auto"/>
            </w:tcBorders>
            <w:hideMark/>
            <w:tcPrChange w:id="45" w:author="Stéphane MENARD" w:date="2025-10-17T12:46:00Z">
              <w:tcPr>
                <w:tcW w:w="9463" w:type="dxa"/>
                <w:gridSpan w:val="7"/>
                <w:tcBorders>
                  <w:top w:val="single" w:sz="4" w:space="0" w:color="auto"/>
                  <w:left w:val="single" w:sz="4" w:space="0" w:color="auto"/>
                  <w:bottom w:val="single" w:sz="4" w:space="0" w:color="auto"/>
                  <w:right w:val="single" w:sz="4" w:space="0" w:color="auto"/>
                </w:tcBorders>
                <w:hideMark/>
              </w:tcPr>
            </w:tcPrChange>
          </w:tcPr>
          <w:p w14:paraId="7EC1A7CE" w14:textId="77777777" w:rsidR="00796644" w:rsidRPr="00796644" w:rsidRDefault="00796644" w:rsidP="0021463E">
            <w:pPr>
              <w:spacing w:before="100" w:beforeAutospacing="1" w:after="100" w:afterAutospacing="1"/>
              <w:rPr>
                <w:rFonts w:eastAsia="Times New Roman" w:cs="Calibri"/>
                <w:b/>
                <w:bCs/>
              </w:rPr>
            </w:pPr>
            <w:r w:rsidRPr="00796644">
              <w:rPr>
                <w:rFonts w:eastAsia="Times New Roman" w:cs="Calibri"/>
                <w:b/>
                <w:bCs/>
              </w:rPr>
              <w:t>PROCESSUS DES SELECTION 2ndes : Répartition des responsabilités</w:t>
            </w:r>
          </w:p>
        </w:tc>
      </w:tr>
      <w:tr w:rsidR="00796644" w:rsidRPr="000A7C06" w14:paraId="6497662A" w14:textId="77777777" w:rsidTr="00034206">
        <w:trPr>
          <w:trHeight w:val="300"/>
          <w:trPrChange w:id="46"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Change w:id="47" w:author="Stéphane MENARD" w:date="2025-10-17T12:46:00Z">
              <w:tcPr>
                <w:tcW w:w="2471" w:type="dxa"/>
                <w:tcBorders>
                  <w:top w:val="single" w:sz="4" w:space="0" w:color="auto"/>
                  <w:left w:val="single" w:sz="4" w:space="0" w:color="auto"/>
                  <w:bottom w:val="single" w:sz="4" w:space="0" w:color="auto"/>
                  <w:right w:val="single" w:sz="4" w:space="0" w:color="auto"/>
                </w:tcBorders>
                <w:hideMark/>
              </w:tcPr>
            </w:tcPrChange>
          </w:tcPr>
          <w:p w14:paraId="137B1E73" w14:textId="77777777" w:rsidR="00796644" w:rsidRPr="00796644" w:rsidRDefault="00796644" w:rsidP="0021463E">
            <w:pPr>
              <w:spacing w:before="100" w:beforeAutospacing="1" w:after="100" w:afterAutospacing="1"/>
              <w:rPr>
                <w:rFonts w:eastAsia="Times New Roman" w:cs="Calibri"/>
                <w:b/>
                <w:bCs/>
              </w:rPr>
            </w:pPr>
            <w:r w:rsidRPr="00796644">
              <w:rPr>
                <w:rFonts w:eastAsia="Times New Roman" w:cs="Calibri"/>
                <w:b/>
                <w:bCs/>
              </w:rPr>
              <w:t>QUOI ?</w:t>
            </w:r>
          </w:p>
        </w:tc>
        <w:tc>
          <w:tcPr>
            <w:tcW w:w="134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Change w:id="48"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754BE7C2" w14:textId="77777777" w:rsidR="00796644" w:rsidRPr="00796644" w:rsidRDefault="00796644" w:rsidP="0021463E">
            <w:pPr>
              <w:spacing w:before="100" w:beforeAutospacing="1" w:after="100" w:afterAutospacing="1"/>
              <w:rPr>
                <w:rFonts w:eastAsia="Times New Roman" w:cs="Calibri"/>
                <w:b/>
                <w:bCs/>
              </w:rPr>
            </w:pPr>
            <w:r w:rsidRPr="00796644">
              <w:rPr>
                <w:rFonts w:eastAsia="Times New Roman" w:cs="Calibri"/>
                <w:b/>
                <w:bCs/>
              </w:rPr>
              <w:t>QUI ?</w:t>
            </w:r>
          </w:p>
        </w:tc>
        <w:tc>
          <w:tcPr>
            <w:tcW w:w="137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Change w:id="49"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7C06F057" w14:textId="77777777" w:rsidR="00796644" w:rsidRPr="00796644" w:rsidRDefault="00796644" w:rsidP="0021463E">
            <w:pPr>
              <w:spacing w:before="100" w:beforeAutospacing="1" w:after="100" w:afterAutospacing="1"/>
              <w:rPr>
                <w:rFonts w:eastAsia="Times New Roman" w:cs="Calibri"/>
                <w:b/>
                <w:bCs/>
              </w:rPr>
            </w:pPr>
            <w:r w:rsidRPr="00796644">
              <w:rPr>
                <w:rFonts w:eastAsia="Times New Roman" w:cs="Calibri"/>
                <w:b/>
                <w:bCs/>
              </w:rPr>
              <w:t>QUAND ?</w:t>
            </w:r>
          </w:p>
        </w:tc>
        <w:tc>
          <w:tcPr>
            <w:tcW w:w="1385"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Change w:id="50" w:author="Stéphane MENARD" w:date="2025-10-17T12:46:00Z">
              <w:tcPr>
                <w:tcW w:w="1385" w:type="dxa"/>
                <w:tcBorders>
                  <w:top w:val="single" w:sz="4" w:space="0" w:color="auto"/>
                  <w:left w:val="single" w:sz="4" w:space="0" w:color="auto"/>
                  <w:bottom w:val="single" w:sz="4" w:space="0" w:color="auto"/>
                  <w:right w:val="single" w:sz="4" w:space="0" w:color="auto"/>
                </w:tcBorders>
                <w:hideMark/>
              </w:tcPr>
            </w:tcPrChange>
          </w:tcPr>
          <w:p w14:paraId="313F24FB" w14:textId="77777777" w:rsidR="00796644" w:rsidRPr="00796644" w:rsidRDefault="00796644" w:rsidP="0021463E">
            <w:pPr>
              <w:spacing w:before="100" w:beforeAutospacing="1" w:after="100" w:afterAutospacing="1"/>
              <w:rPr>
                <w:rFonts w:eastAsia="Times New Roman" w:cs="Calibri"/>
                <w:b/>
                <w:bCs/>
              </w:rPr>
            </w:pPr>
            <w:r w:rsidRPr="00796644">
              <w:rPr>
                <w:rFonts w:eastAsia="Times New Roman" w:cs="Calibri"/>
                <w:b/>
                <w:bCs/>
              </w:rPr>
              <w:t>OÙ ?</w:t>
            </w:r>
          </w:p>
        </w:tc>
        <w:tc>
          <w:tcPr>
            <w:tcW w:w="1383"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Change w:id="51" w:author="Stéphane MENARD" w:date="2025-10-17T12:46:00Z">
              <w:tcPr>
                <w:tcW w:w="1383" w:type="dxa"/>
                <w:tcBorders>
                  <w:top w:val="single" w:sz="4" w:space="0" w:color="auto"/>
                  <w:left w:val="single" w:sz="4" w:space="0" w:color="auto"/>
                  <w:bottom w:val="single" w:sz="4" w:space="0" w:color="auto"/>
                  <w:right w:val="single" w:sz="4" w:space="0" w:color="auto"/>
                </w:tcBorders>
                <w:hideMark/>
              </w:tcPr>
            </w:tcPrChange>
          </w:tcPr>
          <w:p w14:paraId="5E7A6FE6" w14:textId="77777777" w:rsidR="00796644" w:rsidRPr="00796644" w:rsidRDefault="00796644" w:rsidP="0021463E">
            <w:pPr>
              <w:spacing w:before="100" w:beforeAutospacing="1" w:after="100" w:afterAutospacing="1"/>
              <w:rPr>
                <w:rFonts w:eastAsia="Times New Roman" w:cs="Calibri"/>
                <w:b/>
                <w:bCs/>
              </w:rPr>
            </w:pPr>
            <w:r w:rsidRPr="00796644">
              <w:rPr>
                <w:rFonts w:eastAsia="Times New Roman" w:cs="Calibri"/>
                <w:b/>
                <w:bCs/>
              </w:rPr>
              <w:t>AVEC QUI ?</w:t>
            </w:r>
          </w:p>
        </w:tc>
        <w:tc>
          <w:tcPr>
            <w:tcW w:w="163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Change w:id="52" w:author="Stéphane MENARD" w:date="2025-10-17T12:46:00Z">
              <w:tcPr>
                <w:tcW w:w="1512" w:type="dxa"/>
                <w:tcBorders>
                  <w:top w:val="single" w:sz="4" w:space="0" w:color="auto"/>
                  <w:left w:val="single" w:sz="4" w:space="0" w:color="auto"/>
                  <w:bottom w:val="single" w:sz="4" w:space="0" w:color="auto"/>
                  <w:right w:val="single" w:sz="4" w:space="0" w:color="auto"/>
                </w:tcBorders>
                <w:hideMark/>
              </w:tcPr>
            </w:tcPrChange>
          </w:tcPr>
          <w:p w14:paraId="1A23A5AC" w14:textId="77777777" w:rsidR="00796644" w:rsidRPr="00796644" w:rsidRDefault="00796644" w:rsidP="0021463E">
            <w:pPr>
              <w:spacing w:before="100" w:beforeAutospacing="1" w:after="100" w:afterAutospacing="1"/>
              <w:rPr>
                <w:rFonts w:eastAsia="Times New Roman" w:cs="Calibri"/>
                <w:b/>
                <w:bCs/>
              </w:rPr>
            </w:pPr>
            <w:r w:rsidRPr="00796644">
              <w:rPr>
                <w:rFonts w:eastAsia="Times New Roman" w:cs="Calibri"/>
                <w:b/>
                <w:bCs/>
              </w:rPr>
              <w:t>AVEC QUELS MOYENS ?</w:t>
            </w:r>
          </w:p>
        </w:tc>
      </w:tr>
      <w:tr w:rsidR="00796644" w:rsidRPr="00031A77" w14:paraId="4763E02B" w14:textId="77777777" w:rsidTr="0021463E">
        <w:trPr>
          <w:trHeight w:val="300"/>
          <w:trPrChange w:id="53"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tcPrChange w:id="54" w:author="Stéphane MENARD" w:date="2025-10-17T12:46:00Z">
              <w:tcPr>
                <w:tcW w:w="2471" w:type="dxa"/>
                <w:tcBorders>
                  <w:top w:val="single" w:sz="4" w:space="0" w:color="auto"/>
                  <w:left w:val="single" w:sz="4" w:space="0" w:color="auto"/>
                  <w:bottom w:val="single" w:sz="4" w:space="0" w:color="auto"/>
                  <w:right w:val="single" w:sz="4" w:space="0" w:color="auto"/>
                </w:tcBorders>
              </w:tcPr>
            </w:tcPrChange>
          </w:tcPr>
          <w:p w14:paraId="1F373951"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color w:val="000000"/>
              </w:rPr>
              <w:t>Recueil des noms des jeunes qui souhaitent participer à la sélection du Parcours Excellence</w:t>
            </w:r>
            <w:r w:rsidRPr="00796644">
              <w:rPr>
                <w:rFonts w:eastAsia="Times New Roman" w:cs="Calibri"/>
                <w:b/>
                <w:bCs/>
              </w:rPr>
              <w:t xml:space="preserve"> </w:t>
            </w:r>
          </w:p>
          <w:p w14:paraId="249EAD06" w14:textId="77777777" w:rsidR="00796644" w:rsidRPr="00796644" w:rsidRDefault="00796644" w:rsidP="0021463E">
            <w:pPr>
              <w:spacing w:before="100" w:beforeAutospacing="1" w:after="100" w:afterAutospacing="1"/>
              <w:rPr>
                <w:rFonts w:eastAsia="Times New Roman" w:cs="Calibri"/>
              </w:rPr>
            </w:pPr>
          </w:p>
        </w:tc>
        <w:tc>
          <w:tcPr>
            <w:tcW w:w="1340" w:type="dxa"/>
            <w:tcBorders>
              <w:top w:val="single" w:sz="4" w:space="0" w:color="auto"/>
              <w:left w:val="single" w:sz="4" w:space="0" w:color="auto"/>
              <w:bottom w:val="single" w:sz="4" w:space="0" w:color="auto"/>
              <w:right w:val="single" w:sz="4" w:space="0" w:color="auto"/>
            </w:tcBorders>
            <w:hideMark/>
            <w:tcPrChange w:id="55"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7660756D"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RPAR</w:t>
            </w:r>
          </w:p>
        </w:tc>
        <w:tc>
          <w:tcPr>
            <w:tcW w:w="1372" w:type="dxa"/>
            <w:tcBorders>
              <w:top w:val="single" w:sz="4" w:space="0" w:color="auto"/>
              <w:left w:val="single" w:sz="4" w:space="0" w:color="auto"/>
              <w:bottom w:val="single" w:sz="4" w:space="0" w:color="auto"/>
              <w:right w:val="single" w:sz="4" w:space="0" w:color="auto"/>
            </w:tcBorders>
            <w:hideMark/>
            <w:tcPrChange w:id="56"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6D85C3EA"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Mai</w:t>
            </w:r>
          </w:p>
        </w:tc>
        <w:tc>
          <w:tcPr>
            <w:tcW w:w="1385" w:type="dxa"/>
            <w:tcBorders>
              <w:top w:val="single" w:sz="4" w:space="0" w:color="auto"/>
              <w:left w:val="single" w:sz="4" w:space="0" w:color="auto"/>
              <w:bottom w:val="single" w:sz="4" w:space="0" w:color="auto"/>
              <w:right w:val="single" w:sz="4" w:space="0" w:color="auto"/>
            </w:tcBorders>
            <w:hideMark/>
            <w:tcPrChange w:id="57" w:author="Stéphane MENARD" w:date="2025-10-17T12:46:00Z">
              <w:tcPr>
                <w:tcW w:w="1385" w:type="dxa"/>
                <w:tcBorders>
                  <w:top w:val="single" w:sz="4" w:space="0" w:color="auto"/>
                  <w:left w:val="single" w:sz="4" w:space="0" w:color="auto"/>
                  <w:bottom w:val="single" w:sz="4" w:space="0" w:color="auto"/>
                  <w:right w:val="single" w:sz="4" w:space="0" w:color="auto"/>
                </w:tcBorders>
                <w:hideMark/>
              </w:tcPr>
            </w:tcPrChange>
          </w:tcPr>
          <w:p w14:paraId="3FB9E8CF"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5 IR</w:t>
            </w:r>
          </w:p>
        </w:tc>
        <w:tc>
          <w:tcPr>
            <w:tcW w:w="1383" w:type="dxa"/>
            <w:tcBorders>
              <w:top w:val="single" w:sz="4" w:space="0" w:color="auto"/>
              <w:left w:val="single" w:sz="4" w:space="0" w:color="auto"/>
              <w:bottom w:val="single" w:sz="4" w:space="0" w:color="auto"/>
              <w:right w:val="single" w:sz="4" w:space="0" w:color="auto"/>
            </w:tcBorders>
            <w:hideMark/>
            <w:tcPrChange w:id="58" w:author="Stéphane MENARD" w:date="2025-10-17T12:46:00Z">
              <w:tcPr>
                <w:tcW w:w="1383" w:type="dxa"/>
                <w:tcBorders>
                  <w:top w:val="single" w:sz="4" w:space="0" w:color="auto"/>
                  <w:left w:val="single" w:sz="4" w:space="0" w:color="auto"/>
                  <w:bottom w:val="single" w:sz="4" w:space="0" w:color="auto"/>
                  <w:right w:val="single" w:sz="4" w:space="0" w:color="auto"/>
                </w:tcBorders>
                <w:hideMark/>
              </w:tcPr>
            </w:tcPrChange>
          </w:tcPr>
          <w:p w14:paraId="5A253054"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RIR</w:t>
            </w:r>
          </w:p>
        </w:tc>
        <w:tc>
          <w:tcPr>
            <w:tcW w:w="1638" w:type="dxa"/>
            <w:tcBorders>
              <w:top w:val="single" w:sz="4" w:space="0" w:color="auto"/>
              <w:left w:val="single" w:sz="4" w:space="0" w:color="auto"/>
              <w:bottom w:val="single" w:sz="4" w:space="0" w:color="auto"/>
              <w:right w:val="single" w:sz="4" w:space="0" w:color="auto"/>
            </w:tcBorders>
            <w:hideMark/>
            <w:tcPrChange w:id="59" w:author="Stéphane MENARD" w:date="2025-10-17T12:46:00Z">
              <w:tcPr>
                <w:tcW w:w="1512" w:type="dxa"/>
                <w:tcBorders>
                  <w:top w:val="single" w:sz="4" w:space="0" w:color="auto"/>
                  <w:left w:val="single" w:sz="4" w:space="0" w:color="auto"/>
                  <w:bottom w:val="single" w:sz="4" w:space="0" w:color="auto"/>
                  <w:right w:val="single" w:sz="4" w:space="0" w:color="auto"/>
                </w:tcBorders>
                <w:hideMark/>
              </w:tcPr>
            </w:tcPrChange>
          </w:tcPr>
          <w:p w14:paraId="5FBBEC44"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Liste des jeunes 3è de chaque IR</w:t>
            </w:r>
          </w:p>
        </w:tc>
      </w:tr>
      <w:tr w:rsidR="00796644" w:rsidRPr="000A7C06" w14:paraId="6ABDE8B3" w14:textId="77777777" w:rsidTr="0021463E">
        <w:trPr>
          <w:trHeight w:val="300"/>
          <w:trPrChange w:id="60"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tcPrChange w:id="61" w:author="Stéphane MENARD" w:date="2025-10-17T12:46:00Z">
              <w:tcPr>
                <w:tcW w:w="2471" w:type="dxa"/>
                <w:tcBorders>
                  <w:top w:val="single" w:sz="4" w:space="0" w:color="auto"/>
                  <w:left w:val="single" w:sz="4" w:space="0" w:color="auto"/>
                  <w:bottom w:val="single" w:sz="4" w:space="0" w:color="auto"/>
                  <w:right w:val="single" w:sz="4" w:space="0" w:color="auto"/>
                </w:tcBorders>
              </w:tcPr>
            </w:tcPrChange>
          </w:tcPr>
          <w:p w14:paraId="5D9BA7F0"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color w:val="000000"/>
              </w:rPr>
              <w:t>Remplissage du tableau d'outil de sélection</w:t>
            </w:r>
          </w:p>
          <w:p w14:paraId="3786859E" w14:textId="77777777" w:rsidR="00796644" w:rsidRPr="00796644" w:rsidRDefault="00796644" w:rsidP="0021463E">
            <w:pPr>
              <w:spacing w:before="100" w:beforeAutospacing="1" w:after="100" w:afterAutospacing="1"/>
              <w:rPr>
                <w:rFonts w:eastAsia="Times New Roman" w:cs="Calibri"/>
              </w:rPr>
            </w:pPr>
          </w:p>
        </w:tc>
        <w:tc>
          <w:tcPr>
            <w:tcW w:w="1340" w:type="dxa"/>
            <w:tcBorders>
              <w:top w:val="single" w:sz="4" w:space="0" w:color="auto"/>
              <w:left w:val="single" w:sz="4" w:space="0" w:color="auto"/>
              <w:bottom w:val="single" w:sz="4" w:space="0" w:color="auto"/>
              <w:right w:val="single" w:sz="4" w:space="0" w:color="auto"/>
            </w:tcBorders>
            <w:hideMark/>
            <w:tcPrChange w:id="62"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3EC0D9A9"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RPAR</w:t>
            </w:r>
          </w:p>
        </w:tc>
        <w:tc>
          <w:tcPr>
            <w:tcW w:w="1372" w:type="dxa"/>
            <w:tcBorders>
              <w:top w:val="single" w:sz="4" w:space="0" w:color="auto"/>
              <w:left w:val="single" w:sz="4" w:space="0" w:color="auto"/>
              <w:bottom w:val="single" w:sz="4" w:space="0" w:color="auto"/>
              <w:right w:val="single" w:sz="4" w:space="0" w:color="auto"/>
            </w:tcBorders>
            <w:hideMark/>
            <w:tcPrChange w:id="63"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076B0B61"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Mai</w:t>
            </w:r>
          </w:p>
        </w:tc>
        <w:tc>
          <w:tcPr>
            <w:tcW w:w="1385" w:type="dxa"/>
            <w:tcBorders>
              <w:top w:val="single" w:sz="4" w:space="0" w:color="auto"/>
              <w:left w:val="single" w:sz="4" w:space="0" w:color="auto"/>
              <w:bottom w:val="single" w:sz="4" w:space="0" w:color="auto"/>
              <w:right w:val="single" w:sz="4" w:space="0" w:color="auto"/>
            </w:tcBorders>
            <w:hideMark/>
            <w:tcPrChange w:id="64" w:author="Stéphane MENARD" w:date="2025-10-17T12:46:00Z">
              <w:tcPr>
                <w:tcW w:w="1385" w:type="dxa"/>
                <w:tcBorders>
                  <w:top w:val="single" w:sz="4" w:space="0" w:color="auto"/>
                  <w:left w:val="single" w:sz="4" w:space="0" w:color="auto"/>
                  <w:bottom w:val="single" w:sz="4" w:space="0" w:color="auto"/>
                  <w:right w:val="single" w:sz="4" w:space="0" w:color="auto"/>
                </w:tcBorders>
                <w:hideMark/>
              </w:tcPr>
            </w:tcPrChange>
          </w:tcPr>
          <w:p w14:paraId="30A039B1"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5IR</w:t>
            </w:r>
          </w:p>
        </w:tc>
        <w:tc>
          <w:tcPr>
            <w:tcW w:w="1383" w:type="dxa"/>
            <w:tcBorders>
              <w:top w:val="single" w:sz="4" w:space="0" w:color="auto"/>
              <w:left w:val="single" w:sz="4" w:space="0" w:color="auto"/>
              <w:bottom w:val="single" w:sz="4" w:space="0" w:color="auto"/>
              <w:right w:val="single" w:sz="4" w:space="0" w:color="auto"/>
            </w:tcBorders>
            <w:hideMark/>
            <w:tcPrChange w:id="65" w:author="Stéphane MENARD" w:date="2025-10-17T12:46:00Z">
              <w:tcPr>
                <w:tcW w:w="1383" w:type="dxa"/>
                <w:tcBorders>
                  <w:top w:val="single" w:sz="4" w:space="0" w:color="auto"/>
                  <w:left w:val="single" w:sz="4" w:space="0" w:color="auto"/>
                  <w:bottom w:val="single" w:sz="4" w:space="0" w:color="auto"/>
                  <w:right w:val="single" w:sz="4" w:space="0" w:color="auto"/>
                </w:tcBorders>
                <w:hideMark/>
              </w:tcPr>
            </w:tcPrChange>
          </w:tcPr>
          <w:p w14:paraId="0DD210A6"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RIR</w:t>
            </w:r>
          </w:p>
        </w:tc>
        <w:tc>
          <w:tcPr>
            <w:tcW w:w="1638" w:type="dxa"/>
            <w:tcBorders>
              <w:top w:val="single" w:sz="4" w:space="0" w:color="auto"/>
              <w:left w:val="single" w:sz="4" w:space="0" w:color="auto"/>
              <w:bottom w:val="single" w:sz="4" w:space="0" w:color="auto"/>
              <w:right w:val="single" w:sz="4" w:space="0" w:color="auto"/>
            </w:tcBorders>
            <w:tcPrChange w:id="66" w:author="Stéphane MENARD" w:date="2025-10-17T12:46:00Z">
              <w:tcPr>
                <w:tcW w:w="1512" w:type="dxa"/>
                <w:tcBorders>
                  <w:top w:val="single" w:sz="4" w:space="0" w:color="auto"/>
                  <w:left w:val="single" w:sz="4" w:space="0" w:color="auto"/>
                  <w:bottom w:val="single" w:sz="4" w:space="0" w:color="auto"/>
                  <w:right w:val="single" w:sz="4" w:space="0" w:color="auto"/>
                </w:tcBorders>
              </w:tcPr>
            </w:tcPrChange>
          </w:tcPr>
          <w:p w14:paraId="4ED55F82" w14:textId="77777777" w:rsidR="00796644" w:rsidRPr="00796644" w:rsidRDefault="00796644" w:rsidP="0021463E">
            <w:pPr>
              <w:spacing w:before="100" w:beforeAutospacing="1" w:after="100" w:afterAutospacing="1"/>
              <w:rPr>
                <w:rFonts w:eastAsia="Times New Roman" w:cs="Calibri"/>
              </w:rPr>
            </w:pPr>
          </w:p>
        </w:tc>
      </w:tr>
      <w:tr w:rsidR="00796644" w:rsidRPr="000A7C06" w14:paraId="1BC4452D" w14:textId="77777777" w:rsidTr="0021463E">
        <w:trPr>
          <w:trHeight w:val="300"/>
          <w:trPrChange w:id="67"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tcPrChange w:id="68" w:author="Stéphane MENARD" w:date="2025-10-17T12:46:00Z">
              <w:tcPr>
                <w:tcW w:w="2471" w:type="dxa"/>
                <w:tcBorders>
                  <w:top w:val="single" w:sz="4" w:space="0" w:color="auto"/>
                  <w:left w:val="single" w:sz="4" w:space="0" w:color="auto"/>
                  <w:bottom w:val="single" w:sz="4" w:space="0" w:color="auto"/>
                  <w:right w:val="single" w:sz="4" w:space="0" w:color="auto"/>
                </w:tcBorders>
              </w:tcPr>
            </w:tcPrChange>
          </w:tcPr>
          <w:p w14:paraId="1294F924"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lastRenderedPageBreak/>
              <w:t>Organisations des concours au Lycées : Dépôt de dossiers dans les Lycées</w:t>
            </w:r>
          </w:p>
          <w:p w14:paraId="782692F2" w14:textId="77777777" w:rsidR="00796644" w:rsidRPr="00796644" w:rsidRDefault="00796644" w:rsidP="0021463E">
            <w:pPr>
              <w:spacing w:before="100" w:beforeAutospacing="1" w:after="100" w:afterAutospacing="1"/>
              <w:rPr>
                <w:rFonts w:eastAsia="Times New Roman" w:cs="Calibri"/>
              </w:rPr>
            </w:pPr>
          </w:p>
        </w:tc>
        <w:tc>
          <w:tcPr>
            <w:tcW w:w="1340" w:type="dxa"/>
            <w:tcBorders>
              <w:top w:val="single" w:sz="4" w:space="0" w:color="auto"/>
              <w:left w:val="single" w:sz="4" w:space="0" w:color="auto"/>
              <w:bottom w:val="single" w:sz="4" w:space="0" w:color="auto"/>
              <w:right w:val="single" w:sz="4" w:space="0" w:color="auto"/>
            </w:tcBorders>
            <w:hideMark/>
            <w:tcPrChange w:id="69"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7AE048F1"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RPEX</w:t>
            </w:r>
          </w:p>
        </w:tc>
        <w:tc>
          <w:tcPr>
            <w:tcW w:w="1372" w:type="dxa"/>
            <w:tcBorders>
              <w:top w:val="single" w:sz="4" w:space="0" w:color="auto"/>
              <w:left w:val="single" w:sz="4" w:space="0" w:color="auto"/>
              <w:bottom w:val="single" w:sz="4" w:space="0" w:color="auto"/>
              <w:right w:val="single" w:sz="4" w:space="0" w:color="auto"/>
            </w:tcBorders>
            <w:hideMark/>
            <w:tcPrChange w:id="70"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095B4FA6"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Juin</w:t>
            </w:r>
          </w:p>
        </w:tc>
        <w:tc>
          <w:tcPr>
            <w:tcW w:w="1385" w:type="dxa"/>
            <w:tcBorders>
              <w:top w:val="single" w:sz="4" w:space="0" w:color="auto"/>
              <w:left w:val="single" w:sz="4" w:space="0" w:color="auto"/>
              <w:bottom w:val="single" w:sz="4" w:space="0" w:color="auto"/>
              <w:right w:val="single" w:sz="4" w:space="0" w:color="auto"/>
            </w:tcBorders>
            <w:hideMark/>
            <w:tcPrChange w:id="71" w:author="Stéphane MENARD" w:date="2025-10-17T12:46:00Z">
              <w:tcPr>
                <w:tcW w:w="1385" w:type="dxa"/>
                <w:tcBorders>
                  <w:top w:val="single" w:sz="4" w:space="0" w:color="auto"/>
                  <w:left w:val="single" w:sz="4" w:space="0" w:color="auto"/>
                  <w:bottom w:val="single" w:sz="4" w:space="0" w:color="auto"/>
                  <w:right w:val="single" w:sz="4" w:space="0" w:color="auto"/>
                </w:tcBorders>
                <w:hideMark/>
              </w:tcPr>
            </w:tcPrChange>
          </w:tcPr>
          <w:p w14:paraId="0F0B3DCB"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Lycées partenaires</w:t>
            </w:r>
          </w:p>
        </w:tc>
        <w:tc>
          <w:tcPr>
            <w:tcW w:w="1383" w:type="dxa"/>
            <w:tcBorders>
              <w:top w:val="single" w:sz="4" w:space="0" w:color="auto"/>
              <w:left w:val="single" w:sz="4" w:space="0" w:color="auto"/>
              <w:bottom w:val="single" w:sz="4" w:space="0" w:color="auto"/>
              <w:right w:val="single" w:sz="4" w:space="0" w:color="auto"/>
            </w:tcBorders>
            <w:hideMark/>
            <w:tcPrChange w:id="72" w:author="Stéphane MENARD" w:date="2025-10-17T12:46:00Z">
              <w:tcPr>
                <w:tcW w:w="1383" w:type="dxa"/>
                <w:tcBorders>
                  <w:top w:val="single" w:sz="4" w:space="0" w:color="auto"/>
                  <w:left w:val="single" w:sz="4" w:space="0" w:color="auto"/>
                  <w:bottom w:val="single" w:sz="4" w:space="0" w:color="auto"/>
                  <w:right w:val="single" w:sz="4" w:space="0" w:color="auto"/>
                </w:tcBorders>
                <w:hideMark/>
              </w:tcPr>
            </w:tcPrChange>
          </w:tcPr>
          <w:p w14:paraId="3D4E47D9"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RPAR, RIR, Educateurs IE</w:t>
            </w:r>
          </w:p>
        </w:tc>
        <w:tc>
          <w:tcPr>
            <w:tcW w:w="1638" w:type="dxa"/>
            <w:tcBorders>
              <w:top w:val="single" w:sz="4" w:space="0" w:color="auto"/>
              <w:left w:val="single" w:sz="4" w:space="0" w:color="auto"/>
              <w:bottom w:val="single" w:sz="4" w:space="0" w:color="auto"/>
              <w:right w:val="single" w:sz="4" w:space="0" w:color="auto"/>
            </w:tcBorders>
            <w:hideMark/>
            <w:tcPrChange w:id="73" w:author="Stéphane MENARD" w:date="2025-10-17T12:46:00Z">
              <w:tcPr>
                <w:tcW w:w="1512" w:type="dxa"/>
                <w:tcBorders>
                  <w:top w:val="single" w:sz="4" w:space="0" w:color="auto"/>
                  <w:left w:val="single" w:sz="4" w:space="0" w:color="auto"/>
                  <w:bottom w:val="single" w:sz="4" w:space="0" w:color="auto"/>
                  <w:right w:val="single" w:sz="4" w:space="0" w:color="auto"/>
                </w:tcBorders>
                <w:hideMark/>
              </w:tcPr>
            </w:tcPrChange>
          </w:tcPr>
          <w:p w14:paraId="7F272506"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Dossiers de chaque jeune</w:t>
            </w:r>
          </w:p>
        </w:tc>
      </w:tr>
      <w:tr w:rsidR="00796644" w:rsidRPr="000A7C06" w14:paraId="5B217221" w14:textId="77777777" w:rsidTr="0021463E">
        <w:trPr>
          <w:trHeight w:val="300"/>
          <w:trPrChange w:id="74"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hideMark/>
            <w:tcPrChange w:id="75" w:author="Stéphane MENARD" w:date="2025-10-17T12:46:00Z">
              <w:tcPr>
                <w:tcW w:w="2471" w:type="dxa"/>
                <w:tcBorders>
                  <w:top w:val="single" w:sz="4" w:space="0" w:color="auto"/>
                  <w:left w:val="single" w:sz="4" w:space="0" w:color="auto"/>
                  <w:bottom w:val="single" w:sz="4" w:space="0" w:color="auto"/>
                  <w:right w:val="single" w:sz="4" w:space="0" w:color="auto"/>
                </w:tcBorders>
                <w:hideMark/>
              </w:tcPr>
            </w:tcPrChange>
          </w:tcPr>
          <w:p w14:paraId="539E9BB3"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Récupération des résultats des concours</w:t>
            </w:r>
          </w:p>
        </w:tc>
        <w:tc>
          <w:tcPr>
            <w:tcW w:w="1340" w:type="dxa"/>
            <w:tcBorders>
              <w:top w:val="single" w:sz="4" w:space="0" w:color="auto"/>
              <w:left w:val="single" w:sz="4" w:space="0" w:color="auto"/>
              <w:bottom w:val="single" w:sz="4" w:space="0" w:color="auto"/>
              <w:right w:val="single" w:sz="4" w:space="0" w:color="auto"/>
            </w:tcBorders>
            <w:hideMark/>
            <w:tcPrChange w:id="76"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06C7FF64"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RPEX</w:t>
            </w:r>
          </w:p>
        </w:tc>
        <w:tc>
          <w:tcPr>
            <w:tcW w:w="1372" w:type="dxa"/>
            <w:tcBorders>
              <w:top w:val="single" w:sz="4" w:space="0" w:color="auto"/>
              <w:left w:val="single" w:sz="4" w:space="0" w:color="auto"/>
              <w:bottom w:val="single" w:sz="4" w:space="0" w:color="auto"/>
              <w:right w:val="single" w:sz="4" w:space="0" w:color="auto"/>
            </w:tcBorders>
            <w:hideMark/>
            <w:tcPrChange w:id="77"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419D5F3E"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Mi-juillet</w:t>
            </w:r>
          </w:p>
        </w:tc>
        <w:tc>
          <w:tcPr>
            <w:tcW w:w="1385" w:type="dxa"/>
            <w:tcBorders>
              <w:top w:val="single" w:sz="4" w:space="0" w:color="auto"/>
              <w:left w:val="single" w:sz="4" w:space="0" w:color="auto"/>
              <w:bottom w:val="single" w:sz="4" w:space="0" w:color="auto"/>
              <w:right w:val="single" w:sz="4" w:space="0" w:color="auto"/>
            </w:tcBorders>
            <w:hideMark/>
            <w:tcPrChange w:id="78" w:author="Stéphane MENARD" w:date="2025-10-17T12:46:00Z">
              <w:tcPr>
                <w:tcW w:w="1385" w:type="dxa"/>
                <w:tcBorders>
                  <w:top w:val="single" w:sz="4" w:space="0" w:color="auto"/>
                  <w:left w:val="single" w:sz="4" w:space="0" w:color="auto"/>
                  <w:bottom w:val="single" w:sz="4" w:space="0" w:color="auto"/>
                  <w:right w:val="single" w:sz="4" w:space="0" w:color="auto"/>
                </w:tcBorders>
                <w:hideMark/>
              </w:tcPr>
            </w:tcPrChange>
          </w:tcPr>
          <w:p w14:paraId="4D5BA50A"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Lycées partenaires</w:t>
            </w:r>
          </w:p>
        </w:tc>
        <w:tc>
          <w:tcPr>
            <w:tcW w:w="1383" w:type="dxa"/>
            <w:tcBorders>
              <w:top w:val="single" w:sz="4" w:space="0" w:color="auto"/>
              <w:left w:val="single" w:sz="4" w:space="0" w:color="auto"/>
              <w:bottom w:val="single" w:sz="4" w:space="0" w:color="auto"/>
              <w:right w:val="single" w:sz="4" w:space="0" w:color="auto"/>
            </w:tcBorders>
            <w:hideMark/>
            <w:tcPrChange w:id="79" w:author="Stéphane MENARD" w:date="2025-10-17T12:46:00Z">
              <w:tcPr>
                <w:tcW w:w="1383" w:type="dxa"/>
                <w:tcBorders>
                  <w:top w:val="single" w:sz="4" w:space="0" w:color="auto"/>
                  <w:left w:val="single" w:sz="4" w:space="0" w:color="auto"/>
                  <w:bottom w:val="single" w:sz="4" w:space="0" w:color="auto"/>
                  <w:right w:val="single" w:sz="4" w:space="0" w:color="auto"/>
                </w:tcBorders>
                <w:hideMark/>
              </w:tcPr>
            </w:tcPrChange>
          </w:tcPr>
          <w:p w14:paraId="4FD75077"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Educateurs IE</w:t>
            </w:r>
          </w:p>
        </w:tc>
        <w:tc>
          <w:tcPr>
            <w:tcW w:w="1638" w:type="dxa"/>
            <w:tcBorders>
              <w:top w:val="single" w:sz="4" w:space="0" w:color="auto"/>
              <w:left w:val="single" w:sz="4" w:space="0" w:color="auto"/>
              <w:bottom w:val="single" w:sz="4" w:space="0" w:color="auto"/>
              <w:right w:val="single" w:sz="4" w:space="0" w:color="auto"/>
            </w:tcBorders>
            <w:tcPrChange w:id="80" w:author="Stéphane MENARD" w:date="2025-10-17T12:46:00Z">
              <w:tcPr>
                <w:tcW w:w="1512" w:type="dxa"/>
                <w:tcBorders>
                  <w:top w:val="single" w:sz="4" w:space="0" w:color="auto"/>
                  <w:left w:val="single" w:sz="4" w:space="0" w:color="auto"/>
                  <w:bottom w:val="single" w:sz="4" w:space="0" w:color="auto"/>
                  <w:right w:val="single" w:sz="4" w:space="0" w:color="auto"/>
                </w:tcBorders>
              </w:tcPr>
            </w:tcPrChange>
          </w:tcPr>
          <w:p w14:paraId="1236CB49" w14:textId="77777777" w:rsidR="00796644" w:rsidRPr="00796644" w:rsidRDefault="00796644" w:rsidP="0021463E">
            <w:pPr>
              <w:spacing w:before="100" w:beforeAutospacing="1" w:after="100" w:afterAutospacing="1"/>
              <w:rPr>
                <w:rFonts w:eastAsia="Times New Roman" w:cs="Calibri"/>
              </w:rPr>
            </w:pPr>
          </w:p>
        </w:tc>
      </w:tr>
      <w:tr w:rsidR="00796644" w:rsidRPr="000A7C06" w14:paraId="32186FCB" w14:textId="77777777" w:rsidTr="0021463E">
        <w:trPr>
          <w:trHeight w:val="300"/>
          <w:trPrChange w:id="81"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hideMark/>
            <w:tcPrChange w:id="82" w:author="Stéphane MENARD" w:date="2025-10-17T12:46:00Z">
              <w:tcPr>
                <w:tcW w:w="2471" w:type="dxa"/>
                <w:tcBorders>
                  <w:top w:val="single" w:sz="4" w:space="0" w:color="auto"/>
                  <w:left w:val="single" w:sz="4" w:space="0" w:color="auto"/>
                  <w:bottom w:val="single" w:sz="4" w:space="0" w:color="auto"/>
                  <w:right w:val="single" w:sz="4" w:space="0" w:color="auto"/>
                </w:tcBorders>
                <w:hideMark/>
              </w:tcPr>
            </w:tcPrChange>
          </w:tcPr>
          <w:p w14:paraId="2D244830"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color w:val="000000"/>
              </w:rPr>
              <w:t>Préparation des trames de question pour les entretiens</w:t>
            </w:r>
          </w:p>
        </w:tc>
        <w:tc>
          <w:tcPr>
            <w:tcW w:w="1340" w:type="dxa"/>
            <w:tcBorders>
              <w:top w:val="single" w:sz="4" w:space="0" w:color="auto"/>
              <w:left w:val="single" w:sz="4" w:space="0" w:color="auto"/>
              <w:bottom w:val="single" w:sz="4" w:space="0" w:color="auto"/>
              <w:right w:val="single" w:sz="4" w:space="0" w:color="auto"/>
            </w:tcBorders>
            <w:hideMark/>
            <w:tcPrChange w:id="83"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63F21800"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DVP</w:t>
            </w:r>
          </w:p>
        </w:tc>
        <w:tc>
          <w:tcPr>
            <w:tcW w:w="1372" w:type="dxa"/>
            <w:tcBorders>
              <w:top w:val="single" w:sz="4" w:space="0" w:color="auto"/>
              <w:left w:val="single" w:sz="4" w:space="0" w:color="auto"/>
              <w:bottom w:val="single" w:sz="4" w:space="0" w:color="auto"/>
              <w:right w:val="single" w:sz="4" w:space="0" w:color="auto"/>
            </w:tcBorders>
            <w:hideMark/>
            <w:tcPrChange w:id="84"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598FAB8A"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Juin</w:t>
            </w:r>
          </w:p>
        </w:tc>
        <w:tc>
          <w:tcPr>
            <w:tcW w:w="1385" w:type="dxa"/>
            <w:tcBorders>
              <w:top w:val="single" w:sz="4" w:space="0" w:color="auto"/>
              <w:left w:val="single" w:sz="4" w:space="0" w:color="auto"/>
              <w:bottom w:val="single" w:sz="4" w:space="0" w:color="auto"/>
              <w:right w:val="single" w:sz="4" w:space="0" w:color="auto"/>
            </w:tcBorders>
            <w:hideMark/>
            <w:tcPrChange w:id="85" w:author="Stéphane MENARD" w:date="2025-10-17T12:46:00Z">
              <w:tcPr>
                <w:tcW w:w="1385" w:type="dxa"/>
                <w:tcBorders>
                  <w:top w:val="single" w:sz="4" w:space="0" w:color="auto"/>
                  <w:left w:val="single" w:sz="4" w:space="0" w:color="auto"/>
                  <w:bottom w:val="single" w:sz="4" w:space="0" w:color="auto"/>
                  <w:right w:val="single" w:sz="4" w:space="0" w:color="auto"/>
                </w:tcBorders>
                <w:hideMark/>
              </w:tcPr>
            </w:tcPrChange>
          </w:tcPr>
          <w:p w14:paraId="77B4AA6A"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Bureau</w:t>
            </w:r>
          </w:p>
        </w:tc>
        <w:tc>
          <w:tcPr>
            <w:tcW w:w="1383" w:type="dxa"/>
            <w:tcBorders>
              <w:top w:val="single" w:sz="4" w:space="0" w:color="auto"/>
              <w:left w:val="single" w:sz="4" w:space="0" w:color="auto"/>
              <w:bottom w:val="single" w:sz="4" w:space="0" w:color="auto"/>
              <w:right w:val="single" w:sz="4" w:space="0" w:color="auto"/>
            </w:tcBorders>
            <w:tcPrChange w:id="86" w:author="Stéphane MENARD" w:date="2025-10-17T12:46:00Z">
              <w:tcPr>
                <w:tcW w:w="1383" w:type="dxa"/>
                <w:tcBorders>
                  <w:top w:val="single" w:sz="4" w:space="0" w:color="auto"/>
                  <w:left w:val="single" w:sz="4" w:space="0" w:color="auto"/>
                  <w:bottom w:val="single" w:sz="4" w:space="0" w:color="auto"/>
                  <w:right w:val="single" w:sz="4" w:space="0" w:color="auto"/>
                </w:tcBorders>
              </w:tcPr>
            </w:tcPrChange>
          </w:tcPr>
          <w:p w14:paraId="68FAAA2D" w14:textId="77777777" w:rsidR="00796644" w:rsidRPr="00796644" w:rsidRDefault="00796644" w:rsidP="0021463E">
            <w:pPr>
              <w:spacing w:before="100" w:beforeAutospacing="1" w:after="100" w:afterAutospacing="1"/>
              <w:rPr>
                <w:rFonts w:eastAsia="Times New Roman" w:cs="Calibri"/>
              </w:rPr>
            </w:pPr>
          </w:p>
        </w:tc>
        <w:tc>
          <w:tcPr>
            <w:tcW w:w="1638" w:type="dxa"/>
            <w:tcBorders>
              <w:top w:val="single" w:sz="4" w:space="0" w:color="auto"/>
              <w:left w:val="single" w:sz="4" w:space="0" w:color="auto"/>
              <w:bottom w:val="single" w:sz="4" w:space="0" w:color="auto"/>
              <w:right w:val="single" w:sz="4" w:space="0" w:color="auto"/>
            </w:tcBorders>
            <w:tcPrChange w:id="87" w:author="Stéphane MENARD" w:date="2025-10-17T12:46:00Z">
              <w:tcPr>
                <w:tcW w:w="1512" w:type="dxa"/>
                <w:tcBorders>
                  <w:top w:val="single" w:sz="4" w:space="0" w:color="auto"/>
                  <w:left w:val="single" w:sz="4" w:space="0" w:color="auto"/>
                  <w:bottom w:val="single" w:sz="4" w:space="0" w:color="auto"/>
                  <w:right w:val="single" w:sz="4" w:space="0" w:color="auto"/>
                </w:tcBorders>
              </w:tcPr>
            </w:tcPrChange>
          </w:tcPr>
          <w:p w14:paraId="735F8258" w14:textId="77777777" w:rsidR="00796644" w:rsidRPr="00796644" w:rsidRDefault="00796644" w:rsidP="0021463E">
            <w:pPr>
              <w:spacing w:before="100" w:beforeAutospacing="1" w:after="100" w:afterAutospacing="1"/>
              <w:rPr>
                <w:rFonts w:eastAsia="Times New Roman" w:cs="Calibri"/>
              </w:rPr>
            </w:pPr>
          </w:p>
        </w:tc>
      </w:tr>
      <w:tr w:rsidR="00796644" w:rsidRPr="000A7C06" w14:paraId="21B74F4C" w14:textId="77777777" w:rsidTr="0021463E">
        <w:trPr>
          <w:trHeight w:val="300"/>
          <w:trPrChange w:id="88"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hideMark/>
            <w:tcPrChange w:id="89" w:author="Stéphane MENARD" w:date="2025-10-17T12:46:00Z">
              <w:tcPr>
                <w:tcW w:w="2471" w:type="dxa"/>
                <w:tcBorders>
                  <w:top w:val="single" w:sz="4" w:space="0" w:color="auto"/>
                  <w:left w:val="single" w:sz="4" w:space="0" w:color="auto"/>
                  <w:bottom w:val="single" w:sz="4" w:space="0" w:color="auto"/>
                  <w:right w:val="single" w:sz="4" w:space="0" w:color="auto"/>
                </w:tcBorders>
                <w:hideMark/>
              </w:tcPr>
            </w:tcPrChange>
          </w:tcPr>
          <w:p w14:paraId="6E85821B" w14:textId="77777777" w:rsidR="00796644" w:rsidRPr="00796644" w:rsidRDefault="00796644" w:rsidP="0021463E">
            <w:pPr>
              <w:spacing w:before="100" w:beforeAutospacing="1" w:after="100" w:afterAutospacing="1"/>
              <w:rPr>
                <w:rFonts w:eastAsia="Times New Roman" w:cs="Calibri"/>
                <w:color w:val="000000"/>
              </w:rPr>
            </w:pPr>
            <w:r w:rsidRPr="00796644">
              <w:rPr>
                <w:rFonts w:eastAsia="Times New Roman" w:cs="Calibri"/>
                <w:color w:val="000000"/>
              </w:rPr>
              <w:t>Présentation des questionnaires</w:t>
            </w:r>
          </w:p>
        </w:tc>
        <w:tc>
          <w:tcPr>
            <w:tcW w:w="1340" w:type="dxa"/>
            <w:tcBorders>
              <w:top w:val="single" w:sz="4" w:space="0" w:color="auto"/>
              <w:left w:val="single" w:sz="4" w:space="0" w:color="auto"/>
              <w:bottom w:val="single" w:sz="4" w:space="0" w:color="auto"/>
              <w:right w:val="single" w:sz="4" w:space="0" w:color="auto"/>
            </w:tcBorders>
            <w:hideMark/>
            <w:tcPrChange w:id="90"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12DD2AF7"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DVP</w:t>
            </w:r>
          </w:p>
        </w:tc>
        <w:tc>
          <w:tcPr>
            <w:tcW w:w="1372" w:type="dxa"/>
            <w:tcBorders>
              <w:top w:val="single" w:sz="4" w:space="0" w:color="auto"/>
              <w:left w:val="single" w:sz="4" w:space="0" w:color="auto"/>
              <w:bottom w:val="single" w:sz="4" w:space="0" w:color="auto"/>
              <w:right w:val="single" w:sz="4" w:space="0" w:color="auto"/>
            </w:tcBorders>
            <w:hideMark/>
            <w:tcPrChange w:id="91"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49C60199"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Juin</w:t>
            </w:r>
          </w:p>
        </w:tc>
        <w:tc>
          <w:tcPr>
            <w:tcW w:w="1385" w:type="dxa"/>
            <w:tcBorders>
              <w:top w:val="single" w:sz="4" w:space="0" w:color="auto"/>
              <w:left w:val="single" w:sz="4" w:space="0" w:color="auto"/>
              <w:bottom w:val="single" w:sz="4" w:space="0" w:color="auto"/>
              <w:right w:val="single" w:sz="4" w:space="0" w:color="auto"/>
            </w:tcBorders>
            <w:hideMark/>
            <w:tcPrChange w:id="92" w:author="Stéphane MENARD" w:date="2025-10-17T12:46:00Z">
              <w:tcPr>
                <w:tcW w:w="1385" w:type="dxa"/>
                <w:tcBorders>
                  <w:top w:val="single" w:sz="4" w:space="0" w:color="auto"/>
                  <w:left w:val="single" w:sz="4" w:space="0" w:color="auto"/>
                  <w:bottom w:val="single" w:sz="4" w:space="0" w:color="auto"/>
                  <w:right w:val="single" w:sz="4" w:space="0" w:color="auto"/>
                </w:tcBorders>
                <w:hideMark/>
              </w:tcPr>
            </w:tcPrChange>
          </w:tcPr>
          <w:p w14:paraId="4C382971"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Bureau</w:t>
            </w:r>
          </w:p>
        </w:tc>
        <w:tc>
          <w:tcPr>
            <w:tcW w:w="1383" w:type="dxa"/>
            <w:tcBorders>
              <w:top w:val="single" w:sz="4" w:space="0" w:color="auto"/>
              <w:left w:val="single" w:sz="4" w:space="0" w:color="auto"/>
              <w:bottom w:val="single" w:sz="4" w:space="0" w:color="auto"/>
              <w:right w:val="single" w:sz="4" w:space="0" w:color="auto"/>
            </w:tcBorders>
            <w:hideMark/>
            <w:tcPrChange w:id="93" w:author="Stéphane MENARD" w:date="2025-10-17T12:46:00Z">
              <w:tcPr>
                <w:tcW w:w="1383" w:type="dxa"/>
                <w:tcBorders>
                  <w:top w:val="single" w:sz="4" w:space="0" w:color="auto"/>
                  <w:left w:val="single" w:sz="4" w:space="0" w:color="auto"/>
                  <w:bottom w:val="single" w:sz="4" w:space="0" w:color="auto"/>
                  <w:right w:val="single" w:sz="4" w:space="0" w:color="auto"/>
                </w:tcBorders>
                <w:hideMark/>
              </w:tcPr>
            </w:tcPrChange>
          </w:tcPr>
          <w:p w14:paraId="219AAC3E"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RPEX et CP</w:t>
            </w:r>
          </w:p>
        </w:tc>
        <w:tc>
          <w:tcPr>
            <w:tcW w:w="1638" w:type="dxa"/>
            <w:tcBorders>
              <w:top w:val="single" w:sz="4" w:space="0" w:color="auto"/>
              <w:left w:val="single" w:sz="4" w:space="0" w:color="auto"/>
              <w:bottom w:val="single" w:sz="4" w:space="0" w:color="auto"/>
              <w:right w:val="single" w:sz="4" w:space="0" w:color="auto"/>
            </w:tcBorders>
            <w:hideMark/>
            <w:tcPrChange w:id="94" w:author="Stéphane MENARD" w:date="2025-10-17T12:46:00Z">
              <w:tcPr>
                <w:tcW w:w="1512" w:type="dxa"/>
                <w:tcBorders>
                  <w:top w:val="single" w:sz="4" w:space="0" w:color="auto"/>
                  <w:left w:val="single" w:sz="4" w:space="0" w:color="auto"/>
                  <w:bottom w:val="single" w:sz="4" w:space="0" w:color="auto"/>
                  <w:right w:val="single" w:sz="4" w:space="0" w:color="auto"/>
                </w:tcBorders>
                <w:hideMark/>
              </w:tcPr>
            </w:tcPrChange>
          </w:tcPr>
          <w:p w14:paraId="45CE9858"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Déroulement des entretiens</w:t>
            </w:r>
          </w:p>
        </w:tc>
      </w:tr>
      <w:tr w:rsidR="00796644" w:rsidRPr="00031A77" w14:paraId="5866B36B" w14:textId="77777777" w:rsidTr="0021463E">
        <w:trPr>
          <w:trHeight w:val="300"/>
          <w:trPrChange w:id="95"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tcPrChange w:id="96" w:author="Stéphane MENARD" w:date="2025-10-17T12:46:00Z">
              <w:tcPr>
                <w:tcW w:w="2471" w:type="dxa"/>
                <w:tcBorders>
                  <w:top w:val="single" w:sz="4" w:space="0" w:color="auto"/>
                  <w:left w:val="single" w:sz="4" w:space="0" w:color="auto"/>
                  <w:bottom w:val="single" w:sz="4" w:space="0" w:color="auto"/>
                  <w:right w:val="single" w:sz="4" w:space="0" w:color="auto"/>
                </w:tcBorders>
              </w:tcPr>
            </w:tcPrChange>
          </w:tcPr>
          <w:p w14:paraId="1069DC98"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Organisation des Entretiens individuels parents et jeunes (selon le nombre d’admis au concours)</w:t>
            </w:r>
          </w:p>
          <w:p w14:paraId="48407FB8" w14:textId="77777777" w:rsidR="00796644" w:rsidRPr="00796644" w:rsidRDefault="00796644" w:rsidP="0021463E">
            <w:pPr>
              <w:spacing w:before="100" w:beforeAutospacing="1" w:after="100" w:afterAutospacing="1"/>
              <w:rPr>
                <w:rFonts w:eastAsia="Times New Roman" w:cs="Calibri"/>
              </w:rPr>
            </w:pPr>
          </w:p>
        </w:tc>
        <w:tc>
          <w:tcPr>
            <w:tcW w:w="1340" w:type="dxa"/>
            <w:tcBorders>
              <w:top w:val="single" w:sz="4" w:space="0" w:color="auto"/>
              <w:left w:val="single" w:sz="4" w:space="0" w:color="auto"/>
              <w:bottom w:val="single" w:sz="4" w:space="0" w:color="auto"/>
              <w:right w:val="single" w:sz="4" w:space="0" w:color="auto"/>
            </w:tcBorders>
            <w:hideMark/>
            <w:tcPrChange w:id="97"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6D70A123"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RPEX</w:t>
            </w:r>
          </w:p>
        </w:tc>
        <w:tc>
          <w:tcPr>
            <w:tcW w:w="1372" w:type="dxa"/>
            <w:tcBorders>
              <w:top w:val="single" w:sz="4" w:space="0" w:color="auto"/>
              <w:left w:val="single" w:sz="4" w:space="0" w:color="auto"/>
              <w:bottom w:val="single" w:sz="4" w:space="0" w:color="auto"/>
              <w:right w:val="single" w:sz="4" w:space="0" w:color="auto"/>
            </w:tcBorders>
            <w:hideMark/>
            <w:tcPrChange w:id="98"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14E2C01E"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Juillet durant la semaine du BACC</w:t>
            </w:r>
          </w:p>
        </w:tc>
        <w:tc>
          <w:tcPr>
            <w:tcW w:w="1385" w:type="dxa"/>
            <w:tcBorders>
              <w:top w:val="single" w:sz="4" w:space="0" w:color="auto"/>
              <w:left w:val="single" w:sz="4" w:space="0" w:color="auto"/>
              <w:bottom w:val="single" w:sz="4" w:space="0" w:color="auto"/>
              <w:right w:val="single" w:sz="4" w:space="0" w:color="auto"/>
            </w:tcBorders>
            <w:hideMark/>
            <w:tcPrChange w:id="99" w:author="Stéphane MENARD" w:date="2025-10-17T12:46:00Z">
              <w:tcPr>
                <w:tcW w:w="1385" w:type="dxa"/>
                <w:tcBorders>
                  <w:top w:val="single" w:sz="4" w:space="0" w:color="auto"/>
                  <w:left w:val="single" w:sz="4" w:space="0" w:color="auto"/>
                  <w:bottom w:val="single" w:sz="4" w:space="0" w:color="auto"/>
                  <w:right w:val="single" w:sz="4" w:space="0" w:color="auto"/>
                </w:tcBorders>
                <w:hideMark/>
              </w:tcPr>
            </w:tcPrChange>
          </w:tcPr>
          <w:p w14:paraId="59F0F0E0"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5IR</w:t>
            </w:r>
          </w:p>
        </w:tc>
        <w:tc>
          <w:tcPr>
            <w:tcW w:w="1383" w:type="dxa"/>
            <w:tcBorders>
              <w:top w:val="single" w:sz="4" w:space="0" w:color="auto"/>
              <w:left w:val="single" w:sz="4" w:space="0" w:color="auto"/>
              <w:bottom w:val="single" w:sz="4" w:space="0" w:color="auto"/>
              <w:right w:val="single" w:sz="4" w:space="0" w:color="auto"/>
            </w:tcBorders>
            <w:hideMark/>
            <w:tcPrChange w:id="100" w:author="Stéphane MENARD" w:date="2025-10-17T12:46:00Z">
              <w:tcPr>
                <w:tcW w:w="1383" w:type="dxa"/>
                <w:tcBorders>
                  <w:top w:val="single" w:sz="4" w:space="0" w:color="auto"/>
                  <w:left w:val="single" w:sz="4" w:space="0" w:color="auto"/>
                  <w:bottom w:val="single" w:sz="4" w:space="0" w:color="auto"/>
                  <w:right w:val="single" w:sz="4" w:space="0" w:color="auto"/>
                </w:tcBorders>
                <w:hideMark/>
              </w:tcPr>
            </w:tcPrChange>
          </w:tcPr>
          <w:p w14:paraId="0B55A123"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Pole éducation, Educateurs SUP, chefs de service, Equipe</w:t>
            </w:r>
          </w:p>
        </w:tc>
        <w:tc>
          <w:tcPr>
            <w:tcW w:w="1638" w:type="dxa"/>
            <w:tcBorders>
              <w:top w:val="single" w:sz="4" w:space="0" w:color="auto"/>
              <w:left w:val="single" w:sz="4" w:space="0" w:color="auto"/>
              <w:bottom w:val="single" w:sz="4" w:space="0" w:color="auto"/>
              <w:right w:val="single" w:sz="4" w:space="0" w:color="auto"/>
            </w:tcBorders>
            <w:hideMark/>
            <w:tcPrChange w:id="101" w:author="Stéphane MENARD" w:date="2025-10-17T12:46:00Z">
              <w:tcPr>
                <w:tcW w:w="1512" w:type="dxa"/>
                <w:tcBorders>
                  <w:top w:val="single" w:sz="4" w:space="0" w:color="auto"/>
                  <w:left w:val="single" w:sz="4" w:space="0" w:color="auto"/>
                  <w:bottom w:val="single" w:sz="4" w:space="0" w:color="auto"/>
                  <w:right w:val="single" w:sz="4" w:space="0" w:color="auto"/>
                </w:tcBorders>
                <w:hideMark/>
              </w:tcPr>
            </w:tcPrChange>
          </w:tcPr>
          <w:p w14:paraId="6F13746F"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color w:val="000000"/>
              </w:rPr>
              <w:t>Trame d'entretien+ outil de sélection à remplir par ceux qui font les entretiens</w:t>
            </w:r>
          </w:p>
        </w:tc>
      </w:tr>
      <w:tr w:rsidR="00796644" w:rsidRPr="000A7C06" w14:paraId="7CC68ED3" w14:textId="77777777" w:rsidTr="0021463E">
        <w:trPr>
          <w:trHeight w:val="300"/>
          <w:trPrChange w:id="102"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hideMark/>
            <w:tcPrChange w:id="103" w:author="Stéphane MENARD" w:date="2025-10-17T12:46:00Z">
              <w:tcPr>
                <w:tcW w:w="2471" w:type="dxa"/>
                <w:tcBorders>
                  <w:top w:val="single" w:sz="4" w:space="0" w:color="auto"/>
                  <w:left w:val="single" w:sz="4" w:space="0" w:color="auto"/>
                  <w:bottom w:val="single" w:sz="4" w:space="0" w:color="auto"/>
                  <w:right w:val="single" w:sz="4" w:space="0" w:color="auto"/>
                </w:tcBorders>
                <w:hideMark/>
              </w:tcPr>
            </w:tcPrChange>
          </w:tcPr>
          <w:p w14:paraId="76FDFBB1"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color w:val="000000"/>
              </w:rPr>
              <w:t>Délibération 1 de l'entretien de motivation</w:t>
            </w:r>
          </w:p>
        </w:tc>
        <w:tc>
          <w:tcPr>
            <w:tcW w:w="1340" w:type="dxa"/>
            <w:tcBorders>
              <w:top w:val="single" w:sz="4" w:space="0" w:color="auto"/>
              <w:left w:val="single" w:sz="4" w:space="0" w:color="auto"/>
              <w:bottom w:val="single" w:sz="4" w:space="0" w:color="auto"/>
              <w:right w:val="single" w:sz="4" w:space="0" w:color="auto"/>
            </w:tcBorders>
            <w:hideMark/>
            <w:tcPrChange w:id="104"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08AD9DC1"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RPEX</w:t>
            </w:r>
          </w:p>
        </w:tc>
        <w:tc>
          <w:tcPr>
            <w:tcW w:w="1372" w:type="dxa"/>
            <w:tcBorders>
              <w:top w:val="single" w:sz="4" w:space="0" w:color="auto"/>
              <w:left w:val="single" w:sz="4" w:space="0" w:color="auto"/>
              <w:bottom w:val="single" w:sz="4" w:space="0" w:color="auto"/>
              <w:right w:val="single" w:sz="4" w:space="0" w:color="auto"/>
            </w:tcBorders>
            <w:hideMark/>
            <w:tcPrChange w:id="105"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0789B0AF"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 xml:space="preserve">Fin </w:t>
            </w:r>
            <w:proofErr w:type="gramStart"/>
            <w:r w:rsidRPr="00796644">
              <w:rPr>
                <w:rFonts w:eastAsia="Times New Roman" w:cs="Calibri"/>
              </w:rPr>
              <w:t>Juillet</w:t>
            </w:r>
            <w:proofErr w:type="gramEnd"/>
          </w:p>
        </w:tc>
        <w:tc>
          <w:tcPr>
            <w:tcW w:w="1385" w:type="dxa"/>
            <w:tcBorders>
              <w:top w:val="single" w:sz="4" w:space="0" w:color="auto"/>
              <w:left w:val="single" w:sz="4" w:space="0" w:color="auto"/>
              <w:bottom w:val="single" w:sz="4" w:space="0" w:color="auto"/>
              <w:right w:val="single" w:sz="4" w:space="0" w:color="auto"/>
            </w:tcBorders>
            <w:tcPrChange w:id="106" w:author="Stéphane MENARD" w:date="2025-10-17T12:46:00Z">
              <w:tcPr>
                <w:tcW w:w="1385" w:type="dxa"/>
                <w:tcBorders>
                  <w:top w:val="single" w:sz="4" w:space="0" w:color="auto"/>
                  <w:left w:val="single" w:sz="4" w:space="0" w:color="auto"/>
                  <w:bottom w:val="single" w:sz="4" w:space="0" w:color="auto"/>
                  <w:right w:val="single" w:sz="4" w:space="0" w:color="auto"/>
                </w:tcBorders>
              </w:tcPr>
            </w:tcPrChange>
          </w:tcPr>
          <w:p w14:paraId="484BEC8F" w14:textId="77777777" w:rsidR="00796644" w:rsidRPr="00796644" w:rsidRDefault="00796644" w:rsidP="0021463E">
            <w:pPr>
              <w:spacing w:before="100" w:beforeAutospacing="1" w:after="100" w:afterAutospacing="1"/>
              <w:rPr>
                <w:rFonts w:eastAsia="Times New Roman" w:cs="Calibri"/>
              </w:rPr>
            </w:pPr>
          </w:p>
        </w:tc>
        <w:tc>
          <w:tcPr>
            <w:tcW w:w="1383" w:type="dxa"/>
            <w:tcBorders>
              <w:top w:val="single" w:sz="4" w:space="0" w:color="auto"/>
              <w:left w:val="single" w:sz="4" w:space="0" w:color="auto"/>
              <w:bottom w:val="single" w:sz="4" w:space="0" w:color="auto"/>
              <w:right w:val="single" w:sz="4" w:space="0" w:color="auto"/>
            </w:tcBorders>
            <w:tcPrChange w:id="107" w:author="Stéphane MENARD" w:date="2025-10-17T12:46:00Z">
              <w:tcPr>
                <w:tcW w:w="1383" w:type="dxa"/>
                <w:tcBorders>
                  <w:top w:val="single" w:sz="4" w:space="0" w:color="auto"/>
                  <w:left w:val="single" w:sz="4" w:space="0" w:color="auto"/>
                  <w:bottom w:val="single" w:sz="4" w:space="0" w:color="auto"/>
                  <w:right w:val="single" w:sz="4" w:space="0" w:color="auto"/>
                </w:tcBorders>
              </w:tcPr>
            </w:tcPrChange>
          </w:tcPr>
          <w:p w14:paraId="23BF12A0" w14:textId="77777777" w:rsidR="00796644" w:rsidRPr="00796644" w:rsidRDefault="00796644" w:rsidP="0021463E">
            <w:pPr>
              <w:spacing w:before="100" w:beforeAutospacing="1" w:after="100" w:afterAutospacing="1"/>
              <w:rPr>
                <w:rFonts w:eastAsia="Times New Roman" w:cs="Calibri"/>
              </w:rPr>
            </w:pPr>
          </w:p>
        </w:tc>
        <w:tc>
          <w:tcPr>
            <w:tcW w:w="1638" w:type="dxa"/>
            <w:tcBorders>
              <w:top w:val="single" w:sz="4" w:space="0" w:color="auto"/>
              <w:left w:val="single" w:sz="4" w:space="0" w:color="auto"/>
              <w:bottom w:val="single" w:sz="4" w:space="0" w:color="auto"/>
              <w:right w:val="single" w:sz="4" w:space="0" w:color="auto"/>
            </w:tcBorders>
            <w:tcPrChange w:id="108" w:author="Stéphane MENARD" w:date="2025-10-17T12:46:00Z">
              <w:tcPr>
                <w:tcW w:w="1512" w:type="dxa"/>
                <w:tcBorders>
                  <w:top w:val="single" w:sz="4" w:space="0" w:color="auto"/>
                  <w:left w:val="single" w:sz="4" w:space="0" w:color="auto"/>
                  <w:bottom w:val="single" w:sz="4" w:space="0" w:color="auto"/>
                  <w:right w:val="single" w:sz="4" w:space="0" w:color="auto"/>
                </w:tcBorders>
              </w:tcPr>
            </w:tcPrChange>
          </w:tcPr>
          <w:p w14:paraId="743A5472" w14:textId="77777777" w:rsidR="00796644" w:rsidRPr="00796644" w:rsidRDefault="00796644" w:rsidP="0021463E">
            <w:pPr>
              <w:spacing w:before="100" w:beforeAutospacing="1" w:after="100" w:afterAutospacing="1"/>
              <w:rPr>
                <w:rFonts w:eastAsia="Times New Roman" w:cs="Calibri"/>
                <w:color w:val="000000"/>
              </w:rPr>
            </w:pPr>
          </w:p>
        </w:tc>
      </w:tr>
      <w:tr w:rsidR="00796644" w:rsidRPr="000A7C06" w14:paraId="074C4781" w14:textId="77777777" w:rsidTr="0021463E">
        <w:trPr>
          <w:trHeight w:val="300"/>
          <w:trPrChange w:id="109" w:author="Stéphane MENARD" w:date="2025-10-17T12:46:00Z">
            <w:trPr>
              <w:gridBefore w:val="1"/>
              <w:trHeight w:val="300"/>
            </w:trPr>
          </w:trPrChange>
        </w:trPr>
        <w:tc>
          <w:tcPr>
            <w:tcW w:w="2471" w:type="dxa"/>
            <w:tcBorders>
              <w:top w:val="single" w:sz="4" w:space="0" w:color="auto"/>
              <w:left w:val="single" w:sz="4" w:space="0" w:color="auto"/>
              <w:bottom w:val="single" w:sz="4" w:space="0" w:color="auto"/>
              <w:right w:val="single" w:sz="4" w:space="0" w:color="auto"/>
            </w:tcBorders>
            <w:hideMark/>
            <w:tcPrChange w:id="110" w:author="Stéphane MENARD" w:date="2025-10-17T12:46:00Z">
              <w:tcPr>
                <w:tcW w:w="2471" w:type="dxa"/>
                <w:tcBorders>
                  <w:top w:val="single" w:sz="4" w:space="0" w:color="auto"/>
                  <w:left w:val="single" w:sz="4" w:space="0" w:color="auto"/>
                  <w:bottom w:val="single" w:sz="4" w:space="0" w:color="auto"/>
                  <w:right w:val="single" w:sz="4" w:space="0" w:color="auto"/>
                </w:tcBorders>
                <w:hideMark/>
              </w:tcPr>
            </w:tcPrChange>
          </w:tcPr>
          <w:p w14:paraId="686226C4"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Publication de la liste des sélectionnés</w:t>
            </w:r>
          </w:p>
        </w:tc>
        <w:tc>
          <w:tcPr>
            <w:tcW w:w="1340" w:type="dxa"/>
            <w:tcBorders>
              <w:top w:val="single" w:sz="4" w:space="0" w:color="auto"/>
              <w:left w:val="single" w:sz="4" w:space="0" w:color="auto"/>
              <w:bottom w:val="single" w:sz="4" w:space="0" w:color="auto"/>
              <w:right w:val="single" w:sz="4" w:space="0" w:color="auto"/>
            </w:tcBorders>
            <w:hideMark/>
            <w:tcPrChange w:id="111" w:author="Stéphane MENARD" w:date="2025-10-17T12:46:00Z">
              <w:tcPr>
                <w:tcW w:w="1340" w:type="dxa"/>
                <w:gridSpan w:val="2"/>
                <w:tcBorders>
                  <w:top w:val="single" w:sz="4" w:space="0" w:color="auto"/>
                  <w:left w:val="single" w:sz="4" w:space="0" w:color="auto"/>
                  <w:bottom w:val="single" w:sz="4" w:space="0" w:color="auto"/>
                  <w:right w:val="single" w:sz="4" w:space="0" w:color="auto"/>
                </w:tcBorders>
                <w:hideMark/>
              </w:tcPr>
            </w:tcPrChange>
          </w:tcPr>
          <w:p w14:paraId="18761F9F"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RPEX</w:t>
            </w:r>
          </w:p>
        </w:tc>
        <w:tc>
          <w:tcPr>
            <w:tcW w:w="1372" w:type="dxa"/>
            <w:tcBorders>
              <w:top w:val="single" w:sz="4" w:space="0" w:color="auto"/>
              <w:left w:val="single" w:sz="4" w:space="0" w:color="auto"/>
              <w:bottom w:val="single" w:sz="4" w:space="0" w:color="auto"/>
              <w:right w:val="single" w:sz="4" w:space="0" w:color="auto"/>
            </w:tcBorders>
            <w:hideMark/>
            <w:tcPrChange w:id="112" w:author="Stéphane MENARD" w:date="2025-10-17T12:46:00Z">
              <w:tcPr>
                <w:tcW w:w="1372" w:type="dxa"/>
                <w:tcBorders>
                  <w:top w:val="single" w:sz="4" w:space="0" w:color="auto"/>
                  <w:left w:val="single" w:sz="4" w:space="0" w:color="auto"/>
                  <w:bottom w:val="single" w:sz="4" w:space="0" w:color="auto"/>
                  <w:right w:val="single" w:sz="4" w:space="0" w:color="auto"/>
                </w:tcBorders>
                <w:hideMark/>
              </w:tcPr>
            </w:tcPrChange>
          </w:tcPr>
          <w:p w14:paraId="06A7D841" w14:textId="77777777" w:rsidR="00796644" w:rsidRPr="00796644" w:rsidRDefault="00796644" w:rsidP="0021463E">
            <w:pPr>
              <w:spacing w:before="100" w:beforeAutospacing="1" w:after="100" w:afterAutospacing="1"/>
              <w:rPr>
                <w:rFonts w:eastAsia="Times New Roman" w:cs="Calibri"/>
              </w:rPr>
            </w:pPr>
            <w:r w:rsidRPr="00796644">
              <w:rPr>
                <w:rFonts w:eastAsia="Times New Roman" w:cs="Calibri"/>
              </w:rPr>
              <w:t xml:space="preserve">Fin </w:t>
            </w:r>
            <w:proofErr w:type="gramStart"/>
            <w:r w:rsidRPr="00796644">
              <w:rPr>
                <w:rFonts w:eastAsia="Times New Roman" w:cs="Calibri"/>
              </w:rPr>
              <w:t>Juillet</w:t>
            </w:r>
            <w:proofErr w:type="gramEnd"/>
          </w:p>
        </w:tc>
        <w:tc>
          <w:tcPr>
            <w:tcW w:w="1385" w:type="dxa"/>
            <w:tcBorders>
              <w:top w:val="single" w:sz="4" w:space="0" w:color="auto"/>
              <w:left w:val="single" w:sz="4" w:space="0" w:color="auto"/>
              <w:bottom w:val="single" w:sz="4" w:space="0" w:color="auto"/>
              <w:right w:val="single" w:sz="4" w:space="0" w:color="auto"/>
            </w:tcBorders>
            <w:tcPrChange w:id="113" w:author="Stéphane MENARD" w:date="2025-10-17T12:46:00Z">
              <w:tcPr>
                <w:tcW w:w="1385" w:type="dxa"/>
                <w:tcBorders>
                  <w:top w:val="single" w:sz="4" w:space="0" w:color="auto"/>
                  <w:left w:val="single" w:sz="4" w:space="0" w:color="auto"/>
                  <w:bottom w:val="single" w:sz="4" w:space="0" w:color="auto"/>
                  <w:right w:val="single" w:sz="4" w:space="0" w:color="auto"/>
                </w:tcBorders>
              </w:tcPr>
            </w:tcPrChange>
          </w:tcPr>
          <w:p w14:paraId="701FDFA5" w14:textId="77777777" w:rsidR="00796644" w:rsidRPr="00796644" w:rsidRDefault="00796644" w:rsidP="0021463E">
            <w:pPr>
              <w:spacing w:before="100" w:beforeAutospacing="1" w:after="100" w:afterAutospacing="1"/>
              <w:rPr>
                <w:rFonts w:eastAsia="Times New Roman" w:cs="Calibri"/>
              </w:rPr>
            </w:pPr>
          </w:p>
        </w:tc>
        <w:tc>
          <w:tcPr>
            <w:tcW w:w="1383" w:type="dxa"/>
            <w:tcBorders>
              <w:top w:val="single" w:sz="4" w:space="0" w:color="auto"/>
              <w:left w:val="single" w:sz="4" w:space="0" w:color="auto"/>
              <w:bottom w:val="single" w:sz="4" w:space="0" w:color="auto"/>
              <w:right w:val="single" w:sz="4" w:space="0" w:color="auto"/>
            </w:tcBorders>
            <w:tcPrChange w:id="114" w:author="Stéphane MENARD" w:date="2025-10-17T12:46:00Z">
              <w:tcPr>
                <w:tcW w:w="1383" w:type="dxa"/>
                <w:tcBorders>
                  <w:top w:val="single" w:sz="4" w:space="0" w:color="auto"/>
                  <w:left w:val="single" w:sz="4" w:space="0" w:color="auto"/>
                  <w:bottom w:val="single" w:sz="4" w:space="0" w:color="auto"/>
                  <w:right w:val="single" w:sz="4" w:space="0" w:color="auto"/>
                </w:tcBorders>
              </w:tcPr>
            </w:tcPrChange>
          </w:tcPr>
          <w:p w14:paraId="11D3B953" w14:textId="77777777" w:rsidR="00796644" w:rsidRPr="00796644" w:rsidRDefault="00796644" w:rsidP="0021463E">
            <w:pPr>
              <w:spacing w:before="100" w:beforeAutospacing="1" w:after="100" w:afterAutospacing="1"/>
              <w:rPr>
                <w:rFonts w:eastAsia="Times New Roman" w:cs="Calibri"/>
              </w:rPr>
            </w:pPr>
          </w:p>
        </w:tc>
        <w:tc>
          <w:tcPr>
            <w:tcW w:w="1638" w:type="dxa"/>
            <w:tcBorders>
              <w:top w:val="single" w:sz="4" w:space="0" w:color="auto"/>
              <w:left w:val="single" w:sz="4" w:space="0" w:color="auto"/>
              <w:bottom w:val="single" w:sz="4" w:space="0" w:color="auto"/>
              <w:right w:val="single" w:sz="4" w:space="0" w:color="auto"/>
            </w:tcBorders>
            <w:tcPrChange w:id="115" w:author="Stéphane MENARD" w:date="2025-10-17T12:46:00Z">
              <w:tcPr>
                <w:tcW w:w="1512" w:type="dxa"/>
                <w:tcBorders>
                  <w:top w:val="single" w:sz="4" w:space="0" w:color="auto"/>
                  <w:left w:val="single" w:sz="4" w:space="0" w:color="auto"/>
                  <w:bottom w:val="single" w:sz="4" w:space="0" w:color="auto"/>
                  <w:right w:val="single" w:sz="4" w:space="0" w:color="auto"/>
                </w:tcBorders>
              </w:tcPr>
            </w:tcPrChange>
          </w:tcPr>
          <w:p w14:paraId="02796CB7" w14:textId="77777777" w:rsidR="00796644" w:rsidRPr="00796644" w:rsidRDefault="00796644" w:rsidP="0021463E">
            <w:pPr>
              <w:spacing w:before="100" w:beforeAutospacing="1" w:after="100" w:afterAutospacing="1"/>
              <w:rPr>
                <w:rFonts w:eastAsia="Times New Roman" w:cs="Calibri"/>
              </w:rPr>
            </w:pPr>
          </w:p>
        </w:tc>
      </w:tr>
    </w:tbl>
    <w:p w14:paraId="021EAC3F" w14:textId="77777777" w:rsidR="00A81020" w:rsidRDefault="00A81020">
      <w:pPr>
        <w:pStyle w:val="CERESBody"/>
      </w:pPr>
    </w:p>
    <w:p w14:paraId="6DC2A1DC" w14:textId="0EC47D03" w:rsidR="00A81020" w:rsidRDefault="00000000" w:rsidP="00ED6E4C">
      <w:pPr>
        <w:pStyle w:val="Titre4"/>
      </w:pPr>
      <w:bookmarkStart w:id="116" w:name="_Toc223448068"/>
      <w:proofErr w:type="spellStart"/>
      <w:r>
        <w:t>Effectif</w:t>
      </w:r>
      <w:proofErr w:type="spellEnd"/>
      <w:r>
        <w:t xml:space="preserve"> des jeunes </w:t>
      </w:r>
      <w:proofErr w:type="spellStart"/>
      <w:r>
        <w:t>bénéficiaires</w:t>
      </w:r>
      <w:bookmarkEnd w:id="116"/>
      <w:proofErr w:type="spellEnd"/>
    </w:p>
    <w:p w14:paraId="5EC85EDF" w14:textId="200E84D0" w:rsidR="00A81020" w:rsidRPr="00031A77" w:rsidRDefault="00000000" w:rsidP="00820639">
      <w:pPr>
        <w:pStyle w:val="CERESBody"/>
        <w:spacing w:after="80"/>
        <w:jc w:val="both"/>
        <w:rPr>
          <w:lang w:val="fr-FR"/>
        </w:rPr>
      </w:pPr>
      <w:r w:rsidRPr="00031A77">
        <w:rPr>
          <w:lang w:val="fr-FR"/>
        </w:rPr>
        <w:t>Les effectifs théoriques des jeunes IE sont de 40 pour la classe de 2nde (20 garçons et 20 filles</w:t>
      </w:r>
      <w:proofErr w:type="gramStart"/>
      <w:r w:rsidR="009F39DD" w:rsidRPr="00031A77">
        <w:rPr>
          <w:lang w:val="fr-FR"/>
        </w:rPr>
        <w:t>);</w:t>
      </w:r>
      <w:proofErr w:type="gramEnd"/>
      <w:r w:rsidRPr="00031A77">
        <w:rPr>
          <w:lang w:val="fr-FR"/>
        </w:rPr>
        <w:t xml:space="preserve"> 40 pour la classe de 1ères (20 garçons et 20 filles) et 40 pour la classe de Terminales (20 garçons et 20 filles), soit un total de 120 jeunes (avec un taux prévisionnel d’abandon de 2 par année/niveau)</w:t>
      </w:r>
    </w:p>
    <w:p w14:paraId="47EC7BC9" w14:textId="49660CEF" w:rsidR="00A81020" w:rsidRPr="00031A77" w:rsidRDefault="00000000" w:rsidP="00820639">
      <w:pPr>
        <w:pStyle w:val="CERESBody"/>
        <w:spacing w:after="80"/>
        <w:jc w:val="both"/>
        <w:rPr>
          <w:lang w:val="fr-FR"/>
        </w:rPr>
      </w:pPr>
      <w:r w:rsidRPr="00031A77">
        <w:rPr>
          <w:lang w:val="fr-FR"/>
        </w:rPr>
        <w:t xml:space="preserve">Ces effectifs dépendent de la capacité d’accueil des deux internats </w:t>
      </w:r>
      <w:proofErr w:type="gramStart"/>
      <w:r w:rsidR="009F39DD" w:rsidRPr="00031A77">
        <w:rPr>
          <w:lang w:val="fr-FR"/>
        </w:rPr>
        <w:t>d’excellence;</w:t>
      </w:r>
      <w:proofErr w:type="gramEnd"/>
      <w:r w:rsidRPr="00031A77">
        <w:rPr>
          <w:lang w:val="fr-FR"/>
        </w:rPr>
        <w:t xml:space="preserve"> mais l’effectif total sera ajusté en fonction des passages en classe supérieure des lycéens, ainsi que des éventuelles défections ou abandons. Le Parcours Excellence se fixe pour objectif de ne perdre aucun jeune, et d’avoir ainsi constamment 120 bénéficiaires.</w:t>
      </w:r>
    </w:p>
    <w:p w14:paraId="5655A1A3" w14:textId="4E676108" w:rsidR="00A81020" w:rsidRPr="00031A77" w:rsidRDefault="00000000" w:rsidP="00820639">
      <w:pPr>
        <w:pStyle w:val="CERESBody"/>
        <w:spacing w:after="80"/>
        <w:jc w:val="both"/>
        <w:rPr>
          <w:lang w:val="fr-FR"/>
        </w:rPr>
      </w:pPr>
      <w:r w:rsidRPr="00031A77">
        <w:rPr>
          <w:lang w:val="fr-FR"/>
        </w:rPr>
        <w:t xml:space="preserve">A </w:t>
      </w:r>
      <w:proofErr w:type="gramStart"/>
      <w:r w:rsidRPr="00031A77">
        <w:rPr>
          <w:lang w:val="fr-FR"/>
        </w:rPr>
        <w:t>noter:</w:t>
      </w:r>
      <w:proofErr w:type="gramEnd"/>
      <w:r w:rsidRPr="00031A77">
        <w:rPr>
          <w:lang w:val="fr-FR"/>
        </w:rPr>
        <w:t xml:space="preserve"> entre 2019 et 2025, les élèves de Terminale étaient hébergés en ville (Foyer 2.0). Dans le cadre du repositionnement stratégique, ils réintègrent désormais l’IE, conformément à leur statut de mineurs.</w:t>
      </w:r>
    </w:p>
    <w:p w14:paraId="2E26DF54" w14:textId="0B680483" w:rsidR="00A81020" w:rsidRDefault="00000000" w:rsidP="00ED6E4C">
      <w:pPr>
        <w:pStyle w:val="Titre3"/>
      </w:pPr>
      <w:bookmarkStart w:id="117" w:name="_Toc223448069"/>
      <w:r>
        <w:t xml:space="preserve">Le </w:t>
      </w:r>
      <w:proofErr w:type="spellStart"/>
      <w:r>
        <w:t>fonctionnement</w:t>
      </w:r>
      <w:proofErr w:type="spellEnd"/>
      <w:r>
        <w:t xml:space="preserve"> de </w:t>
      </w:r>
      <w:proofErr w:type="spellStart"/>
      <w:r>
        <w:t>l’Internat</w:t>
      </w:r>
      <w:proofErr w:type="spellEnd"/>
      <w:r>
        <w:t xml:space="preserve"> d’Excellence</w:t>
      </w:r>
      <w:bookmarkEnd w:id="117"/>
    </w:p>
    <w:p w14:paraId="24526FAF" w14:textId="18D8C533" w:rsidR="00A81020" w:rsidRPr="00031A77" w:rsidRDefault="00000000" w:rsidP="00ED6E4C">
      <w:pPr>
        <w:pStyle w:val="Titre4"/>
        <w:rPr>
          <w:lang w:val="fr-FR"/>
        </w:rPr>
      </w:pPr>
      <w:bookmarkStart w:id="118" w:name="_Toc223448070"/>
      <w:r w:rsidRPr="00031A77">
        <w:rPr>
          <w:lang w:val="fr-FR"/>
        </w:rPr>
        <w:t>La journée-</w:t>
      </w:r>
      <w:proofErr w:type="gramStart"/>
      <w:r w:rsidR="009F39DD" w:rsidRPr="00031A77">
        <w:rPr>
          <w:lang w:val="fr-FR"/>
        </w:rPr>
        <w:t>type:</w:t>
      </w:r>
      <w:proofErr w:type="gramEnd"/>
      <w:r w:rsidRPr="00031A77">
        <w:rPr>
          <w:lang w:val="fr-FR"/>
        </w:rPr>
        <w:t xml:space="preserve"> du lundi au vendredi</w:t>
      </w:r>
      <w:bookmarkEnd w:id="118"/>
    </w:p>
    <w:p w14:paraId="09936212" w14:textId="77777777" w:rsidR="00A81020" w:rsidRPr="00031A77" w:rsidRDefault="00000000" w:rsidP="00820639">
      <w:pPr>
        <w:pStyle w:val="CERESBody"/>
        <w:spacing w:after="80"/>
        <w:jc w:val="both"/>
        <w:rPr>
          <w:lang w:val="fr-FR"/>
        </w:rPr>
      </w:pPr>
      <w:r w:rsidRPr="00031A77">
        <w:rPr>
          <w:lang w:val="fr-FR"/>
        </w:rPr>
        <w:t>Le matin, les lycéens se réveillent à 4h30. Tous les jeunes accomplissent ensuite leurs tâches respectives sauf la cuisine. Un maitre de maison est engagé pour préparer le petit déjeuner, le déjeuner et le diner. Ils prennent leurs douches et peuvent étudier en attendant le petit déjeuner, qui est servi à 5h45.</w:t>
      </w:r>
    </w:p>
    <w:p w14:paraId="762609AD" w14:textId="77777777" w:rsidR="00A81020" w:rsidRPr="00031A77" w:rsidRDefault="00000000" w:rsidP="00820639">
      <w:pPr>
        <w:pStyle w:val="CERESBody"/>
        <w:spacing w:after="80"/>
        <w:jc w:val="both"/>
        <w:rPr>
          <w:lang w:val="fr-FR"/>
        </w:rPr>
      </w:pPr>
      <w:r w:rsidRPr="00031A77">
        <w:rPr>
          <w:lang w:val="fr-FR"/>
        </w:rPr>
        <w:t xml:space="preserve">Les jeunes lycéens sont prêts pour leur départ au lycée à 6h15. Ils y restent jusqu’à midi. Les jeunes des lycées SFX et SJC emportent leur déjeuner, tandis que ceux du lycée SJO déjeunent à la cantine de leur </w:t>
      </w:r>
      <w:r w:rsidRPr="00031A77">
        <w:rPr>
          <w:lang w:val="fr-FR"/>
        </w:rPr>
        <w:lastRenderedPageBreak/>
        <w:t>établissement. Ils ne rentrent à l’internat qu’aux alentours de 18h45, grâce aux navettes mises à leur disposition.</w:t>
      </w:r>
    </w:p>
    <w:p w14:paraId="2C4E3A72" w14:textId="77777777" w:rsidR="00A81020" w:rsidRPr="00031A77" w:rsidRDefault="00000000" w:rsidP="00820639">
      <w:pPr>
        <w:pStyle w:val="CERESBody"/>
        <w:spacing w:after="80"/>
        <w:jc w:val="both"/>
        <w:rPr>
          <w:lang w:val="fr-FR"/>
        </w:rPr>
      </w:pPr>
      <w:r w:rsidRPr="00031A77">
        <w:rPr>
          <w:lang w:val="fr-FR"/>
        </w:rPr>
        <w:t>A 19h00, ils dînent ensemble. Après le dîner, chacun se charge de sa vaisselle et termine ses tâches. A partir de 19h30, tous les élèves sont en étude jusqu’à 21h00.</w:t>
      </w:r>
    </w:p>
    <w:p w14:paraId="5024DFFC" w14:textId="77777777" w:rsidR="00A81020" w:rsidRPr="00031A77" w:rsidRDefault="00000000" w:rsidP="00820639">
      <w:pPr>
        <w:pStyle w:val="CERESBody"/>
        <w:spacing w:after="80"/>
        <w:jc w:val="both"/>
        <w:rPr>
          <w:lang w:val="fr-FR"/>
        </w:rPr>
      </w:pPr>
      <w:r w:rsidRPr="00031A77">
        <w:rPr>
          <w:lang w:val="fr-FR"/>
        </w:rPr>
        <w:t>Toutefois, chaque jeune est libre de choisir son heure de réveil et de coucher en fonction de son EDT personnel, de ses capacités d’apprentissage et de son état de santé, sous réserve de l’information et de l’accord de son tuteur.</w:t>
      </w:r>
    </w:p>
    <w:p w14:paraId="31B1A5B5" w14:textId="7CDB89E2" w:rsidR="00A81020" w:rsidRDefault="00000000" w:rsidP="00923CD2">
      <w:pPr>
        <w:pStyle w:val="Titre4"/>
      </w:pPr>
      <w:bookmarkStart w:id="119" w:name="_Toc223448071"/>
      <w:r>
        <w:t xml:space="preserve">Le </w:t>
      </w:r>
      <w:proofErr w:type="spellStart"/>
      <w:r>
        <w:t>samedi</w:t>
      </w:r>
      <w:bookmarkEnd w:id="119"/>
      <w:proofErr w:type="spellEnd"/>
    </w:p>
    <w:p w14:paraId="072EDE75" w14:textId="77777777" w:rsidR="00A81020" w:rsidRPr="00031A77" w:rsidRDefault="00000000" w:rsidP="00820639">
      <w:pPr>
        <w:pStyle w:val="CERESBody"/>
        <w:spacing w:after="80"/>
        <w:jc w:val="both"/>
        <w:rPr>
          <w:lang w:val="fr-FR"/>
        </w:rPr>
      </w:pPr>
      <w:r w:rsidRPr="00031A77">
        <w:rPr>
          <w:lang w:val="fr-FR"/>
        </w:rPr>
        <w:t>Tout le monde se réveille un peu plus tard. Les jeunes prennent ensuite leur douche et s’acquittent immédiatement de leurs tâches. A noter que les maitres de maison ne travaillent pas le week-end. Toutes les tâches sont assurées par les jeunes, selon l’organisation prévue par les éducateurs. Après le petit-déjeuner, ils poursuivent et terminent leurs obligations. Les week-ends, ils restent à l‘internat pour participer au WIN, sauf le dernier Samedi du mois, où ils rejoignent leur correspondant.</w:t>
      </w:r>
    </w:p>
    <w:p w14:paraId="2C18EFD8" w14:textId="767F4EB6" w:rsidR="00A81020" w:rsidRDefault="00000000" w:rsidP="00820639">
      <w:pPr>
        <w:pStyle w:val="CERESBody"/>
        <w:spacing w:after="80"/>
        <w:jc w:val="both"/>
      </w:pPr>
      <w:r w:rsidRPr="00031A77">
        <w:rPr>
          <w:lang w:val="fr-FR"/>
        </w:rPr>
        <w:t xml:space="preserve">Chaque samedi est animé par diverses </w:t>
      </w:r>
      <w:proofErr w:type="gramStart"/>
      <w:r w:rsidR="009F39DD" w:rsidRPr="00031A77">
        <w:rPr>
          <w:lang w:val="fr-FR"/>
        </w:rPr>
        <w:t>activités:</w:t>
      </w:r>
      <w:proofErr w:type="gramEnd"/>
      <w:r w:rsidRPr="00031A77">
        <w:rPr>
          <w:lang w:val="fr-FR"/>
        </w:rPr>
        <w:t xml:space="preserve"> renforcement scolaire, jeux ludiques, lecture, sports, projets transversaux, etc. </w:t>
      </w:r>
      <w:r>
        <w:t xml:space="preserve">Six </w:t>
      </w:r>
      <w:proofErr w:type="spellStart"/>
      <w:r>
        <w:t>éducateurs</w:t>
      </w:r>
      <w:proofErr w:type="spellEnd"/>
      <w:r>
        <w:t xml:space="preserve"> </w:t>
      </w:r>
      <w:proofErr w:type="spellStart"/>
      <w:r>
        <w:t>encadrent</w:t>
      </w:r>
      <w:proofErr w:type="spellEnd"/>
      <w:r>
        <w:t xml:space="preserve"> </w:t>
      </w:r>
      <w:proofErr w:type="spellStart"/>
      <w:r>
        <w:t>ces</w:t>
      </w:r>
      <w:proofErr w:type="spellEnd"/>
      <w:r>
        <w:t xml:space="preserve"> </w:t>
      </w:r>
      <w:proofErr w:type="spellStart"/>
      <w:r>
        <w:t>activités</w:t>
      </w:r>
      <w:proofErr w:type="spellEnd"/>
      <w:r>
        <w:t xml:space="preserve"> </w:t>
      </w:r>
      <w:proofErr w:type="spellStart"/>
      <w:r>
        <w:t>durant</w:t>
      </w:r>
      <w:proofErr w:type="spellEnd"/>
      <w:r>
        <w:t xml:space="preserve"> toute la </w:t>
      </w:r>
      <w:proofErr w:type="spellStart"/>
      <w:r>
        <w:t>journée</w:t>
      </w:r>
      <w:proofErr w:type="spellEnd"/>
      <w:r>
        <w:t>.</w:t>
      </w:r>
    </w:p>
    <w:p w14:paraId="53B5F3EE" w14:textId="525C76CB" w:rsidR="00A81020" w:rsidRDefault="00000000" w:rsidP="0049513B">
      <w:pPr>
        <w:pStyle w:val="Titre3"/>
      </w:pPr>
      <w:bookmarkStart w:id="120" w:name="_Toc223448072"/>
      <w:r>
        <w:t xml:space="preserve">Les </w:t>
      </w:r>
      <w:proofErr w:type="spellStart"/>
      <w:r>
        <w:t>activités</w:t>
      </w:r>
      <w:proofErr w:type="spellEnd"/>
      <w:r>
        <w:t xml:space="preserve"> de </w:t>
      </w:r>
      <w:proofErr w:type="spellStart"/>
      <w:r>
        <w:t>l’Internat</w:t>
      </w:r>
      <w:proofErr w:type="spellEnd"/>
      <w:r>
        <w:t xml:space="preserve"> </w:t>
      </w:r>
      <w:proofErr w:type="spellStart"/>
      <w:r>
        <w:t>d’excellence</w:t>
      </w:r>
      <w:bookmarkEnd w:id="120"/>
      <w:proofErr w:type="spellEnd"/>
    </w:p>
    <w:p w14:paraId="065BCFB9" w14:textId="653C7A69" w:rsidR="00A81020" w:rsidRDefault="00000000" w:rsidP="0049513B">
      <w:pPr>
        <w:pStyle w:val="Titre4"/>
      </w:pPr>
      <w:bookmarkStart w:id="121" w:name="_Toc223448073"/>
      <w:r>
        <w:t>Le WIN</w:t>
      </w:r>
      <w:bookmarkEnd w:id="121"/>
    </w:p>
    <w:p w14:paraId="32AC6CE2" w14:textId="5B66DDFE" w:rsidR="00A81020" w:rsidRPr="00031A77" w:rsidRDefault="00000000" w:rsidP="00820639">
      <w:pPr>
        <w:pStyle w:val="CERESBody"/>
        <w:spacing w:after="80"/>
        <w:jc w:val="both"/>
        <w:rPr>
          <w:lang w:val="fr-FR"/>
        </w:rPr>
      </w:pPr>
      <w:r w:rsidRPr="00031A77">
        <w:rPr>
          <w:lang w:val="fr-FR"/>
        </w:rPr>
        <w:t xml:space="preserve">Etant l’une des activités de base à l’IE, le WIN est un week-end où tous les jeunes (2nde, 1ère et Terminale restent à l’internat. Pendant cet événement, les éducateurs assurent l’IE, le jour afin de superviser et d’animer les activités telles </w:t>
      </w:r>
      <w:proofErr w:type="gramStart"/>
      <w:r w:rsidR="00820639" w:rsidRPr="00031A77">
        <w:rPr>
          <w:lang w:val="fr-FR"/>
        </w:rPr>
        <w:t>que:</w:t>
      </w:r>
      <w:proofErr w:type="gramEnd"/>
      <w:r w:rsidRPr="00031A77">
        <w:rPr>
          <w:lang w:val="fr-FR"/>
        </w:rPr>
        <w:t xml:space="preserve"> le DVP, l’ORT, le projet transversal, la détente ainsi que les activités culturelles et artistiques.</w:t>
      </w:r>
    </w:p>
    <w:p w14:paraId="27E73EF8" w14:textId="77777777" w:rsidR="007D5499" w:rsidRPr="00031A77" w:rsidRDefault="007D5499" w:rsidP="007D5499">
      <w:pPr>
        <w:pStyle w:val="CERESBody"/>
        <w:spacing w:after="80"/>
        <w:rPr>
          <w:lang w:val="fr-FR"/>
        </w:rPr>
      </w:pPr>
    </w:p>
    <w:p w14:paraId="1BD9D812" w14:textId="4E90BE97" w:rsidR="00A81020" w:rsidRDefault="00000000" w:rsidP="0049513B">
      <w:pPr>
        <w:pStyle w:val="Titre4"/>
      </w:pPr>
      <w:bookmarkStart w:id="122" w:name="_Toc223448074"/>
      <w:r>
        <w:t xml:space="preserve">Le </w:t>
      </w:r>
      <w:proofErr w:type="spellStart"/>
      <w:r>
        <w:t>projet</w:t>
      </w:r>
      <w:proofErr w:type="spellEnd"/>
      <w:r>
        <w:t xml:space="preserve"> </w:t>
      </w:r>
      <w:r w:rsidR="007D5499">
        <w:t>transversal:</w:t>
      </w:r>
      <w:bookmarkEnd w:id="122"/>
    </w:p>
    <w:p w14:paraId="0F42E656" w14:textId="77777777" w:rsidR="00A81020" w:rsidRPr="00031A77" w:rsidRDefault="00000000" w:rsidP="00E81DB5">
      <w:pPr>
        <w:pStyle w:val="CERESBody"/>
        <w:spacing w:after="80"/>
        <w:jc w:val="both"/>
        <w:rPr>
          <w:lang w:val="fr-FR"/>
        </w:rPr>
      </w:pPr>
      <w:r w:rsidRPr="00031A77">
        <w:rPr>
          <w:lang w:val="fr-FR"/>
        </w:rPr>
        <w:t>Le projet transversal est un projet mis en place et piloté par l’équipe des éducateurs des internats d’excellence avec l’appui de l’équipe du Pôle Education (notamment l’équipe DVP) et réalisé par les jeunes IE. L’objectif est de favoriser le développement des compétences transversales des jeunes et d’encourager leur autonomie dans la gestion du quotidien et du travail scolaire.</w:t>
      </w:r>
    </w:p>
    <w:p w14:paraId="148B22C6" w14:textId="77777777" w:rsidR="00A81020" w:rsidRPr="00031A77" w:rsidRDefault="00000000" w:rsidP="00E81DB5">
      <w:pPr>
        <w:pStyle w:val="CERESBody"/>
        <w:spacing w:after="80"/>
        <w:jc w:val="both"/>
        <w:rPr>
          <w:lang w:val="fr-FR"/>
        </w:rPr>
      </w:pPr>
      <w:r w:rsidRPr="00031A77">
        <w:rPr>
          <w:lang w:val="fr-FR"/>
        </w:rPr>
        <w:t>Le projet doit être dans le cadre de l’ODD (Objectif Développement Durable). Et à la fin de l’année scolaire, le résultat de la réalisation doit être mesurable et tangible.  (Cf. CR WIN synthétisé, fiche projet).</w:t>
      </w:r>
    </w:p>
    <w:p w14:paraId="5CDF1B57" w14:textId="77777777" w:rsidR="00A81020" w:rsidRPr="00031A77" w:rsidRDefault="00A81020">
      <w:pPr>
        <w:pStyle w:val="CERESBody"/>
        <w:rPr>
          <w:lang w:val="fr-FR"/>
        </w:rPr>
      </w:pPr>
    </w:p>
    <w:p w14:paraId="05A94A63" w14:textId="77777777" w:rsidR="00141B9E" w:rsidRPr="00031A77" w:rsidRDefault="00141B9E">
      <w:pPr>
        <w:pStyle w:val="CERESBody"/>
        <w:rPr>
          <w:lang w:val="fr-FR"/>
        </w:rPr>
      </w:pPr>
    </w:p>
    <w:p w14:paraId="2FD06AE7" w14:textId="77777777" w:rsidR="00141B9E" w:rsidRPr="00031A77" w:rsidRDefault="00141B9E">
      <w:pPr>
        <w:pStyle w:val="CERESBody"/>
        <w:rPr>
          <w:lang w:val="fr-FR"/>
        </w:rPr>
      </w:pPr>
    </w:p>
    <w:p w14:paraId="04340D75" w14:textId="77777777" w:rsidR="00141B9E" w:rsidRPr="00031A77" w:rsidRDefault="00141B9E">
      <w:pPr>
        <w:pStyle w:val="CERESBody"/>
        <w:rPr>
          <w:lang w:val="fr-FR"/>
        </w:rPr>
      </w:pPr>
    </w:p>
    <w:p w14:paraId="5E8F7C8E" w14:textId="77777777" w:rsidR="00141B9E" w:rsidRPr="00031A77" w:rsidRDefault="00141B9E">
      <w:pPr>
        <w:pStyle w:val="CERESBody"/>
        <w:rPr>
          <w:lang w:val="fr-FR"/>
        </w:rPr>
      </w:pPr>
    </w:p>
    <w:p w14:paraId="7628BB5C" w14:textId="00E884F2" w:rsidR="00A81020" w:rsidRPr="00031A77" w:rsidRDefault="00000000">
      <w:pPr>
        <w:pStyle w:val="CERESBody"/>
        <w:spacing w:after="80"/>
        <w:rPr>
          <w:lang w:val="fr-FR"/>
        </w:rPr>
      </w:pPr>
      <w:r w:rsidRPr="00031A77">
        <w:rPr>
          <w:lang w:val="fr-FR"/>
        </w:rPr>
        <w:lastRenderedPageBreak/>
        <w:t xml:space="preserve">Voici la répartition des responsabilités pour la mise en œuvre de cette </w:t>
      </w:r>
      <w:proofErr w:type="gramStart"/>
      <w:r w:rsidR="001558B1" w:rsidRPr="00031A77">
        <w:rPr>
          <w:lang w:val="fr-FR"/>
        </w:rPr>
        <w:t>activité:</w:t>
      </w:r>
      <w:proofErr w:type="gramEnd"/>
    </w:p>
    <w:tbl>
      <w:tblPr>
        <w:tblW w:w="8780" w:type="dxa"/>
        <w:tblCellMar>
          <w:left w:w="70" w:type="dxa"/>
          <w:right w:w="70" w:type="dxa"/>
        </w:tblCellMar>
        <w:tblLook w:val="04A0" w:firstRow="1" w:lastRow="0" w:firstColumn="1" w:lastColumn="0" w:noHBand="0" w:noVBand="1"/>
      </w:tblPr>
      <w:tblGrid>
        <w:gridCol w:w="1953"/>
        <w:gridCol w:w="1114"/>
        <w:gridCol w:w="1464"/>
        <w:gridCol w:w="809"/>
        <w:gridCol w:w="1659"/>
        <w:gridCol w:w="1781"/>
      </w:tblGrid>
      <w:tr w:rsidR="001558B1" w:rsidRPr="000A7C06" w14:paraId="75B1CAFD" w14:textId="77777777" w:rsidTr="00034206">
        <w:trPr>
          <w:trHeight w:val="300"/>
        </w:trPr>
        <w:tc>
          <w:tcPr>
            <w:tcW w:w="8780" w:type="dxa"/>
            <w:gridSpan w:val="6"/>
            <w:tcBorders>
              <w:top w:val="single" w:sz="4" w:space="0" w:color="auto"/>
              <w:left w:val="single" w:sz="4" w:space="0" w:color="auto"/>
              <w:right w:val="single" w:sz="4" w:space="0" w:color="auto"/>
            </w:tcBorders>
            <w:vAlign w:val="bottom"/>
            <w:hideMark/>
          </w:tcPr>
          <w:p w14:paraId="2B97B2C4" w14:textId="77777777" w:rsidR="001558B1" w:rsidRPr="001558B1" w:rsidRDefault="001558B1" w:rsidP="0021463E">
            <w:pPr>
              <w:jc w:val="center"/>
              <w:rPr>
                <w:rFonts w:ascii="Calibri" w:eastAsia="Times New Roman" w:hAnsi="Calibri" w:cs="Calibri"/>
                <w:b/>
                <w:bCs/>
                <w:color w:val="000000"/>
                <w:kern w:val="2"/>
                <w14:ligatures w14:val="standardContextual"/>
              </w:rPr>
            </w:pPr>
            <w:bookmarkStart w:id="123" w:name="_Hlk198043072"/>
            <w:proofErr w:type="spellStart"/>
            <w:r w:rsidRPr="001558B1">
              <w:rPr>
                <w:rFonts w:ascii="Calibri" w:eastAsia="Times New Roman" w:hAnsi="Calibri" w:cs="Calibri"/>
                <w:b/>
                <w:bCs/>
                <w:color w:val="000000"/>
                <w:kern w:val="2"/>
                <w14:ligatures w14:val="standardContextual"/>
              </w:rPr>
              <w:t>Répartition</w:t>
            </w:r>
            <w:proofErr w:type="spellEnd"/>
            <w:r w:rsidRPr="001558B1">
              <w:rPr>
                <w:rFonts w:ascii="Calibri" w:eastAsia="Times New Roman" w:hAnsi="Calibri" w:cs="Calibri"/>
                <w:b/>
                <w:bCs/>
                <w:color w:val="000000"/>
                <w:kern w:val="2"/>
                <w14:ligatures w14:val="standardContextual"/>
              </w:rPr>
              <w:t xml:space="preserve"> du </w:t>
            </w:r>
            <w:proofErr w:type="spellStart"/>
            <w:r w:rsidRPr="001558B1">
              <w:rPr>
                <w:rFonts w:ascii="Calibri" w:eastAsia="Times New Roman" w:hAnsi="Calibri" w:cs="Calibri"/>
                <w:b/>
                <w:bCs/>
                <w:color w:val="000000"/>
                <w:kern w:val="2"/>
                <w14:ligatures w14:val="standardContextual"/>
              </w:rPr>
              <w:t>projet</w:t>
            </w:r>
            <w:proofErr w:type="spellEnd"/>
            <w:r w:rsidRPr="001558B1">
              <w:rPr>
                <w:rFonts w:ascii="Calibri" w:eastAsia="Times New Roman" w:hAnsi="Calibri" w:cs="Calibri"/>
                <w:b/>
                <w:bCs/>
                <w:color w:val="000000"/>
                <w:kern w:val="2"/>
                <w14:ligatures w14:val="standardContextual"/>
              </w:rPr>
              <w:t xml:space="preserve"> transversal</w:t>
            </w:r>
          </w:p>
        </w:tc>
      </w:tr>
      <w:tr w:rsidR="001558B1" w:rsidRPr="000A7C06" w14:paraId="58D6A0E6" w14:textId="77777777" w:rsidTr="00034206">
        <w:trPr>
          <w:trHeight w:val="600"/>
        </w:trPr>
        <w:tc>
          <w:tcPr>
            <w:tcW w:w="1953"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40C5382F" w14:textId="77777777" w:rsidR="001558B1" w:rsidRPr="001558B1" w:rsidRDefault="001558B1" w:rsidP="00AB6B39">
            <w:pPr>
              <w:jc w:val="center"/>
              <w:rPr>
                <w:rFonts w:ascii="Calibri" w:eastAsia="Times New Roman" w:hAnsi="Calibri" w:cs="Calibri"/>
                <w:b/>
                <w:bCs/>
                <w:color w:val="000000"/>
                <w:kern w:val="2"/>
                <w14:ligatures w14:val="standardContextual"/>
              </w:rPr>
            </w:pPr>
            <w:r w:rsidRPr="001558B1">
              <w:rPr>
                <w:rFonts w:ascii="Calibri" w:eastAsia="Times New Roman" w:hAnsi="Calibri" w:cs="Calibri"/>
                <w:b/>
                <w:bCs/>
                <w:color w:val="000000"/>
                <w:kern w:val="2"/>
                <w14:ligatures w14:val="standardContextual"/>
              </w:rPr>
              <w:t>QUOI?</w:t>
            </w:r>
          </w:p>
        </w:tc>
        <w:tc>
          <w:tcPr>
            <w:tcW w:w="1114" w:type="dxa"/>
            <w:tcBorders>
              <w:top w:val="nil"/>
              <w:left w:val="nil"/>
              <w:bottom w:val="single" w:sz="4" w:space="0" w:color="auto"/>
              <w:right w:val="single" w:sz="4" w:space="0" w:color="auto"/>
            </w:tcBorders>
            <w:shd w:val="clear" w:color="auto" w:fill="C6D9F1" w:themeFill="text2" w:themeFillTint="33"/>
            <w:vAlign w:val="center"/>
            <w:hideMark/>
          </w:tcPr>
          <w:p w14:paraId="690928AE" w14:textId="77777777" w:rsidR="001558B1" w:rsidRPr="001558B1" w:rsidRDefault="001558B1" w:rsidP="00AB6B39">
            <w:pPr>
              <w:jc w:val="center"/>
              <w:rPr>
                <w:rFonts w:ascii="Calibri" w:eastAsia="Times New Roman" w:hAnsi="Calibri" w:cs="Calibri"/>
                <w:b/>
                <w:bCs/>
                <w:color w:val="000000"/>
                <w:kern w:val="2"/>
                <w14:ligatures w14:val="standardContextual"/>
              </w:rPr>
            </w:pPr>
            <w:r w:rsidRPr="001558B1">
              <w:rPr>
                <w:rFonts w:ascii="Calibri" w:eastAsia="Times New Roman" w:hAnsi="Calibri" w:cs="Calibri"/>
                <w:b/>
                <w:bCs/>
                <w:color w:val="000000"/>
                <w:kern w:val="2"/>
                <w14:ligatures w14:val="standardContextual"/>
              </w:rPr>
              <w:t>QUI?</w:t>
            </w:r>
          </w:p>
        </w:tc>
        <w:tc>
          <w:tcPr>
            <w:tcW w:w="1464" w:type="dxa"/>
            <w:tcBorders>
              <w:top w:val="nil"/>
              <w:left w:val="nil"/>
              <w:bottom w:val="single" w:sz="4" w:space="0" w:color="auto"/>
              <w:right w:val="single" w:sz="4" w:space="0" w:color="auto"/>
            </w:tcBorders>
            <w:shd w:val="clear" w:color="auto" w:fill="C6D9F1" w:themeFill="text2" w:themeFillTint="33"/>
            <w:vAlign w:val="center"/>
            <w:hideMark/>
          </w:tcPr>
          <w:p w14:paraId="1F6A919A" w14:textId="77777777" w:rsidR="001558B1" w:rsidRPr="001558B1" w:rsidRDefault="001558B1" w:rsidP="00AB6B39">
            <w:pPr>
              <w:jc w:val="center"/>
              <w:rPr>
                <w:rFonts w:ascii="Calibri" w:eastAsia="Times New Roman" w:hAnsi="Calibri" w:cs="Calibri"/>
                <w:b/>
                <w:bCs/>
                <w:color w:val="000000"/>
                <w:kern w:val="2"/>
                <w14:ligatures w14:val="standardContextual"/>
              </w:rPr>
            </w:pPr>
            <w:r w:rsidRPr="001558B1">
              <w:rPr>
                <w:rFonts w:ascii="Calibri" w:eastAsia="Times New Roman" w:hAnsi="Calibri" w:cs="Calibri"/>
                <w:b/>
                <w:bCs/>
                <w:color w:val="000000"/>
                <w:kern w:val="2"/>
                <w14:ligatures w14:val="standardContextual"/>
              </w:rPr>
              <w:t>QUAND?</w:t>
            </w:r>
          </w:p>
        </w:tc>
        <w:tc>
          <w:tcPr>
            <w:tcW w:w="809" w:type="dxa"/>
            <w:tcBorders>
              <w:top w:val="nil"/>
              <w:left w:val="nil"/>
              <w:bottom w:val="single" w:sz="4" w:space="0" w:color="auto"/>
              <w:right w:val="single" w:sz="4" w:space="0" w:color="auto"/>
            </w:tcBorders>
            <w:shd w:val="clear" w:color="auto" w:fill="C6D9F1" w:themeFill="text2" w:themeFillTint="33"/>
            <w:vAlign w:val="center"/>
            <w:hideMark/>
          </w:tcPr>
          <w:p w14:paraId="5660741F" w14:textId="77777777" w:rsidR="001558B1" w:rsidRPr="001558B1" w:rsidRDefault="001558B1" w:rsidP="00AB6B39">
            <w:pPr>
              <w:jc w:val="center"/>
              <w:rPr>
                <w:rFonts w:ascii="Calibri" w:eastAsia="Times New Roman" w:hAnsi="Calibri" w:cs="Calibri"/>
                <w:b/>
                <w:bCs/>
                <w:color w:val="000000"/>
                <w:kern w:val="2"/>
                <w14:ligatures w14:val="standardContextual"/>
              </w:rPr>
            </w:pPr>
            <w:proofErr w:type="spellStart"/>
            <w:r w:rsidRPr="001558B1">
              <w:rPr>
                <w:rFonts w:ascii="Calibri" w:eastAsia="Times New Roman" w:hAnsi="Calibri" w:cs="Calibri"/>
                <w:b/>
                <w:bCs/>
                <w:color w:val="000000"/>
                <w:kern w:val="2"/>
                <w14:ligatures w14:val="standardContextual"/>
              </w:rPr>
              <w:t>Où</w:t>
            </w:r>
            <w:proofErr w:type="spellEnd"/>
            <w:r w:rsidRPr="001558B1">
              <w:rPr>
                <w:rFonts w:ascii="Calibri" w:eastAsia="Times New Roman" w:hAnsi="Calibri" w:cs="Calibri"/>
                <w:b/>
                <w:bCs/>
                <w:color w:val="000000"/>
                <w:kern w:val="2"/>
                <w14:ligatures w14:val="standardContextual"/>
              </w:rPr>
              <w:t>?</w:t>
            </w:r>
          </w:p>
        </w:tc>
        <w:tc>
          <w:tcPr>
            <w:tcW w:w="1659" w:type="dxa"/>
            <w:tcBorders>
              <w:top w:val="nil"/>
              <w:left w:val="nil"/>
              <w:bottom w:val="single" w:sz="4" w:space="0" w:color="auto"/>
              <w:right w:val="single" w:sz="4" w:space="0" w:color="auto"/>
            </w:tcBorders>
            <w:shd w:val="clear" w:color="auto" w:fill="C6D9F1" w:themeFill="text2" w:themeFillTint="33"/>
            <w:vAlign w:val="center"/>
            <w:hideMark/>
          </w:tcPr>
          <w:p w14:paraId="4D53A56C" w14:textId="77777777" w:rsidR="001558B1" w:rsidRPr="001558B1" w:rsidRDefault="001558B1" w:rsidP="00AB6B39">
            <w:pPr>
              <w:jc w:val="center"/>
              <w:rPr>
                <w:rFonts w:ascii="Calibri" w:eastAsia="Times New Roman" w:hAnsi="Calibri" w:cs="Calibri"/>
                <w:b/>
                <w:bCs/>
                <w:color w:val="000000"/>
                <w:kern w:val="2"/>
                <w14:ligatures w14:val="standardContextual"/>
              </w:rPr>
            </w:pPr>
            <w:r w:rsidRPr="001558B1">
              <w:rPr>
                <w:rFonts w:ascii="Calibri" w:eastAsia="Times New Roman" w:hAnsi="Calibri" w:cs="Calibri"/>
                <w:b/>
                <w:bCs/>
                <w:color w:val="000000"/>
                <w:kern w:val="2"/>
                <w14:ligatures w14:val="standardContextual"/>
              </w:rPr>
              <w:t>AVEC QUI?</w:t>
            </w:r>
          </w:p>
        </w:tc>
        <w:tc>
          <w:tcPr>
            <w:tcW w:w="1781" w:type="dxa"/>
            <w:tcBorders>
              <w:top w:val="nil"/>
              <w:left w:val="nil"/>
              <w:bottom w:val="single" w:sz="4" w:space="0" w:color="auto"/>
              <w:right w:val="single" w:sz="4" w:space="0" w:color="auto"/>
            </w:tcBorders>
            <w:shd w:val="clear" w:color="auto" w:fill="C6D9F1" w:themeFill="text2" w:themeFillTint="33"/>
            <w:vAlign w:val="center"/>
            <w:hideMark/>
          </w:tcPr>
          <w:p w14:paraId="1CFE0A1C" w14:textId="78BADE4A" w:rsidR="001558B1" w:rsidRPr="001558B1" w:rsidRDefault="001558B1" w:rsidP="00AB6B39">
            <w:pPr>
              <w:jc w:val="center"/>
              <w:rPr>
                <w:rFonts w:ascii="Calibri" w:eastAsia="Times New Roman" w:hAnsi="Calibri" w:cs="Calibri"/>
                <w:b/>
                <w:bCs/>
                <w:color w:val="000000"/>
                <w:kern w:val="2"/>
                <w14:ligatures w14:val="standardContextual"/>
              </w:rPr>
            </w:pPr>
            <w:r w:rsidRPr="001558B1">
              <w:rPr>
                <w:rFonts w:ascii="Calibri" w:eastAsia="Times New Roman" w:hAnsi="Calibri" w:cs="Calibri"/>
                <w:b/>
                <w:bCs/>
                <w:color w:val="000000"/>
                <w:kern w:val="2"/>
                <w14:ligatures w14:val="standardContextual"/>
              </w:rPr>
              <w:t xml:space="preserve">Avec </w:t>
            </w:r>
            <w:proofErr w:type="spellStart"/>
            <w:r w:rsidRPr="001558B1">
              <w:rPr>
                <w:rFonts w:ascii="Calibri" w:eastAsia="Times New Roman" w:hAnsi="Calibri" w:cs="Calibri"/>
                <w:b/>
                <w:bCs/>
                <w:color w:val="000000"/>
                <w:kern w:val="2"/>
                <w14:ligatures w14:val="standardContextual"/>
              </w:rPr>
              <w:t>quel</w:t>
            </w:r>
            <w:proofErr w:type="spellEnd"/>
            <w:r w:rsidRPr="001558B1">
              <w:rPr>
                <w:rFonts w:ascii="Calibri" w:eastAsia="Times New Roman" w:hAnsi="Calibri" w:cs="Calibri"/>
                <w:b/>
                <w:bCs/>
                <w:color w:val="000000"/>
                <w:kern w:val="2"/>
                <w14:ligatures w14:val="standardContextual"/>
              </w:rPr>
              <w:t xml:space="preserve"> </w:t>
            </w:r>
            <w:r w:rsidR="00AB6B39" w:rsidRPr="001558B1">
              <w:rPr>
                <w:rFonts w:ascii="Calibri" w:eastAsia="Times New Roman" w:hAnsi="Calibri" w:cs="Calibri"/>
                <w:b/>
                <w:bCs/>
                <w:color w:val="000000"/>
                <w:kern w:val="2"/>
                <w14:ligatures w14:val="standardContextual"/>
              </w:rPr>
              <w:t>moyen?</w:t>
            </w:r>
            <w:r w:rsidRPr="001558B1">
              <w:rPr>
                <w:rFonts w:ascii="Calibri" w:eastAsia="Times New Roman" w:hAnsi="Calibri" w:cs="Calibri"/>
                <w:b/>
                <w:bCs/>
                <w:color w:val="000000"/>
                <w:kern w:val="2"/>
                <w14:ligatures w14:val="standardContextual"/>
              </w:rPr>
              <w:t xml:space="preserve"> Remarque</w:t>
            </w:r>
          </w:p>
        </w:tc>
      </w:tr>
      <w:tr w:rsidR="001558B1" w:rsidRPr="000A7C06" w14:paraId="10082B1D" w14:textId="77777777" w:rsidTr="0021463E">
        <w:trPr>
          <w:trHeight w:val="1215"/>
        </w:trPr>
        <w:tc>
          <w:tcPr>
            <w:tcW w:w="1953" w:type="dxa"/>
            <w:tcBorders>
              <w:top w:val="nil"/>
              <w:left w:val="single" w:sz="4" w:space="0" w:color="auto"/>
              <w:bottom w:val="single" w:sz="4" w:space="0" w:color="auto"/>
              <w:right w:val="single" w:sz="4" w:space="0" w:color="auto"/>
            </w:tcBorders>
            <w:vAlign w:val="center"/>
            <w:hideMark/>
          </w:tcPr>
          <w:p w14:paraId="3CE77165"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xml:space="preserve">Premier </w:t>
            </w:r>
            <w:proofErr w:type="spellStart"/>
            <w:r w:rsidRPr="001558B1">
              <w:rPr>
                <w:rFonts w:ascii="Calibri" w:eastAsia="Times New Roman" w:hAnsi="Calibri" w:cs="Calibri"/>
                <w:color w:val="000000"/>
                <w:kern w:val="2"/>
                <w14:ligatures w14:val="standardContextual"/>
              </w:rPr>
              <w:t>responsable</w:t>
            </w:r>
            <w:proofErr w:type="spellEnd"/>
            <w:r w:rsidRPr="001558B1">
              <w:rPr>
                <w:rFonts w:ascii="Calibri" w:eastAsia="Times New Roman" w:hAnsi="Calibri" w:cs="Calibri"/>
                <w:color w:val="000000"/>
                <w:kern w:val="2"/>
                <w14:ligatures w14:val="standardContextual"/>
              </w:rPr>
              <w:t xml:space="preserve"> de </w:t>
            </w:r>
            <w:proofErr w:type="spellStart"/>
            <w:r w:rsidRPr="001558B1">
              <w:rPr>
                <w:rFonts w:ascii="Calibri" w:eastAsia="Times New Roman" w:hAnsi="Calibri" w:cs="Calibri"/>
                <w:color w:val="000000"/>
                <w:kern w:val="2"/>
                <w14:ligatures w14:val="standardContextual"/>
              </w:rPr>
              <w:t>l'activité</w:t>
            </w:r>
            <w:proofErr w:type="spellEnd"/>
          </w:p>
        </w:tc>
        <w:tc>
          <w:tcPr>
            <w:tcW w:w="1114" w:type="dxa"/>
            <w:tcBorders>
              <w:top w:val="nil"/>
              <w:left w:val="nil"/>
              <w:bottom w:val="single" w:sz="4" w:space="0" w:color="auto"/>
              <w:right w:val="single" w:sz="4" w:space="0" w:color="auto"/>
            </w:tcBorders>
            <w:vAlign w:val="center"/>
            <w:hideMark/>
          </w:tcPr>
          <w:p w14:paraId="15F6015E"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RPEX</w:t>
            </w:r>
          </w:p>
        </w:tc>
        <w:tc>
          <w:tcPr>
            <w:tcW w:w="1464" w:type="dxa"/>
            <w:tcBorders>
              <w:top w:val="nil"/>
              <w:left w:val="nil"/>
              <w:bottom w:val="single" w:sz="4" w:space="0" w:color="auto"/>
              <w:right w:val="single" w:sz="4" w:space="0" w:color="auto"/>
            </w:tcBorders>
            <w:vAlign w:val="center"/>
            <w:hideMark/>
          </w:tcPr>
          <w:p w14:paraId="199F262D"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A la fin de l'année scolaire A - 1</w:t>
            </w:r>
          </w:p>
        </w:tc>
        <w:tc>
          <w:tcPr>
            <w:tcW w:w="809" w:type="dxa"/>
            <w:tcBorders>
              <w:top w:val="nil"/>
              <w:left w:val="nil"/>
              <w:bottom w:val="single" w:sz="4" w:space="0" w:color="auto"/>
              <w:right w:val="single" w:sz="4" w:space="0" w:color="auto"/>
            </w:tcBorders>
            <w:vAlign w:val="center"/>
            <w:hideMark/>
          </w:tcPr>
          <w:p w14:paraId="09885A94"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Bureau</w:t>
            </w:r>
          </w:p>
        </w:tc>
        <w:tc>
          <w:tcPr>
            <w:tcW w:w="1659" w:type="dxa"/>
            <w:tcBorders>
              <w:top w:val="nil"/>
              <w:left w:val="nil"/>
              <w:bottom w:val="single" w:sz="4" w:space="0" w:color="auto"/>
              <w:right w:val="single" w:sz="4" w:space="0" w:color="auto"/>
            </w:tcBorders>
            <w:vAlign w:val="center"/>
            <w:hideMark/>
          </w:tcPr>
          <w:p w14:paraId="4F078527"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Le RPEDU</w:t>
            </w:r>
          </w:p>
        </w:tc>
        <w:tc>
          <w:tcPr>
            <w:tcW w:w="1781" w:type="dxa"/>
            <w:tcBorders>
              <w:top w:val="nil"/>
              <w:left w:val="nil"/>
              <w:bottom w:val="single" w:sz="4" w:space="0" w:color="auto"/>
              <w:right w:val="single" w:sz="4" w:space="0" w:color="auto"/>
            </w:tcBorders>
            <w:vAlign w:val="center"/>
            <w:hideMark/>
          </w:tcPr>
          <w:p w14:paraId="6E8C1B82"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r>
      <w:tr w:rsidR="001558B1" w:rsidRPr="000A7C06" w14:paraId="7A12A0B9" w14:textId="77777777" w:rsidTr="0021463E">
        <w:trPr>
          <w:trHeight w:val="1380"/>
        </w:trPr>
        <w:tc>
          <w:tcPr>
            <w:tcW w:w="1953" w:type="dxa"/>
            <w:tcBorders>
              <w:top w:val="nil"/>
              <w:left w:val="single" w:sz="4" w:space="0" w:color="auto"/>
              <w:bottom w:val="single" w:sz="4" w:space="0" w:color="auto"/>
              <w:right w:val="single" w:sz="4" w:space="0" w:color="auto"/>
            </w:tcBorders>
            <w:vAlign w:val="center"/>
            <w:hideMark/>
          </w:tcPr>
          <w:p w14:paraId="246AA5C5"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xml:space="preserve">Conception du </w:t>
            </w:r>
            <w:proofErr w:type="spellStart"/>
            <w:r w:rsidRPr="001558B1">
              <w:rPr>
                <w:rFonts w:ascii="Calibri" w:eastAsia="Times New Roman" w:hAnsi="Calibri" w:cs="Calibri"/>
                <w:color w:val="000000"/>
                <w:kern w:val="2"/>
                <w14:ligatures w14:val="standardContextual"/>
              </w:rPr>
              <w:t>projet</w:t>
            </w:r>
            <w:proofErr w:type="spellEnd"/>
            <w:r w:rsidRPr="001558B1">
              <w:rPr>
                <w:rFonts w:ascii="Calibri" w:eastAsia="Times New Roman" w:hAnsi="Calibri" w:cs="Calibri"/>
                <w:color w:val="000000"/>
                <w:kern w:val="2"/>
                <w14:ligatures w14:val="standardContextual"/>
              </w:rPr>
              <w:t xml:space="preserve"> transversal </w:t>
            </w:r>
          </w:p>
        </w:tc>
        <w:tc>
          <w:tcPr>
            <w:tcW w:w="1114" w:type="dxa"/>
            <w:tcBorders>
              <w:top w:val="nil"/>
              <w:left w:val="nil"/>
              <w:bottom w:val="single" w:sz="4" w:space="0" w:color="auto"/>
              <w:right w:val="single" w:sz="4" w:space="0" w:color="auto"/>
            </w:tcBorders>
            <w:vAlign w:val="center"/>
            <w:hideMark/>
          </w:tcPr>
          <w:p w14:paraId="2A662CD1"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EDUC</w:t>
            </w:r>
          </w:p>
        </w:tc>
        <w:tc>
          <w:tcPr>
            <w:tcW w:w="1464" w:type="dxa"/>
            <w:tcBorders>
              <w:top w:val="nil"/>
              <w:left w:val="nil"/>
              <w:bottom w:val="single" w:sz="4" w:space="0" w:color="auto"/>
              <w:right w:val="single" w:sz="4" w:space="0" w:color="auto"/>
            </w:tcBorders>
            <w:vAlign w:val="center"/>
            <w:hideMark/>
          </w:tcPr>
          <w:p w14:paraId="2CD214E2"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A la fin de l'année scolaire A - 1</w:t>
            </w:r>
          </w:p>
        </w:tc>
        <w:tc>
          <w:tcPr>
            <w:tcW w:w="809" w:type="dxa"/>
            <w:tcBorders>
              <w:top w:val="nil"/>
              <w:left w:val="nil"/>
              <w:bottom w:val="single" w:sz="4" w:space="0" w:color="auto"/>
              <w:right w:val="single" w:sz="4" w:space="0" w:color="auto"/>
            </w:tcBorders>
            <w:vAlign w:val="center"/>
            <w:hideMark/>
          </w:tcPr>
          <w:p w14:paraId="1277FC78"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 </w:t>
            </w:r>
          </w:p>
        </w:tc>
        <w:tc>
          <w:tcPr>
            <w:tcW w:w="1659" w:type="dxa"/>
            <w:tcBorders>
              <w:top w:val="nil"/>
              <w:left w:val="nil"/>
              <w:bottom w:val="single" w:sz="4" w:space="0" w:color="auto"/>
              <w:right w:val="single" w:sz="4" w:space="0" w:color="auto"/>
            </w:tcBorders>
            <w:vAlign w:val="center"/>
            <w:hideMark/>
          </w:tcPr>
          <w:p w14:paraId="201D3D52"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L'ensemble des jeunes et éducateurs</w:t>
            </w:r>
          </w:p>
        </w:tc>
        <w:tc>
          <w:tcPr>
            <w:tcW w:w="1781" w:type="dxa"/>
            <w:tcBorders>
              <w:top w:val="nil"/>
              <w:left w:val="nil"/>
              <w:bottom w:val="single" w:sz="4" w:space="0" w:color="auto"/>
              <w:right w:val="single" w:sz="4" w:space="0" w:color="auto"/>
            </w:tcBorders>
            <w:vAlign w:val="center"/>
            <w:hideMark/>
          </w:tcPr>
          <w:p w14:paraId="1CC62F55"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Réunion</w:t>
            </w:r>
          </w:p>
        </w:tc>
      </w:tr>
      <w:tr w:rsidR="001558B1" w:rsidRPr="000A7C06" w14:paraId="5BE3F8F2" w14:textId="77777777" w:rsidTr="0021463E">
        <w:trPr>
          <w:trHeight w:val="1485"/>
        </w:trPr>
        <w:tc>
          <w:tcPr>
            <w:tcW w:w="1953" w:type="dxa"/>
            <w:tcBorders>
              <w:top w:val="nil"/>
              <w:left w:val="single" w:sz="4" w:space="0" w:color="auto"/>
              <w:bottom w:val="single" w:sz="4" w:space="0" w:color="auto"/>
              <w:right w:val="single" w:sz="4" w:space="0" w:color="auto"/>
            </w:tcBorders>
            <w:vAlign w:val="center"/>
            <w:hideMark/>
          </w:tcPr>
          <w:p w14:paraId="37ACD909"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Validation du projet et budget</w:t>
            </w:r>
          </w:p>
        </w:tc>
        <w:tc>
          <w:tcPr>
            <w:tcW w:w="1114" w:type="dxa"/>
            <w:tcBorders>
              <w:top w:val="nil"/>
              <w:left w:val="nil"/>
              <w:bottom w:val="single" w:sz="4" w:space="0" w:color="auto"/>
              <w:right w:val="single" w:sz="4" w:space="0" w:color="auto"/>
            </w:tcBorders>
            <w:vAlign w:val="center"/>
            <w:hideMark/>
          </w:tcPr>
          <w:p w14:paraId="7D0F039C"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DPR</w:t>
            </w:r>
          </w:p>
        </w:tc>
        <w:tc>
          <w:tcPr>
            <w:tcW w:w="1464" w:type="dxa"/>
            <w:tcBorders>
              <w:top w:val="nil"/>
              <w:left w:val="nil"/>
              <w:bottom w:val="single" w:sz="4" w:space="0" w:color="auto"/>
              <w:right w:val="single" w:sz="4" w:space="0" w:color="auto"/>
            </w:tcBorders>
            <w:vAlign w:val="center"/>
            <w:hideMark/>
          </w:tcPr>
          <w:p w14:paraId="440A739A"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A la fin de l'année scolaire A - 1</w:t>
            </w:r>
          </w:p>
        </w:tc>
        <w:tc>
          <w:tcPr>
            <w:tcW w:w="809" w:type="dxa"/>
            <w:tcBorders>
              <w:top w:val="nil"/>
              <w:left w:val="nil"/>
              <w:bottom w:val="single" w:sz="4" w:space="0" w:color="auto"/>
              <w:right w:val="single" w:sz="4" w:space="0" w:color="auto"/>
            </w:tcBorders>
            <w:vAlign w:val="center"/>
            <w:hideMark/>
          </w:tcPr>
          <w:p w14:paraId="6001C591"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 </w:t>
            </w:r>
          </w:p>
        </w:tc>
        <w:tc>
          <w:tcPr>
            <w:tcW w:w="1659" w:type="dxa"/>
            <w:tcBorders>
              <w:top w:val="nil"/>
              <w:left w:val="nil"/>
              <w:bottom w:val="single" w:sz="4" w:space="0" w:color="auto"/>
              <w:right w:val="single" w:sz="4" w:space="0" w:color="auto"/>
            </w:tcBorders>
            <w:vAlign w:val="center"/>
            <w:hideMark/>
          </w:tcPr>
          <w:p w14:paraId="3F0537B9"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Le RPEDU</w:t>
            </w:r>
          </w:p>
        </w:tc>
        <w:tc>
          <w:tcPr>
            <w:tcW w:w="1781" w:type="dxa"/>
            <w:tcBorders>
              <w:top w:val="nil"/>
              <w:left w:val="nil"/>
              <w:bottom w:val="single" w:sz="4" w:space="0" w:color="auto"/>
              <w:right w:val="single" w:sz="4" w:space="0" w:color="auto"/>
            </w:tcBorders>
            <w:vAlign w:val="center"/>
            <w:hideMark/>
          </w:tcPr>
          <w:p w14:paraId="46378B33"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Réunion</w:t>
            </w:r>
          </w:p>
        </w:tc>
      </w:tr>
      <w:tr w:rsidR="001558B1" w:rsidRPr="000A7C06" w14:paraId="2F371DA8" w14:textId="77777777" w:rsidTr="0021463E">
        <w:trPr>
          <w:trHeight w:val="1575"/>
        </w:trPr>
        <w:tc>
          <w:tcPr>
            <w:tcW w:w="1953" w:type="dxa"/>
            <w:tcBorders>
              <w:top w:val="nil"/>
              <w:left w:val="single" w:sz="4" w:space="0" w:color="auto"/>
              <w:bottom w:val="single" w:sz="4" w:space="0" w:color="auto"/>
              <w:right w:val="single" w:sz="4" w:space="0" w:color="auto"/>
            </w:tcBorders>
            <w:vAlign w:val="center"/>
            <w:hideMark/>
          </w:tcPr>
          <w:p w14:paraId="53D23873"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Dépôt de la navette pour les matériels</w:t>
            </w:r>
          </w:p>
        </w:tc>
        <w:tc>
          <w:tcPr>
            <w:tcW w:w="1114" w:type="dxa"/>
            <w:tcBorders>
              <w:top w:val="nil"/>
              <w:left w:val="nil"/>
              <w:bottom w:val="single" w:sz="4" w:space="0" w:color="auto"/>
              <w:right w:val="single" w:sz="4" w:space="0" w:color="auto"/>
            </w:tcBorders>
            <w:vAlign w:val="center"/>
            <w:hideMark/>
          </w:tcPr>
          <w:p w14:paraId="42CC7A21"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RPEX</w:t>
            </w:r>
          </w:p>
        </w:tc>
        <w:tc>
          <w:tcPr>
            <w:tcW w:w="1464" w:type="dxa"/>
            <w:tcBorders>
              <w:top w:val="nil"/>
              <w:left w:val="nil"/>
              <w:bottom w:val="single" w:sz="4" w:space="0" w:color="auto"/>
              <w:right w:val="single" w:sz="4" w:space="0" w:color="auto"/>
            </w:tcBorders>
            <w:vAlign w:val="center"/>
            <w:hideMark/>
          </w:tcPr>
          <w:p w14:paraId="39762279"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xml:space="preserve">Au début de </w:t>
            </w:r>
            <w:proofErr w:type="spellStart"/>
            <w:r w:rsidRPr="001558B1">
              <w:rPr>
                <w:rFonts w:ascii="Calibri" w:eastAsia="Times New Roman" w:hAnsi="Calibri" w:cs="Calibri"/>
                <w:color w:val="000000"/>
                <w:kern w:val="2"/>
                <w14:ligatures w14:val="standardContextual"/>
              </w:rPr>
              <w:t>l'année</w:t>
            </w:r>
            <w:proofErr w:type="spellEnd"/>
          </w:p>
        </w:tc>
        <w:tc>
          <w:tcPr>
            <w:tcW w:w="809" w:type="dxa"/>
            <w:tcBorders>
              <w:top w:val="nil"/>
              <w:left w:val="nil"/>
              <w:bottom w:val="single" w:sz="4" w:space="0" w:color="auto"/>
              <w:right w:val="single" w:sz="4" w:space="0" w:color="auto"/>
            </w:tcBorders>
            <w:vAlign w:val="center"/>
            <w:hideMark/>
          </w:tcPr>
          <w:p w14:paraId="041557AC"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c>
          <w:tcPr>
            <w:tcW w:w="1659" w:type="dxa"/>
            <w:tcBorders>
              <w:top w:val="nil"/>
              <w:left w:val="nil"/>
              <w:bottom w:val="single" w:sz="4" w:space="0" w:color="auto"/>
              <w:right w:val="single" w:sz="4" w:space="0" w:color="auto"/>
            </w:tcBorders>
            <w:vAlign w:val="center"/>
            <w:hideMark/>
          </w:tcPr>
          <w:p w14:paraId="41D1218C"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RLOG IE</w:t>
            </w:r>
          </w:p>
        </w:tc>
        <w:tc>
          <w:tcPr>
            <w:tcW w:w="1781" w:type="dxa"/>
            <w:tcBorders>
              <w:top w:val="nil"/>
              <w:left w:val="nil"/>
              <w:bottom w:val="single" w:sz="4" w:space="0" w:color="auto"/>
              <w:right w:val="single" w:sz="4" w:space="0" w:color="auto"/>
            </w:tcBorders>
            <w:vAlign w:val="center"/>
            <w:hideMark/>
          </w:tcPr>
          <w:p w14:paraId="0F00DD51"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r>
      <w:tr w:rsidR="001558B1" w:rsidRPr="000A7C06" w14:paraId="6CE4F83B" w14:textId="77777777" w:rsidTr="0021463E">
        <w:trPr>
          <w:trHeight w:val="1440"/>
        </w:trPr>
        <w:tc>
          <w:tcPr>
            <w:tcW w:w="1953" w:type="dxa"/>
            <w:tcBorders>
              <w:top w:val="nil"/>
              <w:left w:val="single" w:sz="4" w:space="0" w:color="auto"/>
              <w:bottom w:val="single" w:sz="4" w:space="0" w:color="auto"/>
              <w:right w:val="single" w:sz="4" w:space="0" w:color="auto"/>
            </w:tcBorders>
            <w:vAlign w:val="center"/>
            <w:hideMark/>
          </w:tcPr>
          <w:p w14:paraId="70797678"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Achat des matériels nécessaire pour l'activité</w:t>
            </w:r>
          </w:p>
        </w:tc>
        <w:tc>
          <w:tcPr>
            <w:tcW w:w="1114" w:type="dxa"/>
            <w:tcBorders>
              <w:top w:val="nil"/>
              <w:left w:val="nil"/>
              <w:bottom w:val="single" w:sz="4" w:space="0" w:color="auto"/>
              <w:right w:val="single" w:sz="4" w:space="0" w:color="auto"/>
            </w:tcBorders>
            <w:vAlign w:val="center"/>
            <w:hideMark/>
          </w:tcPr>
          <w:p w14:paraId="7EC2BB86"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FIN</w:t>
            </w:r>
          </w:p>
        </w:tc>
        <w:tc>
          <w:tcPr>
            <w:tcW w:w="1464" w:type="dxa"/>
            <w:tcBorders>
              <w:top w:val="nil"/>
              <w:left w:val="nil"/>
              <w:bottom w:val="single" w:sz="4" w:space="0" w:color="auto"/>
              <w:right w:val="single" w:sz="4" w:space="0" w:color="auto"/>
            </w:tcBorders>
            <w:vAlign w:val="center"/>
            <w:hideMark/>
          </w:tcPr>
          <w:p w14:paraId="0FA0ED1B"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Au début de l'année scolaire</w:t>
            </w:r>
          </w:p>
        </w:tc>
        <w:tc>
          <w:tcPr>
            <w:tcW w:w="809" w:type="dxa"/>
            <w:tcBorders>
              <w:top w:val="nil"/>
              <w:left w:val="nil"/>
              <w:bottom w:val="single" w:sz="4" w:space="0" w:color="auto"/>
              <w:right w:val="single" w:sz="4" w:space="0" w:color="auto"/>
            </w:tcBorders>
            <w:vAlign w:val="center"/>
            <w:hideMark/>
          </w:tcPr>
          <w:p w14:paraId="2BB4EE2A"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 </w:t>
            </w:r>
          </w:p>
        </w:tc>
        <w:tc>
          <w:tcPr>
            <w:tcW w:w="1659" w:type="dxa"/>
            <w:tcBorders>
              <w:top w:val="nil"/>
              <w:left w:val="nil"/>
              <w:bottom w:val="single" w:sz="4" w:space="0" w:color="auto"/>
              <w:right w:val="single" w:sz="4" w:space="0" w:color="auto"/>
            </w:tcBorders>
            <w:vAlign w:val="center"/>
            <w:hideMark/>
          </w:tcPr>
          <w:p w14:paraId="5721946D"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RLOG IE</w:t>
            </w:r>
          </w:p>
        </w:tc>
        <w:tc>
          <w:tcPr>
            <w:tcW w:w="1781" w:type="dxa"/>
            <w:tcBorders>
              <w:top w:val="nil"/>
              <w:left w:val="nil"/>
              <w:bottom w:val="single" w:sz="4" w:space="0" w:color="auto"/>
              <w:right w:val="single" w:sz="4" w:space="0" w:color="auto"/>
            </w:tcBorders>
            <w:vAlign w:val="center"/>
            <w:hideMark/>
          </w:tcPr>
          <w:p w14:paraId="3E480B44"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r>
      <w:tr w:rsidR="001558B1" w:rsidRPr="000A7C06" w14:paraId="0C6D147B" w14:textId="77777777" w:rsidTr="0021463E">
        <w:trPr>
          <w:trHeight w:val="1365"/>
        </w:trPr>
        <w:tc>
          <w:tcPr>
            <w:tcW w:w="1953" w:type="dxa"/>
            <w:tcBorders>
              <w:top w:val="nil"/>
              <w:left w:val="single" w:sz="4" w:space="0" w:color="auto"/>
              <w:bottom w:val="single" w:sz="4" w:space="0" w:color="auto"/>
              <w:right w:val="single" w:sz="4" w:space="0" w:color="auto"/>
            </w:tcBorders>
            <w:vAlign w:val="center"/>
            <w:hideMark/>
          </w:tcPr>
          <w:p w14:paraId="2713E90B"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xml:space="preserve">Livraison des </w:t>
            </w:r>
            <w:proofErr w:type="spellStart"/>
            <w:r w:rsidRPr="001558B1">
              <w:rPr>
                <w:rFonts w:ascii="Calibri" w:eastAsia="Times New Roman" w:hAnsi="Calibri" w:cs="Calibri"/>
                <w:color w:val="000000"/>
                <w:kern w:val="2"/>
                <w14:ligatures w14:val="standardContextual"/>
              </w:rPr>
              <w:t>matériels</w:t>
            </w:r>
            <w:proofErr w:type="spellEnd"/>
          </w:p>
        </w:tc>
        <w:tc>
          <w:tcPr>
            <w:tcW w:w="1114" w:type="dxa"/>
            <w:tcBorders>
              <w:top w:val="nil"/>
              <w:left w:val="nil"/>
              <w:bottom w:val="single" w:sz="4" w:space="0" w:color="auto"/>
              <w:right w:val="single" w:sz="4" w:space="0" w:color="auto"/>
            </w:tcBorders>
            <w:vAlign w:val="center"/>
            <w:hideMark/>
          </w:tcPr>
          <w:p w14:paraId="41E01D58"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AL</w:t>
            </w:r>
          </w:p>
        </w:tc>
        <w:tc>
          <w:tcPr>
            <w:tcW w:w="1464" w:type="dxa"/>
            <w:tcBorders>
              <w:top w:val="nil"/>
              <w:left w:val="nil"/>
              <w:bottom w:val="single" w:sz="4" w:space="0" w:color="auto"/>
              <w:right w:val="single" w:sz="4" w:space="0" w:color="auto"/>
            </w:tcBorders>
            <w:vAlign w:val="center"/>
            <w:hideMark/>
          </w:tcPr>
          <w:p w14:paraId="4DD28459"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xml:space="preserve">Au début de </w:t>
            </w:r>
            <w:proofErr w:type="spellStart"/>
            <w:r w:rsidRPr="001558B1">
              <w:rPr>
                <w:rFonts w:ascii="Calibri" w:eastAsia="Times New Roman" w:hAnsi="Calibri" w:cs="Calibri"/>
                <w:color w:val="000000"/>
                <w:kern w:val="2"/>
                <w14:ligatures w14:val="standardContextual"/>
              </w:rPr>
              <w:t>l'année</w:t>
            </w:r>
            <w:proofErr w:type="spellEnd"/>
          </w:p>
        </w:tc>
        <w:tc>
          <w:tcPr>
            <w:tcW w:w="809" w:type="dxa"/>
            <w:tcBorders>
              <w:top w:val="nil"/>
              <w:left w:val="nil"/>
              <w:bottom w:val="single" w:sz="4" w:space="0" w:color="auto"/>
              <w:right w:val="single" w:sz="4" w:space="0" w:color="auto"/>
            </w:tcBorders>
            <w:vAlign w:val="center"/>
            <w:hideMark/>
          </w:tcPr>
          <w:p w14:paraId="202C19D5"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c>
          <w:tcPr>
            <w:tcW w:w="1659" w:type="dxa"/>
            <w:tcBorders>
              <w:top w:val="nil"/>
              <w:left w:val="nil"/>
              <w:bottom w:val="single" w:sz="4" w:space="0" w:color="auto"/>
              <w:right w:val="single" w:sz="4" w:space="0" w:color="auto"/>
            </w:tcBorders>
            <w:vAlign w:val="center"/>
            <w:hideMark/>
          </w:tcPr>
          <w:p w14:paraId="56E7CF81"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RLOG IE</w:t>
            </w:r>
          </w:p>
        </w:tc>
        <w:tc>
          <w:tcPr>
            <w:tcW w:w="1781" w:type="dxa"/>
            <w:tcBorders>
              <w:top w:val="nil"/>
              <w:left w:val="nil"/>
              <w:bottom w:val="single" w:sz="4" w:space="0" w:color="auto"/>
              <w:right w:val="single" w:sz="4" w:space="0" w:color="auto"/>
            </w:tcBorders>
            <w:vAlign w:val="center"/>
            <w:hideMark/>
          </w:tcPr>
          <w:p w14:paraId="16105A83"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r>
      <w:tr w:rsidR="001558B1" w:rsidRPr="000A7C06" w14:paraId="4185EA09" w14:textId="77777777" w:rsidTr="0021463E">
        <w:trPr>
          <w:trHeight w:val="1170"/>
        </w:trPr>
        <w:tc>
          <w:tcPr>
            <w:tcW w:w="1953" w:type="dxa"/>
            <w:tcBorders>
              <w:top w:val="nil"/>
              <w:left w:val="single" w:sz="4" w:space="0" w:color="auto"/>
              <w:bottom w:val="single" w:sz="4" w:space="0" w:color="auto"/>
              <w:right w:val="single" w:sz="4" w:space="0" w:color="auto"/>
            </w:tcBorders>
            <w:vAlign w:val="center"/>
            <w:hideMark/>
          </w:tcPr>
          <w:p w14:paraId="4FB771B3"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Réalisation du plan du projet selon les EDT définis</w:t>
            </w:r>
          </w:p>
        </w:tc>
        <w:tc>
          <w:tcPr>
            <w:tcW w:w="1114" w:type="dxa"/>
            <w:tcBorders>
              <w:top w:val="nil"/>
              <w:left w:val="nil"/>
              <w:bottom w:val="single" w:sz="4" w:space="0" w:color="auto"/>
              <w:right w:val="single" w:sz="4" w:space="0" w:color="auto"/>
            </w:tcBorders>
            <w:vAlign w:val="center"/>
            <w:hideMark/>
          </w:tcPr>
          <w:p w14:paraId="4B91B0A6"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EDUC</w:t>
            </w:r>
          </w:p>
        </w:tc>
        <w:tc>
          <w:tcPr>
            <w:tcW w:w="1464" w:type="dxa"/>
            <w:tcBorders>
              <w:top w:val="nil"/>
              <w:left w:val="nil"/>
              <w:bottom w:val="single" w:sz="4" w:space="0" w:color="auto"/>
              <w:right w:val="single" w:sz="4" w:space="0" w:color="auto"/>
            </w:tcBorders>
            <w:vAlign w:val="center"/>
            <w:hideMark/>
          </w:tcPr>
          <w:p w14:paraId="2F32BB3B"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xml:space="preserve">Début </w:t>
            </w:r>
            <w:proofErr w:type="spellStart"/>
            <w:r w:rsidRPr="001558B1">
              <w:rPr>
                <w:rFonts w:ascii="Calibri" w:eastAsia="Times New Roman" w:hAnsi="Calibri" w:cs="Calibri"/>
                <w:color w:val="000000"/>
                <w:kern w:val="2"/>
                <w14:ligatures w14:val="standardContextual"/>
              </w:rPr>
              <w:t>novembre</w:t>
            </w:r>
            <w:proofErr w:type="spellEnd"/>
          </w:p>
        </w:tc>
        <w:tc>
          <w:tcPr>
            <w:tcW w:w="809" w:type="dxa"/>
            <w:tcBorders>
              <w:top w:val="nil"/>
              <w:left w:val="nil"/>
              <w:bottom w:val="single" w:sz="4" w:space="0" w:color="auto"/>
              <w:right w:val="single" w:sz="4" w:space="0" w:color="auto"/>
            </w:tcBorders>
            <w:vAlign w:val="center"/>
            <w:hideMark/>
          </w:tcPr>
          <w:p w14:paraId="484581A0"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c>
          <w:tcPr>
            <w:tcW w:w="1659" w:type="dxa"/>
            <w:tcBorders>
              <w:top w:val="nil"/>
              <w:left w:val="nil"/>
              <w:bottom w:val="single" w:sz="4" w:space="0" w:color="auto"/>
              <w:right w:val="single" w:sz="4" w:space="0" w:color="auto"/>
            </w:tcBorders>
            <w:vAlign w:val="center"/>
            <w:hideMark/>
          </w:tcPr>
          <w:p w14:paraId="2D8AC3FF"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xml:space="preserve">Jeune+ </w:t>
            </w:r>
            <w:proofErr w:type="spellStart"/>
            <w:r w:rsidRPr="001558B1">
              <w:rPr>
                <w:rFonts w:ascii="Calibri" w:eastAsia="Times New Roman" w:hAnsi="Calibri" w:cs="Calibri"/>
                <w:color w:val="000000"/>
                <w:kern w:val="2"/>
                <w14:ligatures w14:val="standardContextual"/>
              </w:rPr>
              <w:t>Educateurs</w:t>
            </w:r>
            <w:proofErr w:type="spellEnd"/>
            <w:r w:rsidRPr="001558B1">
              <w:rPr>
                <w:rFonts w:ascii="Calibri" w:eastAsia="Times New Roman" w:hAnsi="Calibri" w:cs="Calibri"/>
                <w:color w:val="000000"/>
                <w:kern w:val="2"/>
                <w14:ligatures w14:val="standardContextual"/>
              </w:rPr>
              <w:t xml:space="preserve"> </w:t>
            </w:r>
          </w:p>
        </w:tc>
        <w:tc>
          <w:tcPr>
            <w:tcW w:w="1781" w:type="dxa"/>
            <w:tcBorders>
              <w:top w:val="nil"/>
              <w:left w:val="nil"/>
              <w:bottom w:val="single" w:sz="4" w:space="0" w:color="auto"/>
              <w:right w:val="single" w:sz="4" w:space="0" w:color="auto"/>
            </w:tcBorders>
            <w:vAlign w:val="center"/>
            <w:hideMark/>
          </w:tcPr>
          <w:p w14:paraId="3F8DE48E"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r>
      <w:tr w:rsidR="001558B1" w:rsidRPr="000A7C06" w14:paraId="2ADB460A" w14:textId="77777777" w:rsidTr="0021463E">
        <w:trPr>
          <w:trHeight w:val="1050"/>
        </w:trPr>
        <w:tc>
          <w:tcPr>
            <w:tcW w:w="1953" w:type="dxa"/>
            <w:tcBorders>
              <w:top w:val="nil"/>
              <w:left w:val="single" w:sz="4" w:space="0" w:color="auto"/>
              <w:bottom w:val="single" w:sz="4" w:space="0" w:color="auto"/>
              <w:right w:val="single" w:sz="4" w:space="0" w:color="auto"/>
            </w:tcBorders>
            <w:vAlign w:val="center"/>
            <w:hideMark/>
          </w:tcPr>
          <w:p w14:paraId="49703BED" w14:textId="77777777" w:rsidR="001558B1" w:rsidRPr="001558B1" w:rsidRDefault="001558B1" w:rsidP="0021463E">
            <w:pPr>
              <w:rPr>
                <w:rFonts w:ascii="Calibri" w:eastAsia="Times New Roman" w:hAnsi="Calibri" w:cs="Calibri"/>
                <w:color w:val="000000"/>
                <w:kern w:val="2"/>
                <w14:ligatures w14:val="standardContextual"/>
              </w:rPr>
            </w:pPr>
            <w:proofErr w:type="spellStart"/>
            <w:r w:rsidRPr="001558B1">
              <w:rPr>
                <w:rFonts w:ascii="Calibri" w:eastAsia="Times New Roman" w:hAnsi="Calibri" w:cs="Calibri"/>
                <w:color w:val="000000"/>
                <w:kern w:val="2"/>
                <w14:ligatures w14:val="standardContextual"/>
              </w:rPr>
              <w:t>Présentation</w:t>
            </w:r>
            <w:proofErr w:type="spellEnd"/>
            <w:r w:rsidRPr="001558B1">
              <w:rPr>
                <w:rFonts w:ascii="Calibri" w:eastAsia="Times New Roman" w:hAnsi="Calibri" w:cs="Calibri"/>
                <w:color w:val="000000"/>
                <w:kern w:val="2"/>
                <w14:ligatures w14:val="standardContextual"/>
              </w:rPr>
              <w:t xml:space="preserve"> du </w:t>
            </w:r>
            <w:proofErr w:type="spellStart"/>
            <w:r w:rsidRPr="001558B1">
              <w:rPr>
                <w:rFonts w:ascii="Calibri" w:eastAsia="Times New Roman" w:hAnsi="Calibri" w:cs="Calibri"/>
                <w:color w:val="000000"/>
                <w:kern w:val="2"/>
                <w14:ligatures w14:val="standardContextual"/>
              </w:rPr>
              <w:t>projet</w:t>
            </w:r>
            <w:proofErr w:type="spellEnd"/>
            <w:r w:rsidRPr="001558B1">
              <w:rPr>
                <w:rFonts w:ascii="Calibri" w:eastAsia="Times New Roman" w:hAnsi="Calibri" w:cs="Calibri"/>
                <w:color w:val="000000"/>
                <w:kern w:val="2"/>
                <w14:ligatures w14:val="standardContextual"/>
              </w:rPr>
              <w:t xml:space="preserve"> transversal</w:t>
            </w:r>
          </w:p>
        </w:tc>
        <w:tc>
          <w:tcPr>
            <w:tcW w:w="1114" w:type="dxa"/>
            <w:tcBorders>
              <w:top w:val="nil"/>
              <w:left w:val="nil"/>
              <w:bottom w:val="single" w:sz="4" w:space="0" w:color="auto"/>
              <w:right w:val="single" w:sz="4" w:space="0" w:color="auto"/>
            </w:tcBorders>
            <w:vAlign w:val="center"/>
            <w:hideMark/>
          </w:tcPr>
          <w:p w14:paraId="71B7D913"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EDUC</w:t>
            </w:r>
          </w:p>
        </w:tc>
        <w:tc>
          <w:tcPr>
            <w:tcW w:w="1464" w:type="dxa"/>
            <w:tcBorders>
              <w:top w:val="nil"/>
              <w:left w:val="nil"/>
              <w:bottom w:val="single" w:sz="4" w:space="0" w:color="auto"/>
              <w:right w:val="single" w:sz="4" w:space="0" w:color="auto"/>
            </w:tcBorders>
            <w:vAlign w:val="center"/>
            <w:hideMark/>
          </w:tcPr>
          <w:p w14:paraId="350F8FE9" w14:textId="77777777" w:rsidR="001558B1" w:rsidRPr="00031A77" w:rsidRDefault="001558B1"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Fête de fin de l'année scolaire</w:t>
            </w:r>
          </w:p>
        </w:tc>
        <w:tc>
          <w:tcPr>
            <w:tcW w:w="809" w:type="dxa"/>
            <w:tcBorders>
              <w:top w:val="nil"/>
              <w:left w:val="nil"/>
              <w:bottom w:val="single" w:sz="4" w:space="0" w:color="auto"/>
              <w:right w:val="single" w:sz="4" w:space="0" w:color="auto"/>
            </w:tcBorders>
            <w:vAlign w:val="center"/>
            <w:hideMark/>
          </w:tcPr>
          <w:p w14:paraId="3110A79A"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IE</w:t>
            </w:r>
          </w:p>
        </w:tc>
        <w:tc>
          <w:tcPr>
            <w:tcW w:w="1659" w:type="dxa"/>
            <w:tcBorders>
              <w:top w:val="nil"/>
              <w:left w:val="nil"/>
              <w:bottom w:val="single" w:sz="4" w:space="0" w:color="auto"/>
              <w:right w:val="single" w:sz="4" w:space="0" w:color="auto"/>
            </w:tcBorders>
            <w:vAlign w:val="center"/>
            <w:hideMark/>
          </w:tcPr>
          <w:p w14:paraId="66FA7D22"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xml:space="preserve">Jeune+ </w:t>
            </w:r>
            <w:proofErr w:type="spellStart"/>
            <w:r w:rsidRPr="001558B1">
              <w:rPr>
                <w:rFonts w:ascii="Calibri" w:eastAsia="Times New Roman" w:hAnsi="Calibri" w:cs="Calibri"/>
                <w:color w:val="000000"/>
                <w:kern w:val="2"/>
                <w14:ligatures w14:val="standardContextual"/>
              </w:rPr>
              <w:t>Educateurs</w:t>
            </w:r>
            <w:proofErr w:type="spellEnd"/>
            <w:r w:rsidRPr="001558B1">
              <w:rPr>
                <w:rFonts w:ascii="Calibri" w:eastAsia="Times New Roman" w:hAnsi="Calibri" w:cs="Calibri"/>
                <w:color w:val="000000"/>
                <w:kern w:val="2"/>
                <w14:ligatures w14:val="standardContextual"/>
              </w:rPr>
              <w:t xml:space="preserve"> </w:t>
            </w:r>
          </w:p>
        </w:tc>
        <w:tc>
          <w:tcPr>
            <w:tcW w:w="1781" w:type="dxa"/>
            <w:tcBorders>
              <w:top w:val="nil"/>
              <w:left w:val="nil"/>
              <w:bottom w:val="single" w:sz="4" w:space="0" w:color="auto"/>
              <w:right w:val="single" w:sz="4" w:space="0" w:color="auto"/>
            </w:tcBorders>
            <w:vAlign w:val="center"/>
            <w:hideMark/>
          </w:tcPr>
          <w:p w14:paraId="329F786A"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r>
      <w:tr w:rsidR="001558B1" w:rsidRPr="000A7C06" w14:paraId="79C66B43" w14:textId="77777777" w:rsidTr="0021463E">
        <w:trPr>
          <w:trHeight w:val="870"/>
        </w:trPr>
        <w:tc>
          <w:tcPr>
            <w:tcW w:w="1953" w:type="dxa"/>
            <w:tcBorders>
              <w:top w:val="nil"/>
              <w:left w:val="single" w:sz="4" w:space="0" w:color="auto"/>
              <w:bottom w:val="single" w:sz="4" w:space="0" w:color="auto"/>
              <w:right w:val="single" w:sz="4" w:space="0" w:color="auto"/>
            </w:tcBorders>
            <w:vAlign w:val="center"/>
            <w:hideMark/>
          </w:tcPr>
          <w:p w14:paraId="391AA4B5"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lastRenderedPageBreak/>
              <w:t xml:space="preserve">Bilan de </w:t>
            </w:r>
            <w:proofErr w:type="spellStart"/>
            <w:r w:rsidRPr="001558B1">
              <w:rPr>
                <w:rFonts w:ascii="Calibri" w:eastAsia="Times New Roman" w:hAnsi="Calibri" w:cs="Calibri"/>
                <w:color w:val="000000"/>
                <w:kern w:val="2"/>
                <w14:ligatures w14:val="standardContextual"/>
              </w:rPr>
              <w:t>l'activité</w:t>
            </w:r>
            <w:proofErr w:type="spellEnd"/>
          </w:p>
        </w:tc>
        <w:tc>
          <w:tcPr>
            <w:tcW w:w="1114" w:type="dxa"/>
            <w:tcBorders>
              <w:top w:val="nil"/>
              <w:left w:val="nil"/>
              <w:bottom w:val="single" w:sz="4" w:space="0" w:color="auto"/>
              <w:right w:val="single" w:sz="4" w:space="0" w:color="auto"/>
            </w:tcBorders>
            <w:vAlign w:val="center"/>
            <w:hideMark/>
          </w:tcPr>
          <w:p w14:paraId="4E2D7AA3"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RPEX</w:t>
            </w:r>
          </w:p>
        </w:tc>
        <w:tc>
          <w:tcPr>
            <w:tcW w:w="1464" w:type="dxa"/>
            <w:tcBorders>
              <w:top w:val="nil"/>
              <w:left w:val="nil"/>
              <w:bottom w:val="single" w:sz="4" w:space="0" w:color="auto"/>
              <w:right w:val="single" w:sz="4" w:space="0" w:color="auto"/>
            </w:tcBorders>
            <w:vAlign w:val="center"/>
            <w:hideMark/>
          </w:tcPr>
          <w:p w14:paraId="41C6929C"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xml:space="preserve"> Fin de </w:t>
            </w:r>
            <w:proofErr w:type="spellStart"/>
            <w:r w:rsidRPr="001558B1">
              <w:rPr>
                <w:rFonts w:ascii="Calibri" w:eastAsia="Times New Roman" w:hAnsi="Calibri" w:cs="Calibri"/>
                <w:color w:val="000000"/>
                <w:kern w:val="2"/>
                <w14:ligatures w14:val="standardContextual"/>
              </w:rPr>
              <w:t>l'année</w:t>
            </w:r>
            <w:proofErr w:type="spellEnd"/>
            <w:r w:rsidRPr="001558B1">
              <w:rPr>
                <w:rFonts w:ascii="Calibri" w:eastAsia="Times New Roman" w:hAnsi="Calibri" w:cs="Calibri"/>
                <w:color w:val="000000"/>
                <w:kern w:val="2"/>
                <w14:ligatures w14:val="standardContextual"/>
              </w:rPr>
              <w:t xml:space="preserve"> </w:t>
            </w:r>
            <w:proofErr w:type="spellStart"/>
            <w:r w:rsidRPr="001558B1">
              <w:rPr>
                <w:rFonts w:ascii="Calibri" w:eastAsia="Times New Roman" w:hAnsi="Calibri" w:cs="Calibri"/>
                <w:color w:val="000000"/>
                <w:kern w:val="2"/>
                <w14:ligatures w14:val="standardContextual"/>
              </w:rPr>
              <w:t>scolaire</w:t>
            </w:r>
            <w:proofErr w:type="spellEnd"/>
          </w:p>
        </w:tc>
        <w:tc>
          <w:tcPr>
            <w:tcW w:w="809" w:type="dxa"/>
            <w:tcBorders>
              <w:top w:val="nil"/>
              <w:left w:val="nil"/>
              <w:bottom w:val="single" w:sz="4" w:space="0" w:color="auto"/>
              <w:right w:val="single" w:sz="4" w:space="0" w:color="auto"/>
            </w:tcBorders>
            <w:vAlign w:val="center"/>
            <w:hideMark/>
          </w:tcPr>
          <w:p w14:paraId="79F34AE0"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c>
          <w:tcPr>
            <w:tcW w:w="1659" w:type="dxa"/>
            <w:tcBorders>
              <w:top w:val="nil"/>
              <w:left w:val="nil"/>
              <w:bottom w:val="single" w:sz="4" w:space="0" w:color="auto"/>
              <w:right w:val="single" w:sz="4" w:space="0" w:color="auto"/>
            </w:tcBorders>
            <w:vAlign w:val="center"/>
            <w:hideMark/>
          </w:tcPr>
          <w:p w14:paraId="058C7C46" w14:textId="77777777" w:rsidR="001558B1" w:rsidRPr="001558B1" w:rsidRDefault="001558B1" w:rsidP="0021463E">
            <w:pPr>
              <w:rPr>
                <w:rFonts w:ascii="Calibri" w:eastAsia="Times New Roman" w:hAnsi="Calibri" w:cs="Calibri"/>
                <w:color w:val="000000"/>
                <w:kern w:val="2"/>
                <w14:ligatures w14:val="standardContextual"/>
              </w:rPr>
            </w:pPr>
            <w:proofErr w:type="spellStart"/>
            <w:r w:rsidRPr="001558B1">
              <w:rPr>
                <w:rFonts w:ascii="Calibri" w:eastAsia="Times New Roman" w:hAnsi="Calibri" w:cs="Calibri"/>
                <w:color w:val="000000"/>
                <w:kern w:val="2"/>
                <w14:ligatures w14:val="standardContextual"/>
              </w:rPr>
              <w:t>Educateurs</w:t>
            </w:r>
            <w:proofErr w:type="spellEnd"/>
            <w:r w:rsidRPr="001558B1">
              <w:rPr>
                <w:rFonts w:ascii="Calibri" w:eastAsia="Times New Roman" w:hAnsi="Calibri" w:cs="Calibri"/>
                <w:color w:val="000000"/>
                <w:kern w:val="2"/>
                <w14:ligatures w14:val="standardContextual"/>
              </w:rPr>
              <w:t xml:space="preserve">+ </w:t>
            </w:r>
            <w:proofErr w:type="spellStart"/>
            <w:r w:rsidRPr="001558B1">
              <w:rPr>
                <w:rFonts w:ascii="Calibri" w:eastAsia="Times New Roman" w:hAnsi="Calibri" w:cs="Calibri"/>
                <w:color w:val="000000"/>
                <w:kern w:val="2"/>
                <w14:ligatures w14:val="standardContextual"/>
              </w:rPr>
              <w:t>Pôle</w:t>
            </w:r>
            <w:proofErr w:type="spellEnd"/>
            <w:r w:rsidRPr="001558B1">
              <w:rPr>
                <w:rFonts w:ascii="Calibri" w:eastAsia="Times New Roman" w:hAnsi="Calibri" w:cs="Calibri"/>
                <w:color w:val="000000"/>
                <w:kern w:val="2"/>
                <w14:ligatures w14:val="standardContextual"/>
              </w:rPr>
              <w:t xml:space="preserve"> </w:t>
            </w:r>
            <w:proofErr w:type="spellStart"/>
            <w:r w:rsidRPr="001558B1">
              <w:rPr>
                <w:rFonts w:ascii="Calibri" w:eastAsia="Times New Roman" w:hAnsi="Calibri" w:cs="Calibri"/>
                <w:color w:val="000000"/>
                <w:kern w:val="2"/>
                <w14:ligatures w14:val="standardContextual"/>
              </w:rPr>
              <w:t>éducation</w:t>
            </w:r>
            <w:proofErr w:type="spellEnd"/>
          </w:p>
        </w:tc>
        <w:tc>
          <w:tcPr>
            <w:tcW w:w="1781" w:type="dxa"/>
            <w:tcBorders>
              <w:top w:val="nil"/>
              <w:left w:val="nil"/>
              <w:bottom w:val="single" w:sz="4" w:space="0" w:color="auto"/>
              <w:right w:val="single" w:sz="4" w:space="0" w:color="auto"/>
            </w:tcBorders>
            <w:vAlign w:val="center"/>
            <w:hideMark/>
          </w:tcPr>
          <w:p w14:paraId="79883782" w14:textId="77777777" w:rsidR="001558B1" w:rsidRPr="001558B1" w:rsidRDefault="001558B1" w:rsidP="0021463E">
            <w:pPr>
              <w:rPr>
                <w:rFonts w:ascii="Calibri" w:eastAsia="Times New Roman" w:hAnsi="Calibri" w:cs="Calibri"/>
                <w:color w:val="000000"/>
                <w:kern w:val="2"/>
                <w14:ligatures w14:val="standardContextual"/>
              </w:rPr>
            </w:pPr>
            <w:r w:rsidRPr="001558B1">
              <w:rPr>
                <w:rFonts w:ascii="Calibri" w:eastAsia="Times New Roman" w:hAnsi="Calibri" w:cs="Calibri"/>
                <w:color w:val="000000"/>
                <w:kern w:val="2"/>
                <w14:ligatures w14:val="standardContextual"/>
              </w:rPr>
              <w:t> </w:t>
            </w:r>
          </w:p>
        </w:tc>
      </w:tr>
      <w:bookmarkEnd w:id="123"/>
    </w:tbl>
    <w:p w14:paraId="12B7ADEA" w14:textId="77777777" w:rsidR="001558B1" w:rsidRDefault="001558B1">
      <w:pPr>
        <w:pStyle w:val="CERESBody"/>
        <w:spacing w:after="80"/>
      </w:pPr>
    </w:p>
    <w:p w14:paraId="13A8A1B3" w14:textId="432F907C" w:rsidR="00A81020" w:rsidRDefault="00000000" w:rsidP="00EB3F13">
      <w:pPr>
        <w:pStyle w:val="Titre4"/>
      </w:pPr>
      <w:bookmarkStart w:id="124" w:name="_Toc223448075"/>
      <w:r>
        <w:t>Le COLY</w:t>
      </w:r>
      <w:bookmarkEnd w:id="124"/>
    </w:p>
    <w:p w14:paraId="47500B72" w14:textId="77777777" w:rsidR="00A81020" w:rsidRPr="00031A77" w:rsidRDefault="00000000" w:rsidP="00E81DB5">
      <w:pPr>
        <w:pStyle w:val="CERESBody"/>
        <w:spacing w:after="80"/>
        <w:jc w:val="both"/>
        <w:rPr>
          <w:lang w:val="fr-FR"/>
        </w:rPr>
      </w:pPr>
      <w:r w:rsidRPr="00031A77">
        <w:rPr>
          <w:lang w:val="fr-FR"/>
        </w:rPr>
        <w:t>Le conseil lycée est une réunion au cours de laquelle le Responsable du Parcours Excellence, les tuteurs, les responsables des Foyers, les membres du Pôle Education, ainsi que, le cas échéant, les délégués des parents et le DPR, étudient la situation de chaque lycéen et analysent ses résultats. L’objectif est de proposer des actions constructives visant à améliorer son niveau scolaire et comportemental. Ainsi, chaque tuteur ou tutrice présente le cas de ses jeunes, et à l’issue de la réunion, le comité décide de l’appréciation à formuler et du plan d’action à mettre en place pour chacun d’eux.</w:t>
      </w:r>
    </w:p>
    <w:p w14:paraId="64D3EFD3" w14:textId="6B5DB271" w:rsidR="00A81020" w:rsidRPr="00031A77" w:rsidRDefault="00000000" w:rsidP="00EB3F13">
      <w:pPr>
        <w:pStyle w:val="Titre4"/>
        <w:rPr>
          <w:lang w:val="fr-FR"/>
        </w:rPr>
      </w:pPr>
      <w:bookmarkStart w:id="125" w:name="_Toc223448076"/>
      <w:r w:rsidRPr="00031A77">
        <w:rPr>
          <w:lang w:val="fr-FR"/>
        </w:rPr>
        <w:t xml:space="preserve">Les séances de Développement </w:t>
      </w:r>
      <w:proofErr w:type="gramStart"/>
      <w:r w:rsidR="009F39DD" w:rsidRPr="00031A77">
        <w:rPr>
          <w:lang w:val="fr-FR"/>
        </w:rPr>
        <w:t>personnel:</w:t>
      </w:r>
      <w:bookmarkEnd w:id="125"/>
      <w:proofErr w:type="gramEnd"/>
    </w:p>
    <w:p w14:paraId="31A46292" w14:textId="77777777" w:rsidR="00A81020" w:rsidRPr="00031A77" w:rsidRDefault="00000000" w:rsidP="00E81DB5">
      <w:pPr>
        <w:pStyle w:val="CERESBody"/>
        <w:spacing w:after="80"/>
        <w:jc w:val="both"/>
        <w:rPr>
          <w:lang w:val="fr-FR"/>
        </w:rPr>
      </w:pPr>
      <w:r w:rsidRPr="00031A77">
        <w:rPr>
          <w:lang w:val="fr-FR"/>
        </w:rPr>
        <w:t>Elaborée par l’équipe DVP et animée par l’équipe IE, les séances de DVP ont pour objectif d’éduquer les jeunes à devenir responsables, autonomes et exemplaires.</w:t>
      </w:r>
    </w:p>
    <w:p w14:paraId="0A664A9E" w14:textId="77777777" w:rsidR="00A81020" w:rsidRPr="00031A77" w:rsidRDefault="00000000" w:rsidP="00E81DB5">
      <w:pPr>
        <w:pStyle w:val="CERESBody"/>
        <w:spacing w:after="80"/>
        <w:jc w:val="both"/>
        <w:rPr>
          <w:lang w:val="fr-FR"/>
        </w:rPr>
      </w:pPr>
      <w:r w:rsidRPr="00031A77">
        <w:rPr>
          <w:lang w:val="fr-FR"/>
        </w:rPr>
        <w:t>La préparation ainsi que les comptes-rendus des séances ont lieu pendant les pôles DVP. Ces temps de présentation des séances par l’équipe Développement aux éducateurs portent sur les thèmes à animer. Une présentation des fiches et une mise en pratique si nécessaire permet à l’équipe éducative de s’approprier les fiches. Ces derniers font alors des remarques et proposent de nouvelles idées d’animation.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1"/>
        <w:gridCol w:w="1889"/>
        <w:gridCol w:w="1880"/>
        <w:gridCol w:w="1461"/>
      </w:tblGrid>
      <w:tr w:rsidR="00C65FD7" w:rsidRPr="000A7C06" w14:paraId="224F5FC0" w14:textId="77777777" w:rsidTr="00034206">
        <w:trPr>
          <w:trHeight w:val="448"/>
          <w:jc w:val="center"/>
        </w:trPr>
        <w:tc>
          <w:tcPr>
            <w:tcW w:w="1801" w:type="dxa"/>
            <w:tcBorders>
              <w:top w:val="single" w:sz="4" w:space="0" w:color="000000"/>
              <w:left w:val="single" w:sz="4" w:space="0" w:color="000000"/>
              <w:bottom w:val="single" w:sz="4" w:space="0" w:color="000000"/>
              <w:right w:val="single" w:sz="4" w:space="0" w:color="000000"/>
              <w:tl2br w:val="single" w:sz="4" w:space="0" w:color="auto"/>
            </w:tcBorders>
            <w:shd w:val="clear" w:color="auto" w:fill="C6D9F1" w:themeFill="text2" w:themeFillTint="33"/>
          </w:tcPr>
          <w:p w14:paraId="4D050167" w14:textId="77777777" w:rsidR="00C65FD7" w:rsidRPr="00031A77" w:rsidRDefault="00C65FD7" w:rsidP="0021463E">
            <w:pPr>
              <w:ind w:firstLine="33"/>
              <w:rPr>
                <w:rFonts w:ascii="Calibri" w:eastAsia="Times" w:hAnsi="Calibri" w:cs="Calibri"/>
                <w:b/>
                <w:kern w:val="2"/>
                <w:lang w:val="fr-FR"/>
                <w14:ligatures w14:val="standardContextual"/>
              </w:rPr>
            </w:pPr>
          </w:p>
          <w:p w14:paraId="5413A74E" w14:textId="77777777" w:rsidR="00C65FD7" w:rsidRPr="00031A77" w:rsidRDefault="00C65FD7" w:rsidP="0021463E">
            <w:pPr>
              <w:ind w:firstLine="33"/>
              <w:rPr>
                <w:rFonts w:ascii="Calibri" w:eastAsia="Times" w:hAnsi="Calibri" w:cs="Calibri"/>
                <w:b/>
                <w:kern w:val="2"/>
                <w:lang w:val="fr-FR"/>
                <w14:ligatures w14:val="standardContextual"/>
              </w:rPr>
            </w:pPr>
            <w:r w:rsidRPr="00C65FD7">
              <w:rPr>
                <w:noProof/>
                <w:kern w:val="2"/>
                <w14:ligatures w14:val="standardContextual"/>
              </w:rPr>
              <mc:AlternateContent>
                <mc:Choice Requires="wps">
                  <w:drawing>
                    <wp:anchor distT="0" distB="0" distL="114300" distR="114300" simplePos="0" relativeHeight="251652096" behindDoc="0" locked="0" layoutInCell="1" allowOverlap="1" wp14:anchorId="36A0526E" wp14:editId="44D11A22">
                      <wp:simplePos x="0" y="0"/>
                      <wp:positionH relativeFrom="column">
                        <wp:posOffset>14605</wp:posOffset>
                      </wp:positionH>
                      <wp:positionV relativeFrom="paragraph">
                        <wp:posOffset>14605</wp:posOffset>
                      </wp:positionV>
                      <wp:extent cx="668655" cy="327660"/>
                      <wp:effectExtent l="0" t="0" r="0" b="0"/>
                      <wp:wrapNone/>
                      <wp:docPr id="653726566" name="Zone de texte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8655" cy="327660"/>
                              </a:xfrm>
                              <a:prstGeom prst="rect">
                                <a:avLst/>
                              </a:prstGeom>
                              <a:noFill/>
                              <a:ln>
                                <a:noFill/>
                              </a:ln>
                            </wps:spPr>
                            <wps:txbx>
                              <w:txbxContent>
                                <w:p w14:paraId="61C1EADC" w14:textId="77777777" w:rsidR="00C65FD7" w:rsidRDefault="00C65FD7" w:rsidP="00C65FD7">
                                  <w:pPr>
                                    <w:rPr>
                                      <w:b/>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0526E" id="_x0000_t202" coordsize="21600,21600" o:spt="202" path="m,l,21600r21600,l21600,xe">
                      <v:stroke joinstyle="miter"/>
                      <v:path gradientshapeok="t" o:connecttype="rect"/>
                    </v:shapetype>
                    <v:shape id="Zone de texte 190" o:spid="_x0000_s1026" type="#_x0000_t202" style="position:absolute;left:0;text-align:left;margin-left:1.15pt;margin-top:1.15pt;width:52.65pt;height:25.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" filled="f" stroked="f">
                      <v:textbox>
                        <w:txbxContent>
                          <w:p w14:paraId="61C1EADC" w14:textId="77777777" w:rsidR="00C65FD7" w:rsidRDefault="00C65FD7" w:rsidP="00C65FD7">
                            <w:pPr>
                              <w:rPr>
                                <w:b/>
                              </w:rPr>
                            </w:pPr>
                          </w:p>
                        </w:txbxContent>
                      </v:textbox>
                    </v:shape>
                  </w:pict>
                </mc:Fallback>
              </mc:AlternateContent>
            </w:r>
          </w:p>
        </w:tc>
        <w:tc>
          <w:tcPr>
            <w:tcW w:w="1889"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110641D7" w14:textId="77777777" w:rsidR="00C65FD7" w:rsidRPr="00C65FD7" w:rsidRDefault="00C65FD7" w:rsidP="0021463E">
            <w:pPr>
              <w:ind w:firstLine="33"/>
              <w:rPr>
                <w:rFonts w:ascii="Calibri" w:eastAsia="Times" w:hAnsi="Calibri" w:cs="Calibri"/>
                <w:b/>
                <w:kern w:val="2"/>
                <w:vertAlign w:val="superscript"/>
                <w14:ligatures w14:val="standardContextual"/>
              </w:rPr>
            </w:pPr>
            <w:r w:rsidRPr="00C65FD7">
              <w:rPr>
                <w:rFonts w:ascii="Calibri" w:eastAsia="Times" w:hAnsi="Calibri" w:cs="Calibri"/>
                <w:b/>
                <w:kern w:val="2"/>
                <w14:ligatures w14:val="standardContextual"/>
              </w:rPr>
              <w:t>2</w:t>
            </w:r>
            <w:r w:rsidRPr="00C65FD7">
              <w:rPr>
                <w:rFonts w:ascii="Calibri" w:eastAsia="Times" w:hAnsi="Calibri" w:cs="Calibri"/>
                <w:b/>
                <w:kern w:val="2"/>
                <w:vertAlign w:val="superscript"/>
                <w14:ligatures w14:val="standardContextual"/>
              </w:rPr>
              <w:t>nde</w:t>
            </w:r>
          </w:p>
        </w:tc>
        <w:tc>
          <w:tcPr>
            <w:tcW w:w="1880"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38189B2A" w14:textId="77777777" w:rsidR="00C65FD7" w:rsidRPr="00C65FD7" w:rsidRDefault="00C65FD7" w:rsidP="0021463E">
            <w:pPr>
              <w:ind w:firstLine="33"/>
              <w:rPr>
                <w:rFonts w:ascii="Calibri" w:eastAsia="Times" w:hAnsi="Calibri" w:cs="Calibri"/>
                <w:b/>
                <w:kern w:val="2"/>
                <w:vertAlign w:val="superscript"/>
                <w14:ligatures w14:val="standardContextual"/>
              </w:rPr>
            </w:pPr>
            <w:r w:rsidRPr="00C65FD7">
              <w:rPr>
                <w:rFonts w:ascii="Calibri" w:eastAsia="Times" w:hAnsi="Calibri" w:cs="Calibri"/>
                <w:b/>
                <w:kern w:val="2"/>
                <w14:ligatures w14:val="standardContextual"/>
              </w:rPr>
              <w:t>1</w:t>
            </w:r>
            <w:r w:rsidRPr="00C65FD7">
              <w:rPr>
                <w:rFonts w:ascii="Calibri" w:eastAsia="Times" w:hAnsi="Calibri" w:cs="Calibri"/>
                <w:b/>
                <w:kern w:val="2"/>
                <w:vertAlign w:val="superscript"/>
                <w14:ligatures w14:val="standardContextual"/>
              </w:rPr>
              <w:t>ère</w:t>
            </w:r>
          </w:p>
        </w:tc>
        <w:tc>
          <w:tcPr>
            <w:tcW w:w="1461" w:type="dxa"/>
            <w:tcBorders>
              <w:top w:val="single" w:sz="4" w:space="0" w:color="000000"/>
              <w:left w:val="single" w:sz="4" w:space="0" w:color="000000"/>
              <w:bottom w:val="single" w:sz="4" w:space="0" w:color="000000"/>
              <w:right w:val="single" w:sz="4" w:space="0" w:color="000000"/>
            </w:tcBorders>
            <w:shd w:val="clear" w:color="auto" w:fill="C6D9F1" w:themeFill="text2" w:themeFillTint="33"/>
            <w:hideMark/>
          </w:tcPr>
          <w:p w14:paraId="23056DBB" w14:textId="77777777" w:rsidR="00C65FD7" w:rsidRPr="00C65FD7" w:rsidRDefault="00C65FD7" w:rsidP="0021463E">
            <w:pPr>
              <w:ind w:firstLine="33"/>
              <w:rPr>
                <w:rFonts w:ascii="Calibri" w:eastAsia="Times" w:hAnsi="Calibri" w:cs="Calibri"/>
                <w:b/>
                <w:kern w:val="2"/>
                <w14:ligatures w14:val="standardContextual"/>
              </w:rPr>
            </w:pPr>
            <w:proofErr w:type="spellStart"/>
            <w:r w:rsidRPr="00C65FD7">
              <w:rPr>
                <w:rFonts w:ascii="Calibri" w:eastAsia="Times" w:hAnsi="Calibri" w:cs="Calibri"/>
                <w:b/>
                <w:kern w:val="2"/>
                <w14:ligatures w14:val="standardContextual"/>
              </w:rPr>
              <w:t>Tle</w:t>
            </w:r>
            <w:proofErr w:type="spellEnd"/>
          </w:p>
        </w:tc>
      </w:tr>
      <w:tr w:rsidR="00C65FD7" w:rsidRPr="000A7C06" w14:paraId="64C8E18E" w14:textId="77777777" w:rsidTr="0021463E">
        <w:trPr>
          <w:trHeight w:val="286"/>
          <w:jc w:val="center"/>
        </w:trPr>
        <w:tc>
          <w:tcPr>
            <w:tcW w:w="1801" w:type="dxa"/>
            <w:tcBorders>
              <w:top w:val="single" w:sz="4" w:space="0" w:color="000000"/>
              <w:left w:val="single" w:sz="4" w:space="0" w:color="000000"/>
              <w:bottom w:val="single" w:sz="4" w:space="0" w:color="000000"/>
              <w:right w:val="single" w:sz="4" w:space="0" w:color="000000"/>
            </w:tcBorders>
            <w:hideMark/>
          </w:tcPr>
          <w:p w14:paraId="5A1900CC"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Nombres</w:t>
            </w:r>
          </w:p>
        </w:tc>
        <w:tc>
          <w:tcPr>
            <w:tcW w:w="1889" w:type="dxa"/>
            <w:tcBorders>
              <w:top w:val="single" w:sz="4" w:space="0" w:color="000000"/>
              <w:left w:val="single" w:sz="4" w:space="0" w:color="000000"/>
              <w:bottom w:val="single" w:sz="4" w:space="0" w:color="000000"/>
              <w:right w:val="single" w:sz="4" w:space="0" w:color="000000"/>
            </w:tcBorders>
            <w:hideMark/>
          </w:tcPr>
          <w:p w14:paraId="0C4066DB"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6</w:t>
            </w:r>
          </w:p>
        </w:tc>
        <w:tc>
          <w:tcPr>
            <w:tcW w:w="1880" w:type="dxa"/>
            <w:tcBorders>
              <w:top w:val="single" w:sz="4" w:space="0" w:color="000000"/>
              <w:left w:val="single" w:sz="4" w:space="0" w:color="000000"/>
              <w:bottom w:val="single" w:sz="4" w:space="0" w:color="000000"/>
              <w:right w:val="single" w:sz="4" w:space="0" w:color="000000"/>
            </w:tcBorders>
            <w:hideMark/>
          </w:tcPr>
          <w:p w14:paraId="1DB6A3BF"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6</w:t>
            </w:r>
          </w:p>
        </w:tc>
        <w:tc>
          <w:tcPr>
            <w:tcW w:w="1461" w:type="dxa"/>
            <w:tcBorders>
              <w:top w:val="single" w:sz="4" w:space="0" w:color="000000"/>
              <w:left w:val="single" w:sz="4" w:space="0" w:color="000000"/>
              <w:bottom w:val="single" w:sz="4" w:space="0" w:color="000000"/>
              <w:right w:val="single" w:sz="4" w:space="0" w:color="000000"/>
            </w:tcBorders>
            <w:hideMark/>
          </w:tcPr>
          <w:p w14:paraId="02B4951B"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6</w:t>
            </w:r>
          </w:p>
        </w:tc>
      </w:tr>
      <w:tr w:rsidR="00C65FD7" w:rsidRPr="00031A77" w14:paraId="6DF5D43E" w14:textId="77777777" w:rsidTr="0021463E">
        <w:trPr>
          <w:trHeight w:val="413"/>
          <w:jc w:val="center"/>
        </w:trPr>
        <w:tc>
          <w:tcPr>
            <w:tcW w:w="1801" w:type="dxa"/>
            <w:tcBorders>
              <w:top w:val="single" w:sz="4" w:space="0" w:color="000000"/>
              <w:left w:val="single" w:sz="4" w:space="0" w:color="000000"/>
              <w:bottom w:val="single" w:sz="4" w:space="0" w:color="000000"/>
              <w:right w:val="single" w:sz="4" w:space="0" w:color="000000"/>
            </w:tcBorders>
            <w:hideMark/>
          </w:tcPr>
          <w:p w14:paraId="09820000"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Objectif</w:t>
            </w:r>
          </w:p>
        </w:tc>
        <w:tc>
          <w:tcPr>
            <w:tcW w:w="1889" w:type="dxa"/>
            <w:tcBorders>
              <w:top w:val="single" w:sz="4" w:space="0" w:color="000000"/>
              <w:left w:val="single" w:sz="4" w:space="0" w:color="000000"/>
              <w:bottom w:val="single" w:sz="4" w:space="0" w:color="000000"/>
              <w:right w:val="single" w:sz="4" w:space="0" w:color="000000"/>
            </w:tcBorders>
            <w:hideMark/>
          </w:tcPr>
          <w:p w14:paraId="5B46AA55"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 xml:space="preserve">Augmenter </w:t>
            </w:r>
            <w:proofErr w:type="spellStart"/>
            <w:r w:rsidRPr="00C65FD7">
              <w:rPr>
                <w:rFonts w:ascii="Calibri" w:eastAsia="Times" w:hAnsi="Calibri" w:cs="Calibri"/>
                <w:b/>
                <w:kern w:val="2"/>
                <w14:ligatures w14:val="standardContextual"/>
              </w:rPr>
              <w:t>l’estime</w:t>
            </w:r>
            <w:proofErr w:type="spellEnd"/>
            <w:r w:rsidRPr="00C65FD7">
              <w:rPr>
                <w:rFonts w:ascii="Calibri" w:eastAsia="Times" w:hAnsi="Calibri" w:cs="Calibri"/>
                <w:b/>
                <w:kern w:val="2"/>
                <w14:ligatures w14:val="standardContextual"/>
              </w:rPr>
              <w:t xml:space="preserve"> de soi</w:t>
            </w:r>
          </w:p>
        </w:tc>
        <w:tc>
          <w:tcPr>
            <w:tcW w:w="1880" w:type="dxa"/>
            <w:tcBorders>
              <w:top w:val="single" w:sz="4" w:space="0" w:color="000000"/>
              <w:left w:val="single" w:sz="4" w:space="0" w:color="000000"/>
              <w:bottom w:val="single" w:sz="4" w:space="0" w:color="000000"/>
              <w:right w:val="single" w:sz="4" w:space="0" w:color="000000"/>
            </w:tcBorders>
            <w:hideMark/>
          </w:tcPr>
          <w:p w14:paraId="410170C5" w14:textId="77777777" w:rsidR="00C65FD7" w:rsidRPr="00C65FD7" w:rsidRDefault="00C65FD7" w:rsidP="0021463E">
            <w:pPr>
              <w:ind w:firstLine="33"/>
              <w:rPr>
                <w:rFonts w:ascii="Calibri" w:eastAsia="Times" w:hAnsi="Calibri" w:cs="Calibri"/>
                <w:b/>
                <w:kern w:val="2"/>
                <w14:ligatures w14:val="standardContextual"/>
              </w:rPr>
            </w:pPr>
            <w:proofErr w:type="spellStart"/>
            <w:r w:rsidRPr="00C65FD7">
              <w:rPr>
                <w:rFonts w:ascii="Calibri" w:eastAsia="Times" w:hAnsi="Calibri" w:cs="Calibri"/>
                <w:b/>
                <w:kern w:val="2"/>
                <w14:ligatures w14:val="standardContextual"/>
              </w:rPr>
              <w:t>Apprendre</w:t>
            </w:r>
            <w:proofErr w:type="spellEnd"/>
            <w:r w:rsidRPr="00C65FD7">
              <w:rPr>
                <w:rFonts w:ascii="Calibri" w:eastAsia="Times" w:hAnsi="Calibri" w:cs="Calibri"/>
                <w:b/>
                <w:kern w:val="2"/>
                <w14:ligatures w14:val="standardContextual"/>
              </w:rPr>
              <w:t xml:space="preserve"> la </w:t>
            </w:r>
            <w:proofErr w:type="spellStart"/>
            <w:r w:rsidRPr="00C65FD7">
              <w:rPr>
                <w:rFonts w:ascii="Calibri" w:eastAsia="Times" w:hAnsi="Calibri" w:cs="Calibri"/>
                <w:b/>
                <w:kern w:val="2"/>
                <w14:ligatures w14:val="standardContextual"/>
              </w:rPr>
              <w:t>citoyenneté</w:t>
            </w:r>
            <w:proofErr w:type="spellEnd"/>
          </w:p>
        </w:tc>
        <w:tc>
          <w:tcPr>
            <w:tcW w:w="1461" w:type="dxa"/>
            <w:tcBorders>
              <w:top w:val="single" w:sz="4" w:space="0" w:color="000000"/>
              <w:left w:val="single" w:sz="4" w:space="0" w:color="000000"/>
              <w:bottom w:val="single" w:sz="4" w:space="0" w:color="000000"/>
              <w:right w:val="single" w:sz="4" w:space="0" w:color="000000"/>
            </w:tcBorders>
            <w:hideMark/>
          </w:tcPr>
          <w:p w14:paraId="6F501300" w14:textId="77777777" w:rsidR="00C65FD7" w:rsidRPr="00031A77" w:rsidRDefault="00C65FD7" w:rsidP="0021463E">
            <w:pPr>
              <w:ind w:firstLine="33"/>
              <w:rPr>
                <w:rFonts w:ascii="Calibri" w:eastAsia="Times" w:hAnsi="Calibri" w:cs="Calibri"/>
                <w:b/>
                <w:kern w:val="2"/>
                <w:lang w:val="fr-FR"/>
                <w14:ligatures w14:val="standardContextual"/>
              </w:rPr>
            </w:pPr>
            <w:r w:rsidRPr="00031A77">
              <w:rPr>
                <w:rFonts w:ascii="Calibri" w:eastAsia="Times" w:hAnsi="Calibri" w:cs="Calibri"/>
                <w:b/>
                <w:kern w:val="2"/>
                <w:lang w:val="fr-FR"/>
                <w14:ligatures w14:val="standardContextual"/>
              </w:rPr>
              <w:t>Donner une direction à sa vie</w:t>
            </w:r>
          </w:p>
        </w:tc>
      </w:tr>
      <w:tr w:rsidR="00C65FD7" w:rsidRPr="000A7C06" w14:paraId="1CA30FC2" w14:textId="77777777" w:rsidTr="0021463E">
        <w:trPr>
          <w:trHeight w:val="508"/>
          <w:jc w:val="center"/>
        </w:trPr>
        <w:tc>
          <w:tcPr>
            <w:tcW w:w="1801" w:type="dxa"/>
            <w:tcBorders>
              <w:top w:val="single" w:sz="4" w:space="0" w:color="000000"/>
              <w:left w:val="single" w:sz="4" w:space="0" w:color="000000"/>
              <w:bottom w:val="single" w:sz="4" w:space="0" w:color="000000"/>
              <w:right w:val="single" w:sz="4" w:space="0" w:color="000000"/>
            </w:tcBorders>
            <w:vAlign w:val="center"/>
            <w:hideMark/>
          </w:tcPr>
          <w:p w14:paraId="0ADC486F"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Timing</w:t>
            </w:r>
          </w:p>
        </w:tc>
        <w:tc>
          <w:tcPr>
            <w:tcW w:w="1889" w:type="dxa"/>
            <w:tcBorders>
              <w:top w:val="single" w:sz="4" w:space="0" w:color="000000"/>
              <w:left w:val="single" w:sz="4" w:space="0" w:color="000000"/>
              <w:bottom w:val="single" w:sz="4" w:space="0" w:color="000000"/>
              <w:right w:val="single" w:sz="4" w:space="0" w:color="000000"/>
            </w:tcBorders>
            <w:vAlign w:val="center"/>
            <w:hideMark/>
          </w:tcPr>
          <w:p w14:paraId="3FD3922E"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WIN</w:t>
            </w:r>
          </w:p>
        </w:tc>
        <w:tc>
          <w:tcPr>
            <w:tcW w:w="1880" w:type="dxa"/>
            <w:tcBorders>
              <w:top w:val="single" w:sz="4" w:space="0" w:color="000000"/>
              <w:left w:val="single" w:sz="4" w:space="0" w:color="000000"/>
              <w:bottom w:val="single" w:sz="4" w:space="0" w:color="000000"/>
              <w:right w:val="single" w:sz="4" w:space="0" w:color="000000"/>
            </w:tcBorders>
            <w:vAlign w:val="center"/>
            <w:hideMark/>
          </w:tcPr>
          <w:p w14:paraId="329BCFF8"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WIN</w:t>
            </w:r>
          </w:p>
        </w:tc>
        <w:tc>
          <w:tcPr>
            <w:tcW w:w="1461" w:type="dxa"/>
            <w:tcBorders>
              <w:top w:val="single" w:sz="4" w:space="0" w:color="000000"/>
              <w:left w:val="single" w:sz="4" w:space="0" w:color="000000"/>
              <w:bottom w:val="single" w:sz="4" w:space="0" w:color="000000"/>
              <w:right w:val="single" w:sz="4" w:space="0" w:color="000000"/>
            </w:tcBorders>
            <w:hideMark/>
          </w:tcPr>
          <w:p w14:paraId="1E862E18" w14:textId="77777777" w:rsidR="00C65FD7" w:rsidRPr="00C65FD7" w:rsidRDefault="00C65FD7" w:rsidP="0021463E">
            <w:pPr>
              <w:ind w:firstLine="33"/>
              <w:rPr>
                <w:rFonts w:ascii="Calibri" w:eastAsia="Times" w:hAnsi="Calibri" w:cs="Calibri"/>
                <w:b/>
                <w:kern w:val="2"/>
                <w14:ligatures w14:val="standardContextual"/>
              </w:rPr>
            </w:pPr>
            <w:r w:rsidRPr="00C65FD7">
              <w:rPr>
                <w:rFonts w:ascii="Calibri" w:eastAsia="Times" w:hAnsi="Calibri" w:cs="Calibri"/>
                <w:b/>
                <w:kern w:val="2"/>
                <w14:ligatures w14:val="standardContextual"/>
              </w:rPr>
              <w:t>WIN</w:t>
            </w:r>
          </w:p>
        </w:tc>
      </w:tr>
    </w:tbl>
    <w:p w14:paraId="51A35B83" w14:textId="77777777" w:rsidR="00A3759A" w:rsidRDefault="00A3759A">
      <w:pPr>
        <w:pStyle w:val="CERESBody"/>
      </w:pPr>
    </w:p>
    <w:p w14:paraId="4207A383" w14:textId="7ABF0A46" w:rsidR="00A81020" w:rsidRDefault="00000000" w:rsidP="00F04B3D">
      <w:pPr>
        <w:pStyle w:val="Titre4"/>
      </w:pPr>
      <w:bookmarkStart w:id="126" w:name="_Toc223448077"/>
      <w:proofErr w:type="spellStart"/>
      <w:r>
        <w:t>L’orientation</w:t>
      </w:r>
      <w:bookmarkEnd w:id="126"/>
      <w:proofErr w:type="spellEnd"/>
    </w:p>
    <w:p w14:paraId="3A18C037" w14:textId="77777777" w:rsidR="00A81020" w:rsidRPr="00031A77" w:rsidRDefault="00000000" w:rsidP="00E81DB5">
      <w:pPr>
        <w:pStyle w:val="CERESBody"/>
        <w:spacing w:after="80"/>
        <w:jc w:val="both"/>
        <w:rPr>
          <w:lang w:val="fr-FR"/>
        </w:rPr>
      </w:pPr>
      <w:r w:rsidRPr="00031A77">
        <w:rPr>
          <w:lang w:val="fr-FR"/>
        </w:rPr>
        <w:t xml:space="preserve">Les séances d’orientation sont des séances mises en place par le responsable BOE et animées par l’équipe IE. Elles ont pour objectif de concrétiser les choix des jeunes en matière de projet professionnel, de leur indiquer les parcours à suivre et de les préparer au monde du travail. Les séances pour les 2nde, 1èreet </w:t>
      </w:r>
      <w:proofErr w:type="spellStart"/>
      <w:r w:rsidRPr="00031A77">
        <w:rPr>
          <w:lang w:val="fr-FR"/>
        </w:rPr>
        <w:t>Tle</w:t>
      </w:r>
      <w:proofErr w:type="spellEnd"/>
      <w:r w:rsidRPr="00031A77">
        <w:rPr>
          <w:lang w:val="fr-FR"/>
        </w:rPr>
        <w:t xml:space="preserve"> se font pendant le WIN.</w:t>
      </w:r>
    </w:p>
    <w:p w14:paraId="6292DFD6" w14:textId="0EBF32E9" w:rsidR="00A81020" w:rsidRDefault="00000000" w:rsidP="00DF0AF6">
      <w:pPr>
        <w:pStyle w:val="Titre4"/>
      </w:pPr>
      <w:bookmarkStart w:id="127" w:name="_Toc223448078"/>
      <w:proofErr w:type="spellStart"/>
      <w:r>
        <w:t>L’Heure</w:t>
      </w:r>
      <w:proofErr w:type="spellEnd"/>
      <w:r>
        <w:t xml:space="preserve"> de Vie à </w:t>
      </w:r>
      <w:proofErr w:type="spellStart"/>
      <w:r>
        <w:t>l’Internat</w:t>
      </w:r>
      <w:bookmarkEnd w:id="127"/>
      <w:proofErr w:type="spellEnd"/>
    </w:p>
    <w:p w14:paraId="37A1F720" w14:textId="77777777" w:rsidR="00A81020" w:rsidRPr="00031A77" w:rsidRDefault="00000000" w:rsidP="00E81DB5">
      <w:pPr>
        <w:pStyle w:val="CERESBody"/>
        <w:spacing w:after="80"/>
        <w:jc w:val="both"/>
        <w:rPr>
          <w:lang w:val="fr-FR"/>
        </w:rPr>
      </w:pPr>
      <w:r w:rsidRPr="00031A77">
        <w:rPr>
          <w:lang w:val="fr-FR"/>
        </w:rPr>
        <w:t xml:space="preserve">C’est une activité qui se déroule chaque dernier vendredi du mois dans chaque internat. L’objectif est d’intégrer les jeunes dans le fonctionnement des internats. Ils prennent un moment pour discuter et échanger sur les difficultés rencontrées telles que l’intégration, la communication, la vie communautaire, </w:t>
      </w:r>
      <w:r w:rsidRPr="00031A77">
        <w:rPr>
          <w:lang w:val="fr-FR"/>
        </w:rPr>
        <w:lastRenderedPageBreak/>
        <w:t>entre autres, et proposent des solutions d’amélioration. Un compte-rendu rédigé par les jeunes sera ensuite envoyé aux responsables.</w:t>
      </w:r>
    </w:p>
    <w:p w14:paraId="5B924D0E" w14:textId="7C1B803A" w:rsidR="00A81020" w:rsidRDefault="00000000" w:rsidP="00386320">
      <w:pPr>
        <w:pStyle w:val="Titre4"/>
      </w:pPr>
      <w:bookmarkStart w:id="128" w:name="_Toc223448079"/>
      <w:r>
        <w:t xml:space="preserve">Les </w:t>
      </w:r>
      <w:proofErr w:type="spellStart"/>
      <w:r>
        <w:t>activités</w:t>
      </w:r>
      <w:proofErr w:type="spellEnd"/>
      <w:r>
        <w:t xml:space="preserve"> </w:t>
      </w:r>
      <w:proofErr w:type="spellStart"/>
      <w:r>
        <w:t>artistiques</w:t>
      </w:r>
      <w:proofErr w:type="spellEnd"/>
      <w:r>
        <w:t xml:space="preserve"> et </w:t>
      </w:r>
      <w:proofErr w:type="spellStart"/>
      <w:r>
        <w:t>culturelles</w:t>
      </w:r>
      <w:bookmarkEnd w:id="128"/>
      <w:proofErr w:type="spellEnd"/>
    </w:p>
    <w:p w14:paraId="16A30867" w14:textId="77777777" w:rsidR="00A81020" w:rsidRPr="00031A77" w:rsidRDefault="00000000" w:rsidP="00E81DB5">
      <w:pPr>
        <w:pStyle w:val="CERESBody"/>
        <w:spacing w:after="80"/>
        <w:jc w:val="both"/>
        <w:rPr>
          <w:lang w:val="fr-FR"/>
        </w:rPr>
      </w:pPr>
      <w:r w:rsidRPr="00031A77">
        <w:rPr>
          <w:lang w:val="fr-FR"/>
        </w:rPr>
        <w:t>Ces activités font partie des activités ludiques proposées à l’IE. Elles contribuent au développement personnel des jeunes, qui peuvent enseigner et apprendre les uns des autres des savoir-faire, des us et coutumes, etc.</w:t>
      </w:r>
    </w:p>
    <w:p w14:paraId="078603A1" w14:textId="77777777" w:rsidR="00A81020" w:rsidRPr="00031A77" w:rsidRDefault="00000000" w:rsidP="00E81DB5">
      <w:pPr>
        <w:pStyle w:val="CERESBody"/>
        <w:spacing w:after="80"/>
        <w:jc w:val="both"/>
        <w:rPr>
          <w:lang w:val="fr-FR"/>
        </w:rPr>
      </w:pPr>
      <w:r w:rsidRPr="00031A77">
        <w:rPr>
          <w:lang w:val="fr-FR"/>
        </w:rPr>
        <w:t>Que ce soit dans la pratique de la danse, de représentation théâtrale, de rédaction et proclamation de poèmes, ou bien dans divers ateliers manuels, un encouragement à la pratique d’activités extra-scolaire est effectué par les éducateurs. Cet encouragement se concrétise par la mise à disposition de matériels et d’une émulation avec la participation à des spectacles lors d'évènements importants pendant l’année Les internats sont également décorés et embellis à partir des travaux réalisés par les jeunes.</w:t>
      </w:r>
    </w:p>
    <w:p w14:paraId="3B45F169" w14:textId="6D98DC66" w:rsidR="00A81020" w:rsidRDefault="00000000" w:rsidP="00F47B0F">
      <w:pPr>
        <w:pStyle w:val="Titre4"/>
      </w:pPr>
      <w:bookmarkStart w:id="129" w:name="_Toc223448080"/>
      <w:r>
        <w:t xml:space="preserve">Le </w:t>
      </w:r>
      <w:proofErr w:type="spellStart"/>
      <w:r>
        <w:t>soutien</w:t>
      </w:r>
      <w:proofErr w:type="spellEnd"/>
      <w:r>
        <w:t xml:space="preserve"> </w:t>
      </w:r>
      <w:proofErr w:type="spellStart"/>
      <w:r>
        <w:t>scolaire</w:t>
      </w:r>
      <w:bookmarkEnd w:id="129"/>
      <w:proofErr w:type="spellEnd"/>
    </w:p>
    <w:p w14:paraId="054B0C49" w14:textId="77777777" w:rsidR="00A81020" w:rsidRPr="00031A77" w:rsidRDefault="00000000" w:rsidP="00E81DB5">
      <w:pPr>
        <w:pStyle w:val="CERESBody"/>
        <w:spacing w:after="80"/>
        <w:jc w:val="both"/>
        <w:rPr>
          <w:lang w:val="fr-FR"/>
        </w:rPr>
      </w:pPr>
      <w:r w:rsidRPr="00031A77">
        <w:rPr>
          <w:lang w:val="fr-FR"/>
        </w:rPr>
        <w:t>Les étudiants SUP interviennent à l’IE pour accompagner bénévolement les jeunes en difficulté scolaire. Ces séances débutent au second trimestre (T2). Les éducateurs de l’IE identifient les difficultés des lycéens et transmettent ces informations aux éducateurs des foyers, ce qui permet également aux étudiants tuteurs de cibler les matières dans lesquelles intervenir.</w:t>
      </w:r>
    </w:p>
    <w:p w14:paraId="2B22F668" w14:textId="77777777" w:rsidR="00A81020" w:rsidRPr="00031A77" w:rsidRDefault="00000000" w:rsidP="00E81DB5">
      <w:pPr>
        <w:pStyle w:val="CERESBody"/>
        <w:spacing w:after="80"/>
        <w:jc w:val="both"/>
        <w:rPr>
          <w:lang w:val="fr-FR"/>
        </w:rPr>
      </w:pPr>
      <w:r w:rsidRPr="00031A77">
        <w:rPr>
          <w:lang w:val="fr-FR"/>
        </w:rPr>
        <w:t>Les interventions ont lieu trois fois par semaine, selon un planning établi par les éducateurs IE. Cet accompagnement se déroule toujours sous la supervision des éducateurs.</w:t>
      </w:r>
    </w:p>
    <w:p w14:paraId="75FD13A4" w14:textId="1EED8860" w:rsidR="00C65FD7" w:rsidRPr="00031A77" w:rsidRDefault="00000000" w:rsidP="001A10BC">
      <w:pPr>
        <w:pStyle w:val="CERESBody"/>
        <w:spacing w:after="80"/>
        <w:jc w:val="both"/>
        <w:rPr>
          <w:lang w:val="fr-FR"/>
        </w:rPr>
      </w:pPr>
      <w:r w:rsidRPr="00031A77">
        <w:rPr>
          <w:lang w:val="fr-FR"/>
        </w:rPr>
        <w:t>En complément des étudiants, les professeurs du Pôle Formation apportent également leur expertise à l’accompagnement scolaire des lycéens à l’IE, avec trois interventions programmées le samedi matin chaque mois.</w:t>
      </w:r>
    </w:p>
    <w:p w14:paraId="625ADD15" w14:textId="3E0126DE" w:rsidR="00A81020" w:rsidRDefault="00000000" w:rsidP="001A10BC">
      <w:pPr>
        <w:pStyle w:val="Titre4"/>
      </w:pPr>
      <w:bookmarkStart w:id="130" w:name="_Toc223448081"/>
      <w:r>
        <w:t xml:space="preserve">Le </w:t>
      </w:r>
      <w:proofErr w:type="spellStart"/>
      <w:r>
        <w:t>soutien</w:t>
      </w:r>
      <w:proofErr w:type="spellEnd"/>
      <w:r>
        <w:t xml:space="preserve"> </w:t>
      </w:r>
      <w:proofErr w:type="spellStart"/>
      <w:r>
        <w:t>méthodologique</w:t>
      </w:r>
      <w:bookmarkEnd w:id="130"/>
      <w:proofErr w:type="spellEnd"/>
    </w:p>
    <w:p w14:paraId="52E059B3" w14:textId="77777777" w:rsidR="00A81020" w:rsidRPr="00031A77" w:rsidRDefault="00000000" w:rsidP="00E81DB5">
      <w:pPr>
        <w:pStyle w:val="CERESBody"/>
        <w:spacing w:after="80"/>
        <w:jc w:val="both"/>
        <w:rPr>
          <w:lang w:val="fr-FR"/>
        </w:rPr>
      </w:pPr>
      <w:r w:rsidRPr="00031A77">
        <w:rPr>
          <w:lang w:val="fr-FR"/>
        </w:rPr>
        <w:t>Les jeunes de Terminale bénéficient d’un accompagnement méthodologique en Histoire-Géographie et Philosophie, visant spécifiquement à renforcer leurs compétences rédactionnelles. Les séances s’étendent du début du mois de mai au début du mois de juillet. Elles sont animées par les professeurs en poste dans ces disciplines au sein des lycées.</w:t>
      </w:r>
    </w:p>
    <w:p w14:paraId="03DE1786" w14:textId="05EF1704" w:rsidR="00A81020" w:rsidRDefault="00000000" w:rsidP="00692292">
      <w:pPr>
        <w:pStyle w:val="Titre4"/>
      </w:pPr>
      <w:bookmarkStart w:id="131" w:name="_Toc223448082"/>
      <w:r>
        <w:t xml:space="preserve">La </w:t>
      </w:r>
      <w:proofErr w:type="spellStart"/>
      <w:r>
        <w:t>semaine</w:t>
      </w:r>
      <w:proofErr w:type="spellEnd"/>
      <w:r>
        <w:t xml:space="preserve"> de </w:t>
      </w:r>
      <w:proofErr w:type="spellStart"/>
      <w:r>
        <w:t>révision</w:t>
      </w:r>
      <w:bookmarkEnd w:id="131"/>
      <w:proofErr w:type="spellEnd"/>
    </w:p>
    <w:p w14:paraId="7A392DF1" w14:textId="77777777" w:rsidR="00A81020" w:rsidRPr="00031A77" w:rsidRDefault="00000000" w:rsidP="00E81DB5">
      <w:pPr>
        <w:pStyle w:val="CERESBody"/>
        <w:spacing w:after="80"/>
        <w:jc w:val="both"/>
        <w:rPr>
          <w:lang w:val="fr-FR"/>
        </w:rPr>
      </w:pPr>
      <w:r w:rsidRPr="00031A77">
        <w:rPr>
          <w:lang w:val="fr-FR"/>
        </w:rPr>
        <w:t>Durant la semaine sainte, les jeunes des terminales restent à l’internat pour participer à la semaine de révision. Les éducateurs élaborent des emplois du temps et proposent des activités scolaires et ludiques. Si nécessaire, une intervention des jeunes SUP et des collaborateurs compétents dans une matière spécifique peut être organisée.</w:t>
      </w:r>
    </w:p>
    <w:p w14:paraId="7EA47494" w14:textId="49CA3B15" w:rsidR="00A81020" w:rsidRPr="00031A77" w:rsidRDefault="00000000" w:rsidP="008247AD">
      <w:pPr>
        <w:pStyle w:val="Titre3"/>
        <w:rPr>
          <w:lang w:val="fr-FR"/>
        </w:rPr>
      </w:pPr>
      <w:bookmarkStart w:id="132" w:name="_Toc223448083"/>
      <w:r w:rsidRPr="00031A77">
        <w:rPr>
          <w:lang w:val="fr-FR"/>
        </w:rPr>
        <w:t>Le suivi et l’accompagnement des jeunes bénéficiaires</w:t>
      </w:r>
      <w:bookmarkEnd w:id="132"/>
    </w:p>
    <w:p w14:paraId="06193FB0" w14:textId="77777777" w:rsidR="00A81020" w:rsidRPr="00031A77" w:rsidRDefault="00000000" w:rsidP="00E81DB5">
      <w:pPr>
        <w:pStyle w:val="CERESBody"/>
        <w:spacing w:after="80"/>
        <w:jc w:val="both"/>
        <w:rPr>
          <w:lang w:val="fr-FR"/>
        </w:rPr>
      </w:pPr>
      <w:r w:rsidRPr="00031A77">
        <w:rPr>
          <w:lang w:val="fr-FR"/>
        </w:rPr>
        <w:t>Favoriser l’autonomie des jeunes en les accompagnant de manière personnalisée tout au long de leur parcours, grâce à un suivi assuré par un éducateur, permettant d’identifier leurs besoins, leurs compétences et leurs fragilités afin de soutenir leur bien-être global et leur épanouissement personnel.</w:t>
      </w:r>
    </w:p>
    <w:p w14:paraId="11AD0866" w14:textId="534ADDD7" w:rsidR="00A81020" w:rsidRDefault="00000000" w:rsidP="000E5293">
      <w:pPr>
        <w:pStyle w:val="Titre4"/>
      </w:pPr>
      <w:bookmarkStart w:id="133" w:name="_Toc223448084"/>
      <w:proofErr w:type="spellStart"/>
      <w:r>
        <w:lastRenderedPageBreak/>
        <w:t>L’intégration</w:t>
      </w:r>
      <w:bookmarkEnd w:id="133"/>
      <w:proofErr w:type="spellEnd"/>
    </w:p>
    <w:p w14:paraId="3627F324" w14:textId="571191A3" w:rsidR="00A81020" w:rsidRPr="00031A77" w:rsidRDefault="00000000" w:rsidP="00E81DB5">
      <w:pPr>
        <w:pStyle w:val="CERESBody"/>
        <w:spacing w:after="80"/>
        <w:jc w:val="both"/>
        <w:rPr>
          <w:lang w:val="fr-FR"/>
        </w:rPr>
      </w:pPr>
      <w:r w:rsidRPr="00031A77">
        <w:rPr>
          <w:lang w:val="fr-FR"/>
        </w:rPr>
        <w:t xml:space="preserve">Les éducateurs assurent la bonne intégration de tous les jeunes. Pour y arriver, dès la fin de l’année scolaire, les éducateurs anticipent la préparation de la nouvelle année scolaire. Avant la rentrée, ils assurent le dispatching des groupes et des chambres en mixité en </w:t>
      </w:r>
      <w:proofErr w:type="gramStart"/>
      <w:r w:rsidR="009F39DD" w:rsidRPr="00031A77">
        <w:rPr>
          <w:lang w:val="fr-FR"/>
        </w:rPr>
        <w:t>IR;</w:t>
      </w:r>
      <w:proofErr w:type="gramEnd"/>
      <w:r w:rsidRPr="00031A77">
        <w:rPr>
          <w:lang w:val="fr-FR"/>
        </w:rPr>
        <w:t xml:space="preserve"> et ils mettent en place toutes les activités lors de la rentrée.</w:t>
      </w:r>
    </w:p>
    <w:p w14:paraId="35A78DDC" w14:textId="77777777" w:rsidR="00A81020" w:rsidRPr="00031A77" w:rsidRDefault="00000000" w:rsidP="00E81DB5">
      <w:pPr>
        <w:pStyle w:val="CERESBody"/>
        <w:spacing w:after="80"/>
        <w:jc w:val="both"/>
        <w:rPr>
          <w:lang w:val="fr-FR"/>
        </w:rPr>
      </w:pPr>
      <w:r w:rsidRPr="00031A77">
        <w:rPr>
          <w:lang w:val="fr-FR"/>
        </w:rPr>
        <w:t>A l’IE, les jeunes de seconde rentrent une semaine avant les autres lycéens, afin de se familiariser en amont avec la vie en internat.</w:t>
      </w:r>
    </w:p>
    <w:p w14:paraId="77FA0C55" w14:textId="2D245072" w:rsidR="00A81020" w:rsidRPr="00031A77" w:rsidRDefault="009F39DD">
      <w:pPr>
        <w:pStyle w:val="CERESTitle1"/>
        <w:spacing w:before="360" w:after="120"/>
        <w:rPr>
          <w:b w:val="0"/>
          <w:bCs/>
          <w:color w:val="auto"/>
          <w:sz w:val="24"/>
          <w:szCs w:val="18"/>
          <w:u w:val="single"/>
          <w:lang w:val="fr-FR"/>
        </w:rPr>
      </w:pPr>
      <w:proofErr w:type="gramStart"/>
      <w:r w:rsidRPr="00031A77">
        <w:rPr>
          <w:b w:val="0"/>
          <w:bCs/>
          <w:color w:val="auto"/>
          <w:sz w:val="24"/>
          <w:szCs w:val="18"/>
          <w:u w:val="single"/>
          <w:lang w:val="fr-FR"/>
        </w:rPr>
        <w:t>ACTIVITES:</w:t>
      </w:r>
      <w:proofErr w:type="gramEnd"/>
    </w:p>
    <w:p w14:paraId="4EB809CC" w14:textId="0AD3BC8D" w:rsidR="00A81020" w:rsidRPr="00031A77" w:rsidRDefault="00000000">
      <w:pPr>
        <w:pStyle w:val="CERESBody"/>
        <w:spacing w:after="80"/>
        <w:rPr>
          <w:b/>
          <w:bCs/>
          <w:u w:val="single"/>
          <w:lang w:val="fr-FR"/>
        </w:rPr>
      </w:pPr>
      <w:r w:rsidRPr="00031A77">
        <w:rPr>
          <w:b/>
          <w:bCs/>
          <w:u w:val="single"/>
          <w:lang w:val="fr-FR"/>
        </w:rPr>
        <w:t xml:space="preserve">Avec les jeunes de </w:t>
      </w:r>
      <w:proofErr w:type="gramStart"/>
      <w:r w:rsidR="006A13FB" w:rsidRPr="00031A77">
        <w:rPr>
          <w:b/>
          <w:bCs/>
          <w:u w:val="single"/>
          <w:lang w:val="fr-FR"/>
        </w:rPr>
        <w:t>seconde:</w:t>
      </w:r>
      <w:proofErr w:type="gramEnd"/>
    </w:p>
    <w:p w14:paraId="055CA6C3" w14:textId="77777777" w:rsidR="00A81020" w:rsidRDefault="00000000">
      <w:pPr>
        <w:pStyle w:val="CERESBody"/>
        <w:numPr>
          <w:ilvl w:val="0"/>
          <w:numId w:val="22"/>
        </w:numPr>
        <w:spacing w:after="80"/>
      </w:pPr>
      <w:proofErr w:type="spellStart"/>
      <w:r>
        <w:t>Présentation</w:t>
      </w:r>
      <w:proofErr w:type="spellEnd"/>
      <w:r>
        <w:t xml:space="preserve"> de </w:t>
      </w:r>
      <w:proofErr w:type="spellStart"/>
      <w:r>
        <w:t>l’internat</w:t>
      </w:r>
      <w:proofErr w:type="spellEnd"/>
    </w:p>
    <w:p w14:paraId="4E763D89" w14:textId="456EAFBF" w:rsidR="00A81020" w:rsidRPr="00031A77" w:rsidRDefault="00000000">
      <w:pPr>
        <w:pStyle w:val="CERESBody"/>
        <w:numPr>
          <w:ilvl w:val="0"/>
          <w:numId w:val="22"/>
        </w:numPr>
        <w:spacing w:after="80"/>
        <w:rPr>
          <w:lang w:val="fr-FR"/>
        </w:rPr>
      </w:pPr>
      <w:r w:rsidRPr="00031A77">
        <w:rPr>
          <w:lang w:val="fr-FR"/>
        </w:rPr>
        <w:t xml:space="preserve">Séance de présentation entre les jeunes de </w:t>
      </w:r>
      <w:proofErr w:type="gramStart"/>
      <w:r w:rsidR="00BD1B75" w:rsidRPr="00031A77">
        <w:rPr>
          <w:lang w:val="fr-FR"/>
        </w:rPr>
        <w:t>seconde:</w:t>
      </w:r>
      <w:proofErr w:type="gramEnd"/>
      <w:r w:rsidRPr="00031A77">
        <w:rPr>
          <w:lang w:val="fr-FR"/>
        </w:rPr>
        <w:t xml:space="preserve"> en une soirée=&gt; brise-glace</w:t>
      </w:r>
    </w:p>
    <w:p w14:paraId="2923A18A" w14:textId="77777777" w:rsidR="00A81020" w:rsidRDefault="00000000">
      <w:pPr>
        <w:pStyle w:val="CERESBody"/>
        <w:numPr>
          <w:ilvl w:val="0"/>
          <w:numId w:val="22"/>
        </w:numPr>
        <w:spacing w:after="80"/>
      </w:pPr>
      <w:r>
        <w:t xml:space="preserve">Exposition des </w:t>
      </w:r>
      <w:proofErr w:type="spellStart"/>
      <w:r>
        <w:t>règlements</w:t>
      </w:r>
      <w:proofErr w:type="spellEnd"/>
      <w:r>
        <w:t xml:space="preserve"> </w:t>
      </w:r>
      <w:proofErr w:type="spellStart"/>
      <w:r>
        <w:t>intérieurs</w:t>
      </w:r>
      <w:proofErr w:type="spellEnd"/>
    </w:p>
    <w:p w14:paraId="56F8ECC5" w14:textId="77777777" w:rsidR="00A81020" w:rsidRDefault="00000000">
      <w:pPr>
        <w:pStyle w:val="CERESBody"/>
        <w:numPr>
          <w:ilvl w:val="0"/>
          <w:numId w:val="22"/>
        </w:numPr>
        <w:spacing w:after="80"/>
      </w:pPr>
      <w:proofErr w:type="spellStart"/>
      <w:r>
        <w:t>Apprentissage</w:t>
      </w:r>
      <w:proofErr w:type="spellEnd"/>
      <w:r>
        <w:t xml:space="preserve"> des </w:t>
      </w:r>
      <w:proofErr w:type="spellStart"/>
      <w:r>
        <w:t>tâches</w:t>
      </w:r>
      <w:proofErr w:type="spellEnd"/>
    </w:p>
    <w:p w14:paraId="26A01FE7" w14:textId="77777777" w:rsidR="00A81020" w:rsidRPr="00031A77" w:rsidRDefault="00000000">
      <w:pPr>
        <w:pStyle w:val="CERESBody"/>
        <w:spacing w:after="80"/>
        <w:rPr>
          <w:b/>
          <w:bCs/>
          <w:u w:val="single"/>
          <w:lang w:val="fr-FR"/>
        </w:rPr>
      </w:pPr>
      <w:r w:rsidRPr="00031A77">
        <w:rPr>
          <w:b/>
          <w:bCs/>
          <w:u w:val="single"/>
          <w:lang w:val="fr-FR"/>
        </w:rPr>
        <w:t>Avec les jeunes de Première et Terminale</w:t>
      </w:r>
    </w:p>
    <w:p w14:paraId="67F4AEB1" w14:textId="77777777" w:rsidR="00A81020" w:rsidRPr="00031A77" w:rsidRDefault="00000000">
      <w:pPr>
        <w:pStyle w:val="CERESBody"/>
        <w:numPr>
          <w:ilvl w:val="0"/>
          <w:numId w:val="23"/>
        </w:numPr>
        <w:spacing w:after="80"/>
        <w:rPr>
          <w:lang w:val="fr-FR"/>
        </w:rPr>
      </w:pPr>
      <w:r w:rsidRPr="00031A77">
        <w:rPr>
          <w:lang w:val="fr-FR"/>
        </w:rPr>
        <w:t>Séance de présentation de tout le monde, avec les 2ndes.</w:t>
      </w:r>
    </w:p>
    <w:p w14:paraId="30DEAAF9" w14:textId="77777777" w:rsidR="00A81020" w:rsidRPr="00031A77" w:rsidRDefault="00000000">
      <w:pPr>
        <w:pStyle w:val="CERESBody"/>
        <w:numPr>
          <w:ilvl w:val="0"/>
          <w:numId w:val="23"/>
        </w:numPr>
        <w:spacing w:after="80"/>
        <w:rPr>
          <w:lang w:val="fr-FR"/>
        </w:rPr>
      </w:pPr>
      <w:r w:rsidRPr="00031A77">
        <w:rPr>
          <w:lang w:val="fr-FR"/>
        </w:rPr>
        <w:t>Révision des Règlements Intérieurs et des accomplissements des tâches</w:t>
      </w:r>
    </w:p>
    <w:p w14:paraId="3AD84913" w14:textId="5F158209" w:rsidR="006A13FB" w:rsidRPr="00031A77" w:rsidRDefault="00000000" w:rsidP="00E81DB5">
      <w:pPr>
        <w:pStyle w:val="CERESBody"/>
        <w:spacing w:after="80"/>
        <w:jc w:val="both"/>
        <w:rPr>
          <w:lang w:val="fr-FR"/>
        </w:rPr>
      </w:pPr>
      <w:r w:rsidRPr="00031A77">
        <w:rPr>
          <w:lang w:val="fr-FR"/>
        </w:rPr>
        <w:t>=&gt; Assurés par tous les éducateurs qui travaillent. Les éducateurs suivent de près les tâches des jeunes, surtout pendant le premier trimestre.</w:t>
      </w:r>
    </w:p>
    <w:p w14:paraId="02C400BF" w14:textId="282F3542" w:rsidR="00A81020" w:rsidRDefault="00000000" w:rsidP="00D25E2F">
      <w:pPr>
        <w:pStyle w:val="Titre4"/>
      </w:pPr>
      <w:bookmarkStart w:id="134" w:name="_Toc223448085"/>
      <w:r>
        <w:t xml:space="preserve">Les </w:t>
      </w:r>
      <w:proofErr w:type="spellStart"/>
      <w:r>
        <w:t>Visites</w:t>
      </w:r>
      <w:proofErr w:type="spellEnd"/>
      <w:r>
        <w:t xml:space="preserve"> </w:t>
      </w:r>
      <w:r w:rsidR="009F39DD">
        <w:t>à</w:t>
      </w:r>
      <w:r>
        <w:t xml:space="preserve"> Domicile</w:t>
      </w:r>
      <w:bookmarkEnd w:id="134"/>
    </w:p>
    <w:p w14:paraId="345D62AC" w14:textId="77777777" w:rsidR="00A81020" w:rsidRPr="00031A77" w:rsidRDefault="00000000" w:rsidP="00E81DB5">
      <w:pPr>
        <w:pStyle w:val="CERESBody"/>
        <w:spacing w:after="80"/>
        <w:jc w:val="both"/>
        <w:rPr>
          <w:lang w:val="fr-FR"/>
        </w:rPr>
      </w:pPr>
      <w:r w:rsidRPr="00031A77">
        <w:rPr>
          <w:lang w:val="fr-FR"/>
        </w:rPr>
        <w:t>Selon les besoins, une visite à domicile en brousse peut être effectuée.</w:t>
      </w:r>
    </w:p>
    <w:p w14:paraId="7D9F3EAB" w14:textId="0FFAFFB1" w:rsidR="00A81020" w:rsidRDefault="00000000">
      <w:pPr>
        <w:pStyle w:val="CERESBody"/>
        <w:spacing w:after="80"/>
      </w:pPr>
      <w:r>
        <w:t xml:space="preserve">Les </w:t>
      </w:r>
      <w:proofErr w:type="spellStart"/>
      <w:r>
        <w:t>visites</w:t>
      </w:r>
      <w:proofErr w:type="spellEnd"/>
      <w:r>
        <w:t xml:space="preserve"> </w:t>
      </w:r>
      <w:proofErr w:type="spellStart"/>
      <w:r>
        <w:t>permettent</w:t>
      </w:r>
      <w:proofErr w:type="spellEnd"/>
      <w:r>
        <w:t xml:space="preserve"> </w:t>
      </w:r>
      <w:r w:rsidR="009F39DD">
        <w:t>de:</w:t>
      </w:r>
    </w:p>
    <w:p w14:paraId="61342353" w14:textId="77777777" w:rsidR="00A81020" w:rsidRPr="00031A77" w:rsidRDefault="00000000">
      <w:pPr>
        <w:pStyle w:val="CERESBody"/>
        <w:numPr>
          <w:ilvl w:val="0"/>
          <w:numId w:val="24"/>
        </w:numPr>
        <w:spacing w:after="80"/>
        <w:rPr>
          <w:lang w:val="fr-FR"/>
        </w:rPr>
      </w:pPr>
      <w:r w:rsidRPr="00031A77">
        <w:rPr>
          <w:lang w:val="fr-FR"/>
        </w:rPr>
        <w:t>Constater les conditions de vie du jeune (un lit pour dormir, une table et la lumière pour les études, etc.)</w:t>
      </w:r>
    </w:p>
    <w:p w14:paraId="283C1513" w14:textId="77777777" w:rsidR="00A81020" w:rsidRPr="00031A77" w:rsidRDefault="00000000">
      <w:pPr>
        <w:pStyle w:val="CERESBody"/>
        <w:numPr>
          <w:ilvl w:val="0"/>
          <w:numId w:val="24"/>
        </w:numPr>
        <w:spacing w:after="80"/>
        <w:rPr>
          <w:lang w:val="fr-FR"/>
        </w:rPr>
      </w:pPr>
      <w:r w:rsidRPr="00031A77">
        <w:rPr>
          <w:lang w:val="fr-FR"/>
        </w:rPr>
        <w:t>Constater que l’élève contribue aux tâches quotidiennes de manière responsable, sans excès et qu’il dispose d’un temps réservé à l’étude et de méthodes adaptées</w:t>
      </w:r>
    </w:p>
    <w:p w14:paraId="24013F4A" w14:textId="77777777" w:rsidR="00A81020" w:rsidRDefault="00000000">
      <w:pPr>
        <w:pStyle w:val="CERESBody"/>
        <w:numPr>
          <w:ilvl w:val="0"/>
          <w:numId w:val="24"/>
        </w:numPr>
        <w:spacing w:after="80"/>
      </w:pPr>
      <w:proofErr w:type="spellStart"/>
      <w:r>
        <w:t>S’échanger</w:t>
      </w:r>
      <w:proofErr w:type="spellEnd"/>
      <w:r>
        <w:t xml:space="preserve"> sur </w:t>
      </w:r>
      <w:proofErr w:type="spellStart"/>
      <w:r>
        <w:t>l’orientation</w:t>
      </w:r>
      <w:proofErr w:type="spellEnd"/>
      <w:r>
        <w:t xml:space="preserve"> des jeunes</w:t>
      </w:r>
    </w:p>
    <w:p w14:paraId="5EE5B500" w14:textId="7AA2831E" w:rsidR="00A81020" w:rsidRPr="00031A77" w:rsidRDefault="00000000" w:rsidP="00E81DB5">
      <w:pPr>
        <w:pStyle w:val="CERESBody"/>
        <w:spacing w:after="80"/>
        <w:jc w:val="both"/>
        <w:rPr>
          <w:lang w:val="fr-FR"/>
        </w:rPr>
      </w:pPr>
      <w:r w:rsidRPr="00031A77">
        <w:rPr>
          <w:lang w:val="fr-FR"/>
        </w:rPr>
        <w:t xml:space="preserve">En effet, il est important que les parents gardent le système correspondant au cas où les jeunes tombent </w:t>
      </w:r>
      <w:proofErr w:type="gramStart"/>
      <w:r w:rsidR="00AF65E7" w:rsidRPr="00031A77">
        <w:rPr>
          <w:lang w:val="fr-FR"/>
        </w:rPr>
        <w:t>malade;</w:t>
      </w:r>
      <w:proofErr w:type="gramEnd"/>
      <w:r w:rsidRPr="00031A77">
        <w:rPr>
          <w:lang w:val="fr-FR"/>
        </w:rPr>
        <w:t xml:space="preserve"> la présence d’un adulte fiable est obligatoire.</w:t>
      </w:r>
    </w:p>
    <w:p w14:paraId="2D5DA6E7" w14:textId="319CD729" w:rsidR="00A81020" w:rsidRDefault="00000000" w:rsidP="005246D9">
      <w:pPr>
        <w:pStyle w:val="Titre4"/>
      </w:pPr>
      <w:bookmarkStart w:id="135" w:name="_Toc223448086"/>
      <w:r>
        <w:t xml:space="preserve">Les </w:t>
      </w:r>
      <w:proofErr w:type="spellStart"/>
      <w:r>
        <w:t>entretiens</w:t>
      </w:r>
      <w:bookmarkEnd w:id="135"/>
      <w:proofErr w:type="spellEnd"/>
    </w:p>
    <w:p w14:paraId="7CD8C6F4" w14:textId="7A6B7009" w:rsidR="00A81020" w:rsidRPr="00031A77" w:rsidRDefault="00000000" w:rsidP="00E81DB5">
      <w:pPr>
        <w:pStyle w:val="CERESBody"/>
        <w:spacing w:after="80"/>
        <w:jc w:val="both"/>
        <w:rPr>
          <w:lang w:val="fr-FR"/>
        </w:rPr>
      </w:pPr>
      <w:r w:rsidRPr="00031A77">
        <w:rPr>
          <w:lang w:val="fr-FR"/>
        </w:rPr>
        <w:t>Les éducateurs de l’IE assurent des entretiens de tutorats une fois par mois pour chaque jeune, d’une durée maximale de 30 minutes par séance. En cas de besoin, ils peuvent également s’entretenir avec les jeunes à tout moment. (</w:t>
      </w:r>
      <w:proofErr w:type="gramStart"/>
      <w:r w:rsidR="009F39DD" w:rsidRPr="00031A77">
        <w:rPr>
          <w:lang w:val="fr-FR"/>
        </w:rPr>
        <w:t>Cf:</w:t>
      </w:r>
      <w:proofErr w:type="gramEnd"/>
      <w:r w:rsidRPr="00031A77">
        <w:rPr>
          <w:lang w:val="fr-FR"/>
        </w:rPr>
        <w:t xml:space="preserve"> La fiche guide des entretiens de tutorats pour les détails des entretiens). Les objectifs sont de tisser une relation de confiance entre les éducateurs et les bénéficiaires, et de trouver des solutions aux difficultés rencontrées.</w:t>
      </w:r>
    </w:p>
    <w:p w14:paraId="23557315" w14:textId="77777777" w:rsidR="00A81020" w:rsidRPr="00031A77" w:rsidRDefault="00000000" w:rsidP="00E81DB5">
      <w:pPr>
        <w:pStyle w:val="CERESBody"/>
        <w:spacing w:after="80"/>
        <w:jc w:val="both"/>
        <w:rPr>
          <w:lang w:val="fr-FR"/>
        </w:rPr>
      </w:pPr>
      <w:r w:rsidRPr="00031A77">
        <w:rPr>
          <w:lang w:val="fr-FR"/>
        </w:rPr>
        <w:lastRenderedPageBreak/>
        <w:t>En plus de l’outil tutorat à remplir lors des entretiens mensuels, les éducateurs réaliseront des entretiens avec leurs jeunes afin de pouvoir compléter le livret éducatif individuel.</w:t>
      </w:r>
    </w:p>
    <w:p w14:paraId="202CAA99" w14:textId="2C615596" w:rsidR="00A81020" w:rsidRDefault="00000000" w:rsidP="00910275">
      <w:pPr>
        <w:pStyle w:val="Titre4"/>
      </w:pPr>
      <w:bookmarkStart w:id="136" w:name="_Toc223448087"/>
      <w:r>
        <w:t>Les convocations des parents</w:t>
      </w:r>
      <w:bookmarkEnd w:id="136"/>
    </w:p>
    <w:p w14:paraId="6C996B5F" w14:textId="77777777" w:rsidR="00A81020" w:rsidRPr="00031A77" w:rsidRDefault="00000000" w:rsidP="00E81DB5">
      <w:pPr>
        <w:pStyle w:val="CERESBody"/>
        <w:spacing w:after="80"/>
        <w:jc w:val="both"/>
        <w:rPr>
          <w:lang w:val="fr-FR"/>
        </w:rPr>
      </w:pPr>
      <w:r w:rsidRPr="00031A77">
        <w:rPr>
          <w:lang w:val="fr-FR"/>
        </w:rPr>
        <w:t>Les parents sont convoqués soit à une réunion collective avec les autres parents (EDP, APEC, distributions de bulletins, réunions spéciales selon l’évènement), soit individuellement pour un cas particulier concernant leur enfant, comme des problèmes de santé ou autres (entretien, COED). A la rentrée scolaire, pour accompagner leur enfant, notamment les nouveaux élèves, une convention de partenariat est signée entre les parents, le jeune et CERES. Le lieu de la réunion est soit le campus soit l’IR, selon la circonstance et l’objectif.</w:t>
      </w:r>
    </w:p>
    <w:p w14:paraId="54B919C4" w14:textId="35108660" w:rsidR="00A81020" w:rsidRDefault="00000000" w:rsidP="00522BB2">
      <w:pPr>
        <w:pStyle w:val="Titre4"/>
      </w:pPr>
      <w:bookmarkStart w:id="137" w:name="_Toc223448088"/>
      <w:r>
        <w:t>Le COED</w:t>
      </w:r>
      <w:bookmarkEnd w:id="137"/>
    </w:p>
    <w:p w14:paraId="5C1E5097" w14:textId="77777777" w:rsidR="00A81020" w:rsidRPr="00031A77" w:rsidRDefault="00000000" w:rsidP="00E81DB5">
      <w:pPr>
        <w:pStyle w:val="CERESBody"/>
        <w:spacing w:after="80"/>
        <w:jc w:val="both"/>
        <w:rPr>
          <w:lang w:val="fr-FR"/>
        </w:rPr>
      </w:pPr>
      <w:r w:rsidRPr="00031A77">
        <w:rPr>
          <w:lang w:val="fr-FR"/>
        </w:rPr>
        <w:t>Le COED ou Conseil Educatif est une réunion du système éducatif du Programme CERES. Ce conseil est composé des responsables du DVP, du RPEX, des éducateurs, des tuteurs (ou tutrices), ainsi que du délégué des parents de la classe du jeune concerné. Les parents et le jeune en question sont au cœur des discussions lors de ce conseil.</w:t>
      </w:r>
    </w:p>
    <w:p w14:paraId="12068946" w14:textId="77777777" w:rsidR="00A81020" w:rsidRPr="00031A77" w:rsidRDefault="00000000" w:rsidP="00E81DB5">
      <w:pPr>
        <w:pStyle w:val="CERESBody"/>
        <w:spacing w:after="80"/>
        <w:jc w:val="both"/>
        <w:rPr>
          <w:lang w:val="fr-FR"/>
        </w:rPr>
      </w:pPr>
      <w:r w:rsidRPr="00031A77">
        <w:rPr>
          <w:lang w:val="fr-FR"/>
        </w:rPr>
        <w:t>Le COED est organisé afin d’aider les jeunes qui rencontrent des difficultés au sein du programme.</w:t>
      </w:r>
    </w:p>
    <w:p w14:paraId="1FCD02CC" w14:textId="77777777" w:rsidR="00A81020" w:rsidRPr="00031A77" w:rsidRDefault="00000000" w:rsidP="00E81DB5">
      <w:pPr>
        <w:pStyle w:val="CERESBody"/>
        <w:spacing w:after="80"/>
        <w:jc w:val="both"/>
        <w:rPr>
          <w:lang w:val="fr-FR"/>
        </w:rPr>
      </w:pPr>
      <w:r w:rsidRPr="00031A77">
        <w:rPr>
          <w:lang w:val="fr-FR"/>
        </w:rPr>
        <w:t>Une réunion permet à chacun de s’exprimer. Elle doit permettre au jeune et à sa famille de faire un point sur la situation et d’envisager avec les éducateurs du Programme les actions à mettre en place. Le COED peut conduire à un renvoi sur décision de la Direction du Programme.</w:t>
      </w:r>
    </w:p>
    <w:p w14:paraId="16F100B6" w14:textId="77777777" w:rsidR="00A81020" w:rsidRPr="00031A77" w:rsidRDefault="00000000" w:rsidP="00E81DB5">
      <w:pPr>
        <w:pStyle w:val="CERESBody"/>
        <w:spacing w:after="80"/>
        <w:jc w:val="both"/>
        <w:rPr>
          <w:lang w:val="fr-FR"/>
        </w:rPr>
      </w:pPr>
      <w:r w:rsidRPr="00031A77">
        <w:rPr>
          <w:lang w:val="fr-FR"/>
        </w:rPr>
        <w:t>Avant le conseil, les membres doivent se réunir à l’avance pour discuter du cas du jeune concerné. Une note de situation est rédigée par le tuteur afin de faire le point sur les interventions précédemment effectuées.</w:t>
      </w:r>
    </w:p>
    <w:p w14:paraId="36B50D3A" w14:textId="2B45036A" w:rsidR="00A81020" w:rsidRDefault="00000000" w:rsidP="00470637">
      <w:pPr>
        <w:pStyle w:val="Titre4"/>
      </w:pPr>
      <w:bookmarkStart w:id="138" w:name="_Toc223448089"/>
      <w:r>
        <w:t xml:space="preserve">La </w:t>
      </w:r>
      <w:proofErr w:type="spellStart"/>
      <w:r>
        <w:t>découverte</w:t>
      </w:r>
      <w:proofErr w:type="spellEnd"/>
      <w:r>
        <w:t xml:space="preserve"> des métiers</w:t>
      </w:r>
      <w:bookmarkEnd w:id="138"/>
    </w:p>
    <w:p w14:paraId="5AC92C02" w14:textId="77777777" w:rsidR="00A81020" w:rsidRPr="00031A77" w:rsidRDefault="00000000" w:rsidP="009E7779">
      <w:pPr>
        <w:pStyle w:val="CERESBody"/>
        <w:spacing w:after="80"/>
        <w:jc w:val="both"/>
        <w:rPr>
          <w:lang w:val="fr-FR"/>
        </w:rPr>
      </w:pPr>
      <w:r w:rsidRPr="00031A77">
        <w:rPr>
          <w:lang w:val="fr-FR"/>
        </w:rPr>
        <w:t>Les jeunes bénéficiaires en classe de 1ère participent à un voyage de découverte à la fin de l’année scolaire. Ce voyage a pour objectifs de leur faire découvrir une nouvelle région et sa culture, d'explorer des lieux historiques, de s’ouvrir au monde professionnel et à la diversité des métiers, tout en les accompagnant dans la construction de leur projet de vie et la connaissance des débouchés possibles.</w:t>
      </w:r>
    </w:p>
    <w:p w14:paraId="72AA1C92" w14:textId="77777777" w:rsidR="00A81020" w:rsidRPr="00031A77" w:rsidRDefault="00000000" w:rsidP="009E7779">
      <w:pPr>
        <w:pStyle w:val="CERESBody"/>
        <w:spacing w:after="80"/>
        <w:jc w:val="both"/>
        <w:rPr>
          <w:lang w:val="fr-FR"/>
        </w:rPr>
      </w:pPr>
      <w:r w:rsidRPr="00031A77">
        <w:rPr>
          <w:lang w:val="fr-FR"/>
        </w:rPr>
        <w:t>Cette activité est organisée en collaboration avec le BOE.</w:t>
      </w:r>
    </w:p>
    <w:p w14:paraId="0316F0B3" w14:textId="300D8BDF" w:rsidR="00A81020" w:rsidRDefault="00000000" w:rsidP="00335397">
      <w:pPr>
        <w:pStyle w:val="Titre4"/>
      </w:pPr>
      <w:bookmarkStart w:id="139" w:name="_Toc223448090"/>
      <w:r>
        <w:t xml:space="preserve">Le </w:t>
      </w:r>
      <w:proofErr w:type="spellStart"/>
      <w:r>
        <w:t>tournoi</w:t>
      </w:r>
      <w:proofErr w:type="spellEnd"/>
      <w:r>
        <w:t xml:space="preserve"> sportif</w:t>
      </w:r>
      <w:bookmarkEnd w:id="139"/>
    </w:p>
    <w:p w14:paraId="221CA69F" w14:textId="77777777" w:rsidR="00A81020" w:rsidRPr="00031A77" w:rsidRDefault="00000000" w:rsidP="009E7779">
      <w:pPr>
        <w:pStyle w:val="CERESBody"/>
        <w:spacing w:after="80"/>
        <w:jc w:val="both"/>
        <w:rPr>
          <w:lang w:val="fr-FR"/>
        </w:rPr>
      </w:pPr>
      <w:r w:rsidRPr="00031A77">
        <w:rPr>
          <w:lang w:val="fr-FR"/>
        </w:rPr>
        <w:t>Un tournoi sportif annuel, baptisé « FANGARO », est organisé chaque année. Il vise à promouvoir le bien-être physique, mental et social des jeunes issus des différents centres, à travers une série d’activités sportives variées.</w:t>
      </w:r>
    </w:p>
    <w:p w14:paraId="4030DFF4" w14:textId="504D5D25" w:rsidR="00A81020" w:rsidRDefault="00000000" w:rsidP="00CD1854">
      <w:pPr>
        <w:pStyle w:val="Titre4"/>
      </w:pPr>
      <w:bookmarkStart w:id="140" w:name="_Toc223448091"/>
      <w:r>
        <w:t xml:space="preserve">Les </w:t>
      </w:r>
      <w:proofErr w:type="spellStart"/>
      <w:r>
        <w:t>oraux</w:t>
      </w:r>
      <w:proofErr w:type="spellEnd"/>
      <w:r>
        <w:t xml:space="preserve"> des </w:t>
      </w:r>
      <w:proofErr w:type="spellStart"/>
      <w:r>
        <w:t>terminales</w:t>
      </w:r>
      <w:bookmarkEnd w:id="140"/>
      <w:proofErr w:type="spellEnd"/>
    </w:p>
    <w:p w14:paraId="0A818696" w14:textId="60DCC262" w:rsidR="00A3759A" w:rsidRPr="00031A77" w:rsidRDefault="00000000" w:rsidP="009D35BE">
      <w:pPr>
        <w:pStyle w:val="CERESBody"/>
        <w:spacing w:after="80"/>
        <w:jc w:val="both"/>
        <w:rPr>
          <w:lang w:val="fr-FR"/>
        </w:rPr>
      </w:pPr>
      <w:r w:rsidRPr="00031A77">
        <w:rPr>
          <w:lang w:val="fr-FR"/>
        </w:rPr>
        <w:t>En fin d’année scolaire, les élèves de terminale présentent leur projet devant un jury en vue d’obtenir une bourse pour leurs études supérieures. Ce jury est composé du DPR, de son adjoint et de l’équipe du BOE. L’objectif de cette épreuve est d’évaluer la cohérence entre le projet professionnel du jeunes et son parcours scolaire, ainsi que son niveau de motivation et de préparation.</w:t>
      </w:r>
    </w:p>
    <w:p w14:paraId="5CE8550D" w14:textId="77777777" w:rsidR="00A3759A" w:rsidRPr="00031A77" w:rsidRDefault="00A3759A" w:rsidP="009D35BE">
      <w:pPr>
        <w:pStyle w:val="CERESBody"/>
        <w:spacing w:after="80"/>
        <w:jc w:val="both"/>
        <w:rPr>
          <w:lang w:val="fr-FR"/>
        </w:rPr>
      </w:pPr>
    </w:p>
    <w:p w14:paraId="7111D738" w14:textId="670DB843" w:rsidR="00A81020" w:rsidRDefault="00000000" w:rsidP="00284E4F">
      <w:pPr>
        <w:pStyle w:val="Titre3"/>
      </w:pPr>
      <w:bookmarkStart w:id="141" w:name="_Toc223448092"/>
      <w:r>
        <w:lastRenderedPageBreak/>
        <w:t xml:space="preserve">Les </w:t>
      </w:r>
      <w:proofErr w:type="spellStart"/>
      <w:r>
        <w:t>partenaires</w:t>
      </w:r>
      <w:proofErr w:type="spellEnd"/>
      <w:r>
        <w:t xml:space="preserve"> de </w:t>
      </w:r>
      <w:proofErr w:type="spellStart"/>
      <w:r>
        <w:t>l’Internat</w:t>
      </w:r>
      <w:proofErr w:type="spellEnd"/>
      <w:r>
        <w:t xml:space="preserve"> </w:t>
      </w:r>
      <w:proofErr w:type="spellStart"/>
      <w:r>
        <w:t>d’excellence</w:t>
      </w:r>
      <w:bookmarkEnd w:id="141"/>
      <w:proofErr w:type="spellEnd"/>
    </w:p>
    <w:p w14:paraId="547A6C83" w14:textId="3854B567" w:rsidR="00A81020" w:rsidRDefault="003E2170">
      <w:pPr>
        <w:pStyle w:val="CERESBody"/>
      </w:pPr>
      <w:r>
        <w:t xml:space="preserve">(Voir </w:t>
      </w:r>
      <w:proofErr w:type="spellStart"/>
      <w:r>
        <w:t>Annexe</w:t>
      </w:r>
      <w:proofErr w:type="spellEnd"/>
      <w:r>
        <w:t>)</w:t>
      </w:r>
    </w:p>
    <w:p w14:paraId="77A1D074" w14:textId="0E9F0FF8" w:rsidR="00A81020" w:rsidRDefault="00000000" w:rsidP="00B80A7F">
      <w:pPr>
        <w:pStyle w:val="Titre2"/>
      </w:pPr>
      <w:bookmarkStart w:id="142" w:name="_Toc223448093"/>
      <w:r>
        <w:t xml:space="preserve">Les Foyers </w:t>
      </w:r>
      <w:proofErr w:type="spellStart"/>
      <w:r>
        <w:t>D’excellence</w:t>
      </w:r>
      <w:bookmarkEnd w:id="142"/>
      <w:proofErr w:type="spellEnd"/>
    </w:p>
    <w:p w14:paraId="15C6DD71" w14:textId="1C27EF2B" w:rsidR="00A81020" w:rsidRDefault="00000000" w:rsidP="00E37246">
      <w:pPr>
        <w:pStyle w:val="Titre3"/>
      </w:pPr>
      <w:bookmarkStart w:id="143" w:name="_Toc223448094"/>
      <w:r>
        <w:t xml:space="preserve">Les jeunes </w:t>
      </w:r>
      <w:proofErr w:type="spellStart"/>
      <w:r>
        <w:t>bénéficiaires</w:t>
      </w:r>
      <w:bookmarkEnd w:id="143"/>
      <w:proofErr w:type="spellEnd"/>
    </w:p>
    <w:p w14:paraId="0929EFBA" w14:textId="77777777" w:rsidR="00A81020" w:rsidRPr="008F5145" w:rsidRDefault="00000000">
      <w:pPr>
        <w:pStyle w:val="CERESBody"/>
        <w:spacing w:after="80"/>
        <w:rPr>
          <w:b/>
          <w:bCs/>
          <w:color w:val="0070C0"/>
        </w:rPr>
      </w:pPr>
      <w:proofErr w:type="spellStart"/>
      <w:r w:rsidRPr="008F5145">
        <w:rPr>
          <w:b/>
          <w:bCs/>
          <w:color w:val="0070C0"/>
        </w:rPr>
        <w:t>Sélection</w:t>
      </w:r>
      <w:proofErr w:type="spellEnd"/>
      <w:r w:rsidRPr="008F5145">
        <w:rPr>
          <w:b/>
          <w:bCs/>
          <w:color w:val="0070C0"/>
        </w:rPr>
        <w:t xml:space="preserve"> des </w:t>
      </w:r>
      <w:proofErr w:type="spellStart"/>
      <w:r w:rsidRPr="008F5145">
        <w:rPr>
          <w:b/>
          <w:bCs/>
          <w:color w:val="0070C0"/>
        </w:rPr>
        <w:t>bénéficiaires</w:t>
      </w:r>
      <w:proofErr w:type="spellEnd"/>
    </w:p>
    <w:p w14:paraId="28DE6479" w14:textId="77777777" w:rsidR="00A81020" w:rsidRPr="008F5145" w:rsidRDefault="00000000">
      <w:pPr>
        <w:pStyle w:val="CERESBody"/>
        <w:spacing w:after="80"/>
        <w:rPr>
          <w:b/>
          <w:bCs/>
          <w:color w:val="0070C0"/>
        </w:rPr>
      </w:pPr>
      <w:proofErr w:type="spellStart"/>
      <w:r w:rsidRPr="008F5145">
        <w:rPr>
          <w:b/>
          <w:bCs/>
          <w:color w:val="0070C0"/>
        </w:rPr>
        <w:t>Effectifs</w:t>
      </w:r>
      <w:proofErr w:type="spellEnd"/>
      <w:r w:rsidRPr="008F5145">
        <w:rPr>
          <w:b/>
          <w:bCs/>
          <w:color w:val="0070C0"/>
        </w:rPr>
        <w:t xml:space="preserve"> des jeunes </w:t>
      </w:r>
      <w:proofErr w:type="spellStart"/>
      <w:r w:rsidRPr="008F5145">
        <w:rPr>
          <w:b/>
          <w:bCs/>
          <w:color w:val="0070C0"/>
        </w:rPr>
        <w:t>bénéficiaires</w:t>
      </w:r>
      <w:proofErr w:type="spellEnd"/>
    </w:p>
    <w:p w14:paraId="76C14EBE" w14:textId="77777777" w:rsidR="00A81020" w:rsidRPr="00031A77" w:rsidRDefault="00000000" w:rsidP="009E7779">
      <w:pPr>
        <w:pStyle w:val="CERESBody"/>
        <w:spacing w:after="80"/>
        <w:jc w:val="both"/>
        <w:rPr>
          <w:lang w:val="fr-FR"/>
        </w:rPr>
      </w:pPr>
      <w:r w:rsidRPr="00031A77">
        <w:rPr>
          <w:lang w:val="fr-FR"/>
        </w:rPr>
        <w:t>Après les trois années effectuées à l’IE, les jeunes rejoignent les foyers d’excellence en classe de L1. L’objectif de la mise en place des foyers implantés en ville est d’offrir aux jeunes davantage d’occasions d’acquérir progressivement leur autonomie de vie.</w:t>
      </w:r>
    </w:p>
    <w:p w14:paraId="70F6D897" w14:textId="77777777" w:rsidR="00A81020" w:rsidRPr="00031A77" w:rsidRDefault="00000000" w:rsidP="009E7779">
      <w:pPr>
        <w:pStyle w:val="CERESBody"/>
        <w:spacing w:after="80"/>
        <w:jc w:val="both"/>
        <w:rPr>
          <w:lang w:val="fr-FR"/>
        </w:rPr>
      </w:pPr>
      <w:r w:rsidRPr="00031A77">
        <w:rPr>
          <w:lang w:val="fr-FR"/>
        </w:rPr>
        <w:t>En termes d’effectif, chaque foyer comporte entre 6 et 8 jeunes, non mixtes, répartis en fonction de leur filière et de leur établissement supérieur. Les foyers regroupent des étudiants de trois niveaux : L1, L2 et L3.</w:t>
      </w:r>
    </w:p>
    <w:p w14:paraId="48E00594" w14:textId="77777777" w:rsidR="00A81020" w:rsidRPr="00031A77" w:rsidRDefault="00000000" w:rsidP="009E7779">
      <w:pPr>
        <w:pStyle w:val="CERESBody"/>
        <w:spacing w:after="80"/>
        <w:jc w:val="both"/>
        <w:rPr>
          <w:lang w:val="fr-FR"/>
        </w:rPr>
      </w:pPr>
      <w:r w:rsidRPr="00031A77">
        <w:rPr>
          <w:lang w:val="fr-FR"/>
        </w:rPr>
        <w:t>Un éducateur responsable est affecté à chaque foyer. Il accompagne les jeunes au moins deux fois par mois.</w:t>
      </w:r>
    </w:p>
    <w:p w14:paraId="5542C7D2" w14:textId="03C1CC55" w:rsidR="00A81020" w:rsidRDefault="00000000" w:rsidP="00E37246">
      <w:pPr>
        <w:pStyle w:val="Titre3"/>
      </w:pPr>
      <w:bookmarkStart w:id="144" w:name="_Toc223448095"/>
      <w:r>
        <w:t xml:space="preserve">Le </w:t>
      </w:r>
      <w:proofErr w:type="spellStart"/>
      <w:r>
        <w:t>fonctionnement</w:t>
      </w:r>
      <w:proofErr w:type="spellEnd"/>
      <w:r>
        <w:t xml:space="preserve"> du foyer d’Excellence</w:t>
      </w:r>
      <w:bookmarkEnd w:id="144"/>
    </w:p>
    <w:p w14:paraId="7DF8A0F2" w14:textId="07F8730D" w:rsidR="00A81020" w:rsidRDefault="00000000" w:rsidP="00E37246">
      <w:pPr>
        <w:pStyle w:val="Titre4"/>
      </w:pPr>
      <w:bookmarkStart w:id="145" w:name="_Toc223448096"/>
      <w:r>
        <w:t xml:space="preserve">La </w:t>
      </w:r>
      <w:proofErr w:type="spellStart"/>
      <w:proofErr w:type="gramStart"/>
      <w:r>
        <w:t>journée</w:t>
      </w:r>
      <w:proofErr w:type="spellEnd"/>
      <w:r>
        <w:t>-type</w:t>
      </w:r>
      <w:bookmarkEnd w:id="145"/>
      <w:proofErr w:type="gramEnd"/>
    </w:p>
    <w:p w14:paraId="46436610" w14:textId="77777777" w:rsidR="00A81020" w:rsidRPr="00031A77" w:rsidRDefault="00000000" w:rsidP="009E7779">
      <w:pPr>
        <w:pStyle w:val="CERESBody"/>
        <w:spacing w:after="80"/>
        <w:jc w:val="both"/>
        <w:rPr>
          <w:lang w:val="fr-FR"/>
        </w:rPr>
      </w:pPr>
      <w:r w:rsidRPr="00031A77">
        <w:rPr>
          <w:lang w:val="fr-FR"/>
        </w:rPr>
        <w:t>Afin de favoriser l’autonomie des jeunes, chaque foyer s’organise de façon autonome pour veiller au bon déroulement de la vie quotidienne, dans le respect des règles établies.</w:t>
      </w:r>
    </w:p>
    <w:p w14:paraId="22AF6149" w14:textId="57E49CF7" w:rsidR="00A81020" w:rsidRDefault="00000000" w:rsidP="00CD3B66">
      <w:pPr>
        <w:pStyle w:val="Titre4"/>
      </w:pPr>
      <w:bookmarkStart w:id="146" w:name="_Toc223448097"/>
      <w:proofErr w:type="gramStart"/>
      <w:r>
        <w:t>Les</w:t>
      </w:r>
      <w:proofErr w:type="gramEnd"/>
      <w:r>
        <w:t xml:space="preserve"> </w:t>
      </w:r>
      <w:proofErr w:type="gramStart"/>
      <w:r>
        <w:t>week-ends</w:t>
      </w:r>
      <w:bookmarkEnd w:id="146"/>
      <w:proofErr w:type="gramEnd"/>
    </w:p>
    <w:p w14:paraId="3D33EF75" w14:textId="77777777" w:rsidR="00A81020" w:rsidRPr="00031A77" w:rsidRDefault="00000000" w:rsidP="009E7779">
      <w:pPr>
        <w:pStyle w:val="CERESBody"/>
        <w:spacing w:after="80"/>
        <w:jc w:val="both"/>
        <w:rPr>
          <w:lang w:val="fr-FR"/>
        </w:rPr>
      </w:pPr>
      <w:r w:rsidRPr="00031A77">
        <w:rPr>
          <w:lang w:val="fr-FR"/>
        </w:rPr>
        <w:t>Les foyers sont ouverts sept jours sur sept. En effet, les jeunes demeurent dans les foyers durant tous les week-ends. Des activités obligatoires sont organisées deux samedis par mois l’après-midi. Le dimanche matin, les jeunes peuvent assister à l’office de leur choix, et bénéficient d’un quartier libre l’après-midi.</w:t>
      </w:r>
    </w:p>
    <w:p w14:paraId="0C762F5A" w14:textId="77777777" w:rsidR="00A81020" w:rsidRPr="00031A77" w:rsidRDefault="00000000" w:rsidP="009E7779">
      <w:pPr>
        <w:pStyle w:val="CERESBody"/>
        <w:spacing w:after="80"/>
        <w:jc w:val="both"/>
        <w:rPr>
          <w:lang w:val="fr-FR"/>
        </w:rPr>
      </w:pPr>
      <w:r w:rsidRPr="00031A77">
        <w:rPr>
          <w:lang w:val="fr-FR"/>
        </w:rPr>
        <w:t>Toutefois, à la fin de chaque trimestre, les foyers ferment pendant les vacances de Noël, les vacances de Pâques, ainsi que durant les deux premières semaines du mois d’août, période correspondant au congé collectif des collaborateurs de CERES.</w:t>
      </w:r>
    </w:p>
    <w:p w14:paraId="2D034CFD" w14:textId="77777777" w:rsidR="00A81020" w:rsidRPr="00031A77" w:rsidRDefault="00000000" w:rsidP="009E7779">
      <w:pPr>
        <w:pStyle w:val="CERESBody"/>
        <w:spacing w:after="80"/>
        <w:jc w:val="both"/>
        <w:rPr>
          <w:lang w:val="fr-FR"/>
        </w:rPr>
      </w:pPr>
      <w:r w:rsidRPr="00031A77">
        <w:rPr>
          <w:lang w:val="fr-FR"/>
        </w:rPr>
        <w:t>Exceptionnellement, les foyers peuvent rester ouverts si certains jeunes ont encore cours ou sont en stage. Cependant, le CERES n’assure pas la prise en charge de l’intendance durant cette période.</w:t>
      </w:r>
    </w:p>
    <w:p w14:paraId="72AD4FB6" w14:textId="580B2E3A" w:rsidR="00A81020" w:rsidRDefault="00000000" w:rsidP="00813919">
      <w:pPr>
        <w:pStyle w:val="Titre3"/>
      </w:pPr>
      <w:bookmarkStart w:id="147" w:name="_Toc223448098"/>
      <w:r>
        <w:t xml:space="preserve">Les </w:t>
      </w:r>
      <w:proofErr w:type="spellStart"/>
      <w:r>
        <w:t>activités</w:t>
      </w:r>
      <w:proofErr w:type="spellEnd"/>
      <w:r>
        <w:t xml:space="preserve"> du foyer d’Excellence</w:t>
      </w:r>
      <w:bookmarkEnd w:id="147"/>
    </w:p>
    <w:p w14:paraId="7DD7F618" w14:textId="6AE676DD" w:rsidR="00A81020" w:rsidRDefault="00000000" w:rsidP="00813919">
      <w:pPr>
        <w:pStyle w:val="Titre4"/>
      </w:pPr>
      <w:bookmarkStart w:id="148" w:name="_Toc223448099"/>
      <w:proofErr w:type="spellStart"/>
      <w:r>
        <w:t>L’entretien</w:t>
      </w:r>
      <w:proofErr w:type="spellEnd"/>
      <w:r>
        <w:t xml:space="preserve"> de </w:t>
      </w:r>
      <w:proofErr w:type="spellStart"/>
      <w:r>
        <w:t>tutorat</w:t>
      </w:r>
      <w:bookmarkEnd w:id="148"/>
      <w:proofErr w:type="spellEnd"/>
    </w:p>
    <w:p w14:paraId="6108F605" w14:textId="3C46E680" w:rsidR="00A81020" w:rsidRPr="00031A77" w:rsidRDefault="00000000" w:rsidP="009E7779">
      <w:pPr>
        <w:pStyle w:val="CERESBody"/>
        <w:spacing w:after="80"/>
        <w:jc w:val="both"/>
        <w:rPr>
          <w:lang w:val="fr-FR"/>
        </w:rPr>
      </w:pPr>
      <w:r w:rsidRPr="00031A77">
        <w:rPr>
          <w:lang w:val="fr-FR"/>
        </w:rPr>
        <w:t xml:space="preserve">Chaque jeune bénéficie d’un entretien de tutorat adapté à son niveau d’études. Pour les étudiants en L1, les entretiens sont organisés de manière </w:t>
      </w:r>
      <w:proofErr w:type="gramStart"/>
      <w:r w:rsidR="009F39DD" w:rsidRPr="00031A77">
        <w:rPr>
          <w:lang w:val="fr-FR"/>
        </w:rPr>
        <w:t>progressive:</w:t>
      </w:r>
      <w:proofErr w:type="gramEnd"/>
      <w:r w:rsidRPr="00031A77">
        <w:rPr>
          <w:lang w:val="fr-FR"/>
        </w:rPr>
        <w:t xml:space="preserve"> mensuel en premier trimestre, bimestriel au second, puis trimestriel au troisième.  Les étudiants en L2 bénéficient d’entretiens bimestriels, tandis que ceux en L3 sont suivis de manière trimestrielle. Ces entretiens, organisés à la demande des jeunes, se déroulent au Campus CERES.</w:t>
      </w:r>
    </w:p>
    <w:p w14:paraId="2FD30F09" w14:textId="77777777" w:rsidR="00A81020" w:rsidRPr="00031A77" w:rsidRDefault="00000000" w:rsidP="009E7779">
      <w:pPr>
        <w:pStyle w:val="CERESBody"/>
        <w:spacing w:after="80"/>
        <w:jc w:val="both"/>
        <w:rPr>
          <w:lang w:val="fr-FR"/>
        </w:rPr>
      </w:pPr>
      <w:r w:rsidRPr="00031A77">
        <w:rPr>
          <w:lang w:val="fr-FR"/>
        </w:rPr>
        <w:t>L’objectif de cette activité est d’offrir à chaque jeune un espace pour exprimer ses besoins, ses ressentis, ses doutes, ses difficultés ainsi que ses réussites.</w:t>
      </w:r>
    </w:p>
    <w:p w14:paraId="4EF4915A" w14:textId="4758BCF4" w:rsidR="00A81020" w:rsidRDefault="00000000" w:rsidP="00653679">
      <w:pPr>
        <w:pStyle w:val="Titre4"/>
      </w:pPr>
      <w:bookmarkStart w:id="149" w:name="_Toc223448100"/>
      <w:proofErr w:type="spellStart"/>
      <w:r>
        <w:lastRenderedPageBreak/>
        <w:t>L’autogestion</w:t>
      </w:r>
      <w:proofErr w:type="spellEnd"/>
      <w:r>
        <w:t xml:space="preserve"> de temps</w:t>
      </w:r>
      <w:bookmarkEnd w:id="149"/>
    </w:p>
    <w:p w14:paraId="177915AB" w14:textId="77777777" w:rsidR="00A81020" w:rsidRPr="00031A77" w:rsidRDefault="00000000" w:rsidP="00183198">
      <w:pPr>
        <w:pStyle w:val="CERESBody"/>
        <w:spacing w:after="80"/>
        <w:jc w:val="both"/>
        <w:rPr>
          <w:lang w:val="fr-FR"/>
        </w:rPr>
      </w:pPr>
      <w:r w:rsidRPr="00031A77">
        <w:rPr>
          <w:lang w:val="fr-FR"/>
        </w:rPr>
        <w:t>Cette activité permet au jeune d’acquérir progressivement l’autonomie. En effet, pendant l’autogestion du temps, les jeunes ont la possibilité de choisir une activité qui leur convient : étude, lecture, jeux, bénévolat, ou autre.</w:t>
      </w:r>
    </w:p>
    <w:p w14:paraId="1B411126" w14:textId="7848579D" w:rsidR="00A81020" w:rsidRDefault="00000000" w:rsidP="00FF4D32">
      <w:pPr>
        <w:pStyle w:val="Titre4"/>
      </w:pPr>
      <w:bookmarkStart w:id="150" w:name="_Toc223448101"/>
      <w:proofErr w:type="spellStart"/>
      <w:r>
        <w:t>L’heure</w:t>
      </w:r>
      <w:proofErr w:type="spellEnd"/>
      <w:r>
        <w:t xml:space="preserve"> de Vie Foyer</w:t>
      </w:r>
      <w:bookmarkEnd w:id="150"/>
    </w:p>
    <w:p w14:paraId="51C09FDF" w14:textId="3E81096E" w:rsidR="00183198" w:rsidRPr="00031A77" w:rsidRDefault="00000000" w:rsidP="00183198">
      <w:pPr>
        <w:pStyle w:val="CERESBody"/>
        <w:spacing w:after="80"/>
        <w:jc w:val="both"/>
        <w:rPr>
          <w:lang w:val="fr-FR"/>
        </w:rPr>
      </w:pPr>
      <w:r w:rsidRPr="00031A77">
        <w:rPr>
          <w:lang w:val="fr-FR"/>
        </w:rPr>
        <w:t xml:space="preserve">C’est une activité </w:t>
      </w:r>
      <w:proofErr w:type="gramStart"/>
      <w:r w:rsidR="009312A8" w:rsidRPr="00031A77">
        <w:rPr>
          <w:lang w:val="fr-FR"/>
        </w:rPr>
        <w:t>périodique:</w:t>
      </w:r>
      <w:proofErr w:type="gramEnd"/>
      <w:r w:rsidRPr="00031A77">
        <w:rPr>
          <w:lang w:val="fr-FR"/>
        </w:rPr>
        <w:t xml:space="preserve"> le HVF est réalisé une fois par mois dans chaque foyer. L’objectif est d’intégrer les jeunes dans le fonctionnement des foyers. Les jeunes prennent un moment pour discuter et partager entre eux leurs difficultés au sein du </w:t>
      </w:r>
      <w:proofErr w:type="gramStart"/>
      <w:r w:rsidR="009F39DD" w:rsidRPr="00031A77">
        <w:rPr>
          <w:lang w:val="fr-FR"/>
        </w:rPr>
        <w:t>foyer:</w:t>
      </w:r>
      <w:proofErr w:type="gramEnd"/>
      <w:r w:rsidRPr="00031A77">
        <w:rPr>
          <w:lang w:val="fr-FR"/>
        </w:rPr>
        <w:t xml:space="preserve"> intégration, communication, vie communautaire, autres, et proposent des solutions d'amélioration. Un compte rendu rédigé par les jeunes sera ensuite envoyé aux responsables.</w:t>
      </w:r>
    </w:p>
    <w:p w14:paraId="0AB72434" w14:textId="77777777" w:rsidR="009D35BE" w:rsidRPr="00031A77" w:rsidRDefault="009D35BE" w:rsidP="00183198">
      <w:pPr>
        <w:pStyle w:val="CERESBody"/>
        <w:spacing w:after="80"/>
        <w:jc w:val="both"/>
        <w:rPr>
          <w:lang w:val="fr-FR"/>
        </w:rPr>
      </w:pPr>
    </w:p>
    <w:p w14:paraId="78DC2397" w14:textId="77777777" w:rsidR="009D35BE" w:rsidRPr="00031A77" w:rsidRDefault="009D35BE" w:rsidP="00183198">
      <w:pPr>
        <w:pStyle w:val="CERESBody"/>
        <w:spacing w:after="80"/>
        <w:jc w:val="both"/>
        <w:rPr>
          <w:lang w:val="fr-FR"/>
        </w:rPr>
      </w:pPr>
    </w:p>
    <w:p w14:paraId="4A5C2658" w14:textId="1D3594CA" w:rsidR="00A81020" w:rsidRDefault="00000000" w:rsidP="00D41EA8">
      <w:pPr>
        <w:pStyle w:val="Titre4"/>
      </w:pPr>
      <w:bookmarkStart w:id="151" w:name="_Toc223448102"/>
      <w:r>
        <w:t xml:space="preserve">Le </w:t>
      </w:r>
      <w:proofErr w:type="spellStart"/>
      <w:r>
        <w:t>bénévolat</w:t>
      </w:r>
      <w:proofErr w:type="spellEnd"/>
      <w:r>
        <w:t xml:space="preserve"> </w:t>
      </w:r>
      <w:proofErr w:type="spellStart"/>
      <w:r>
        <w:t>ou</w:t>
      </w:r>
      <w:proofErr w:type="spellEnd"/>
      <w:r>
        <w:t xml:space="preserve"> engagement</w:t>
      </w:r>
      <w:bookmarkEnd w:id="151"/>
    </w:p>
    <w:p w14:paraId="4C37E7D8" w14:textId="77777777" w:rsidR="00A81020" w:rsidRPr="00031A77" w:rsidRDefault="00000000" w:rsidP="00183198">
      <w:pPr>
        <w:pStyle w:val="CERESBody"/>
        <w:spacing w:after="80"/>
        <w:jc w:val="both"/>
        <w:rPr>
          <w:lang w:val="fr-FR"/>
        </w:rPr>
      </w:pPr>
      <w:r w:rsidRPr="00031A77">
        <w:rPr>
          <w:lang w:val="fr-FR"/>
        </w:rPr>
        <w:t>Pour encourager l’engagement social et l’ouverture, tous les jeunes étudiants s’impliquent dans des activités bénévoles au sein des organisations non gouvernementales ou des structures locales à Fianarantsoa, pendant au moins une journée par mois.</w:t>
      </w:r>
    </w:p>
    <w:p w14:paraId="17C61633" w14:textId="48C6F629" w:rsidR="00A81020" w:rsidRDefault="00000000" w:rsidP="0026176E">
      <w:pPr>
        <w:pStyle w:val="Titre4"/>
      </w:pPr>
      <w:bookmarkStart w:id="152" w:name="_Toc223448103"/>
      <w:r>
        <w:t>Le Conseil des jeunes</w:t>
      </w:r>
      <w:bookmarkEnd w:id="152"/>
    </w:p>
    <w:p w14:paraId="254E5601" w14:textId="77777777" w:rsidR="00A81020" w:rsidRPr="00031A77" w:rsidRDefault="00000000" w:rsidP="00183198">
      <w:pPr>
        <w:pStyle w:val="CERESBody"/>
        <w:spacing w:after="80"/>
        <w:jc w:val="both"/>
        <w:rPr>
          <w:lang w:val="fr-FR"/>
        </w:rPr>
      </w:pPr>
      <w:r w:rsidRPr="00031A77">
        <w:rPr>
          <w:lang w:val="fr-FR"/>
        </w:rPr>
        <w:t>Pour encourager le pouvoir d’agir, de donner des responsabilités et cultiver le goût de l’engagement chez les jeunes dans le cadre des activités du programme CERES, un Conseil de Jeunes est mis en place. Ce conseil sera composé d’un Président, d‘un Vice-président et d’un secrétaire (cf. processus de mise en place d’un conseil des jeunes CERES).</w:t>
      </w:r>
    </w:p>
    <w:p w14:paraId="49463609" w14:textId="01ABFFBB" w:rsidR="00A81020" w:rsidRDefault="00000000" w:rsidP="00D942A9">
      <w:pPr>
        <w:pStyle w:val="Titre4"/>
      </w:pPr>
      <w:bookmarkStart w:id="153" w:name="_Toc223448104"/>
      <w:r>
        <w:t xml:space="preserve">Le </w:t>
      </w:r>
      <w:proofErr w:type="spellStart"/>
      <w:r>
        <w:t>tournoi</w:t>
      </w:r>
      <w:proofErr w:type="spellEnd"/>
      <w:r>
        <w:t xml:space="preserve"> </w:t>
      </w:r>
      <w:proofErr w:type="spellStart"/>
      <w:r>
        <w:t>d’éloquence</w:t>
      </w:r>
      <w:bookmarkEnd w:id="153"/>
      <w:proofErr w:type="spellEnd"/>
    </w:p>
    <w:p w14:paraId="2593D0A9" w14:textId="77777777" w:rsidR="00A81020" w:rsidRPr="00031A77" w:rsidRDefault="00000000" w:rsidP="00183198">
      <w:pPr>
        <w:pStyle w:val="CERESBody"/>
        <w:spacing w:after="80"/>
        <w:jc w:val="both"/>
        <w:rPr>
          <w:lang w:val="fr-FR"/>
        </w:rPr>
      </w:pPr>
      <w:r w:rsidRPr="00031A77">
        <w:rPr>
          <w:lang w:val="fr-FR"/>
        </w:rPr>
        <w:t>Un tournoi d’éloquence est organisé chaque année afin de développer chez les participants leurs compétences en prise de parole, leur esprit critique, ainsi que leur confiance en eux, tout en favorisant l’écoute, le respect du débat et la valorisation de la diversité des opinions. Les cibles sont les Lycéens de Fianarantsoa.</w:t>
      </w:r>
    </w:p>
    <w:p w14:paraId="32B8B19F" w14:textId="77777777" w:rsidR="00A81020" w:rsidRPr="00031A77" w:rsidRDefault="00000000" w:rsidP="00183198">
      <w:pPr>
        <w:pStyle w:val="CERESBody"/>
        <w:spacing w:after="80"/>
        <w:jc w:val="both"/>
        <w:rPr>
          <w:lang w:val="fr-FR"/>
        </w:rPr>
      </w:pPr>
      <w:r w:rsidRPr="00031A77">
        <w:rPr>
          <w:lang w:val="fr-FR"/>
        </w:rPr>
        <w:t>Les étudiants CERES organisent cette activité avec l’appui des éducateurs et les équipes supports. Les étudiants auront l’occasion de mener un mini-projet qui développe à la fois le savoir-faire (organiser, gérer, créer), et le savoir-être (travailler en équipe, prendre des initiatives).</w:t>
      </w:r>
    </w:p>
    <w:p w14:paraId="7282EC83" w14:textId="0C79CF51" w:rsidR="00A81020" w:rsidRDefault="00000000" w:rsidP="00EE1A7A">
      <w:pPr>
        <w:pStyle w:val="Titre4"/>
      </w:pPr>
      <w:bookmarkStart w:id="154" w:name="_Toc223448105"/>
      <w:r>
        <w:t>Le Club</w:t>
      </w:r>
      <w:bookmarkEnd w:id="154"/>
    </w:p>
    <w:p w14:paraId="23B84FEF" w14:textId="77777777" w:rsidR="00A81020" w:rsidRPr="00031A77" w:rsidRDefault="00000000" w:rsidP="00183198">
      <w:pPr>
        <w:pStyle w:val="CERESBody"/>
        <w:spacing w:after="80"/>
        <w:jc w:val="both"/>
        <w:rPr>
          <w:lang w:val="fr-FR"/>
        </w:rPr>
      </w:pPr>
      <w:r w:rsidRPr="00031A77">
        <w:rPr>
          <w:lang w:val="fr-FR"/>
        </w:rPr>
        <w:t>Divers clubs sont mis en place dès le début de l’année en concertation avec le RPEDUC.</w:t>
      </w:r>
    </w:p>
    <w:p w14:paraId="70DF3E7E" w14:textId="77777777" w:rsidR="00A81020" w:rsidRPr="00031A77" w:rsidRDefault="00000000" w:rsidP="00183198">
      <w:pPr>
        <w:pStyle w:val="CERESBody"/>
        <w:spacing w:after="80"/>
        <w:jc w:val="both"/>
        <w:rPr>
          <w:lang w:val="fr-FR"/>
        </w:rPr>
      </w:pPr>
      <w:r w:rsidRPr="00031A77">
        <w:rPr>
          <w:lang w:val="fr-FR"/>
        </w:rPr>
        <w:t>En collaboration avec des partenaires (Alliance Française, médias locaux,), les clubs visent à élargir le réseau social des jeunes, à favoriser les échanges interculturels et à encourager leur intégration dans des activités en dehors du cadre académique. Par exemple, des clubs sont animés dans le domaine culturel et artistique, de communication, numérique, de santé.</w:t>
      </w:r>
    </w:p>
    <w:p w14:paraId="3F6D4A3B" w14:textId="77777777" w:rsidR="00A81020" w:rsidRPr="00031A77" w:rsidRDefault="00000000" w:rsidP="00183198">
      <w:pPr>
        <w:pStyle w:val="CERESBody"/>
        <w:spacing w:after="80"/>
        <w:jc w:val="both"/>
        <w:rPr>
          <w:lang w:val="fr-FR"/>
        </w:rPr>
      </w:pPr>
      <w:r w:rsidRPr="00031A77">
        <w:rPr>
          <w:lang w:val="fr-FR"/>
        </w:rPr>
        <w:t>L’objectif est de développer l’autonomie personnelle des jeunes en harmonie avec son environnement.</w:t>
      </w:r>
    </w:p>
    <w:p w14:paraId="5DC4F8A5" w14:textId="41AA2F26" w:rsidR="00817D1A" w:rsidRPr="00031A77" w:rsidRDefault="00000000" w:rsidP="00183198">
      <w:pPr>
        <w:pStyle w:val="CERESBody"/>
        <w:spacing w:after="80"/>
        <w:jc w:val="both"/>
        <w:rPr>
          <w:lang w:val="fr-FR"/>
        </w:rPr>
      </w:pPr>
      <w:r w:rsidRPr="00031A77">
        <w:rPr>
          <w:lang w:val="fr-FR"/>
        </w:rPr>
        <w:t>La fréquence de rencontre des clubs est de deux fois par mois.</w:t>
      </w:r>
    </w:p>
    <w:p w14:paraId="5AD84B4F" w14:textId="3CC46F03" w:rsidR="00A81020" w:rsidRPr="00031A77" w:rsidRDefault="00CE4AD6">
      <w:pPr>
        <w:pStyle w:val="CERESBody"/>
        <w:spacing w:after="80"/>
        <w:rPr>
          <w:lang w:val="fr-FR"/>
        </w:rPr>
      </w:pPr>
      <w:r w:rsidRPr="000A7C06">
        <w:rPr>
          <w:noProof/>
        </w:rPr>
        <w:lastRenderedPageBreak/>
        <mc:AlternateContent>
          <mc:Choice Requires="wps">
            <w:drawing>
              <wp:anchor distT="0" distB="0" distL="114300" distR="114300" simplePos="0" relativeHeight="251693056" behindDoc="0" locked="0" layoutInCell="1" allowOverlap="1" wp14:anchorId="7419C5B5" wp14:editId="61E2CBBC">
                <wp:simplePos x="0" y="0"/>
                <wp:positionH relativeFrom="column">
                  <wp:posOffset>3949700</wp:posOffset>
                </wp:positionH>
                <wp:positionV relativeFrom="paragraph">
                  <wp:posOffset>233680</wp:posOffset>
                </wp:positionV>
                <wp:extent cx="1172845" cy="749935"/>
                <wp:effectExtent l="0" t="0" r="27305" b="12065"/>
                <wp:wrapNone/>
                <wp:docPr id="1116182986" name="Ellips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2845" cy="749935"/>
                        </a:xfrm>
                        <a:prstGeom prst="ellipse">
                          <a:avLst/>
                        </a:prstGeom>
                        <a:solidFill>
                          <a:sysClr val="window" lastClr="FFFFFF"/>
                        </a:solidFill>
                        <a:ln w="25400" cap="flat" cmpd="sng" algn="ctr">
                          <a:solidFill>
                            <a:srgbClr val="F79646"/>
                          </a:solidFill>
                          <a:prstDash val="solid"/>
                        </a:ln>
                        <a:effectLst/>
                      </wps:spPr>
                      <wps:txbx>
                        <w:txbxContent>
                          <w:p w14:paraId="302E44D0" w14:textId="77777777" w:rsidR="00CE4AD6" w:rsidRDefault="00CE4AD6" w:rsidP="00CE4AD6">
                            <w:pPr>
                              <w:pStyle w:val="NormalWeb"/>
                              <w:spacing w:before="0" w:beforeAutospacing="0" w:after="0" w:afterAutospacing="0"/>
                              <w:ind w:firstLine="0"/>
                              <w:jc w:val="center"/>
                            </w:pPr>
                            <w:r>
                              <w:rPr>
                                <w:rFonts w:ascii="Cambria" w:hAnsi="Calibri"/>
                                <w:color w:val="000000"/>
                              </w:rPr>
                              <w:t>Educateur :  conception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419C5B5" id="Ellipse 126" o:spid="_x0000_s1027" style="position:absolute;margin-left:311pt;margin-top:18.4pt;width:92.35pt;height:59.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" fillcolor="window" strokecolor="#f79646" strokeweight="2pt">
                <v:path arrowok="t"/>
                <v:textbox>
                  <w:txbxContent>
                    <w:p w14:paraId="302E44D0" w14:textId="77777777" w:rsidR="00CE4AD6" w:rsidRDefault="00CE4AD6" w:rsidP="00CE4AD6">
                      <w:pPr>
                        <w:pStyle w:val="NormalWeb"/>
                        <w:spacing w:before="0" w:beforeAutospacing="0" w:after="0" w:afterAutospacing="0"/>
                        <w:ind w:firstLine="0"/>
                        <w:jc w:val="center"/>
                      </w:pPr>
                      <w:r>
                        <w:rPr>
                          <w:rFonts w:ascii="Cambria" w:hAnsi="Calibri"/>
                          <w:color w:val="000000"/>
                        </w:rPr>
                        <w:t>Educateur :  conception</w:t>
                      </w:r>
                    </w:p>
                  </w:txbxContent>
                </v:textbox>
              </v:oval>
            </w:pict>
          </mc:Fallback>
        </mc:AlternateContent>
      </w:r>
      <w:r w:rsidRPr="000A7C06">
        <w:rPr>
          <w:noProof/>
        </w:rPr>
        <mc:AlternateContent>
          <mc:Choice Requires="wps">
            <w:drawing>
              <wp:anchor distT="0" distB="0" distL="114300" distR="114300" simplePos="0" relativeHeight="251691008" behindDoc="0" locked="0" layoutInCell="1" allowOverlap="1" wp14:anchorId="31EB73F1" wp14:editId="60DEE422">
                <wp:simplePos x="0" y="0"/>
                <wp:positionH relativeFrom="column">
                  <wp:posOffset>2139950</wp:posOffset>
                </wp:positionH>
                <wp:positionV relativeFrom="paragraph">
                  <wp:posOffset>182880</wp:posOffset>
                </wp:positionV>
                <wp:extent cx="1374140" cy="758825"/>
                <wp:effectExtent l="0" t="0" r="16510" b="22225"/>
                <wp:wrapNone/>
                <wp:docPr id="307942137" name="Ellips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4140" cy="758825"/>
                        </a:xfrm>
                        <a:prstGeom prst="ellipse">
                          <a:avLst/>
                        </a:prstGeom>
                        <a:solidFill>
                          <a:sysClr val="window" lastClr="FFFFFF"/>
                        </a:solidFill>
                        <a:ln w="25400" cap="flat" cmpd="sng" algn="ctr">
                          <a:solidFill>
                            <a:srgbClr val="F79646"/>
                          </a:solidFill>
                          <a:prstDash val="solid"/>
                        </a:ln>
                        <a:effectLst/>
                      </wps:spPr>
                      <wps:txbx>
                        <w:txbxContent>
                          <w:p w14:paraId="44130A61" w14:textId="77777777" w:rsidR="00CE4AD6" w:rsidRDefault="00CE4AD6" w:rsidP="00CE4AD6">
                            <w:pPr>
                              <w:pStyle w:val="NormalWeb"/>
                              <w:spacing w:before="0" w:beforeAutospacing="0" w:after="0" w:afterAutospacing="0"/>
                              <w:ind w:firstLine="0"/>
                              <w:jc w:val="center"/>
                            </w:pPr>
                            <w:r>
                              <w:rPr>
                                <w:rFonts w:ascii="Cambria" w:hAnsi="Calibri"/>
                                <w:color w:val="000000"/>
                                <w:sz w:val="22"/>
                                <w:szCs w:val="22"/>
                              </w:rPr>
                              <w:t>RFE</w:t>
                            </w:r>
                            <w:r>
                              <w:rPr>
                                <w:rFonts w:ascii="Cambria" w:hAnsi="Calibri"/>
                                <w:color w:val="000000"/>
                                <w:sz w:val="22"/>
                                <w:szCs w:val="22"/>
                              </w:rPr>
                              <w:t> </w:t>
                            </w:r>
                            <w:r>
                              <w:rPr>
                                <w:rFonts w:ascii="Cambria" w:hAnsi="Calibri"/>
                                <w:color w:val="000000"/>
                                <w:sz w:val="22"/>
                                <w:szCs w:val="22"/>
                              </w:rPr>
                              <w:t>: proposition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1EB73F1" id="Ellipse 124" o:spid="_x0000_s1028" style="position:absolute;margin-left:168.5pt;margin-top:14.4pt;width:108.2pt;height:59.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" fillcolor="window" strokecolor="#f79646" strokeweight="2pt">
                <v:path arrowok="t"/>
                <v:textbox>
                  <w:txbxContent>
                    <w:p w14:paraId="44130A61" w14:textId="77777777" w:rsidR="00CE4AD6" w:rsidRDefault="00CE4AD6" w:rsidP="00CE4AD6">
                      <w:pPr>
                        <w:pStyle w:val="NormalWeb"/>
                        <w:spacing w:before="0" w:beforeAutospacing="0" w:after="0" w:afterAutospacing="0"/>
                        <w:ind w:firstLine="0"/>
                        <w:jc w:val="center"/>
                      </w:pPr>
                      <w:r>
                        <w:rPr>
                          <w:rFonts w:ascii="Cambria" w:hAnsi="Calibri"/>
                          <w:color w:val="000000"/>
                          <w:sz w:val="22"/>
                          <w:szCs w:val="22"/>
                        </w:rPr>
                        <w:t>RFE</w:t>
                      </w:r>
                      <w:r>
                        <w:rPr>
                          <w:rFonts w:ascii="Cambria" w:hAnsi="Calibri"/>
                          <w:color w:val="000000"/>
                          <w:sz w:val="22"/>
                          <w:szCs w:val="22"/>
                        </w:rPr>
                        <w:t> </w:t>
                      </w:r>
                      <w:r>
                        <w:rPr>
                          <w:rFonts w:ascii="Cambria" w:hAnsi="Calibri"/>
                          <w:color w:val="000000"/>
                          <w:sz w:val="22"/>
                          <w:szCs w:val="22"/>
                        </w:rPr>
                        <w:t>: proposition</w:t>
                      </w:r>
                    </w:p>
                  </w:txbxContent>
                </v:textbox>
              </v:oval>
            </w:pict>
          </mc:Fallback>
        </mc:AlternateContent>
      </w:r>
      <w:r w:rsidRPr="00031A77">
        <w:rPr>
          <w:lang w:val="fr-FR"/>
        </w:rPr>
        <w:t>Ci-après le processus du club</w:t>
      </w:r>
    </w:p>
    <w:tbl>
      <w:tblPr>
        <w:tblW w:w="12135" w:type="dxa"/>
        <w:tblLayout w:type="fixed"/>
        <w:tblCellMar>
          <w:left w:w="70" w:type="dxa"/>
          <w:right w:w="70" w:type="dxa"/>
        </w:tblCellMar>
        <w:tblLook w:val="04A0" w:firstRow="1" w:lastRow="0" w:firstColumn="1" w:lastColumn="0" w:noHBand="0" w:noVBand="1"/>
      </w:tblPr>
      <w:tblGrid>
        <w:gridCol w:w="1338"/>
        <w:gridCol w:w="1199"/>
        <w:gridCol w:w="1199"/>
        <w:gridCol w:w="1199"/>
        <w:gridCol w:w="1200"/>
        <w:gridCol w:w="1200"/>
        <w:gridCol w:w="1200"/>
        <w:gridCol w:w="1200"/>
        <w:gridCol w:w="1200"/>
        <w:gridCol w:w="1200"/>
      </w:tblGrid>
      <w:tr w:rsidR="00CE4AD6" w:rsidRPr="00031A77" w14:paraId="45BE043F" w14:textId="77777777" w:rsidTr="0021463E">
        <w:trPr>
          <w:trHeight w:val="300"/>
        </w:trPr>
        <w:tc>
          <w:tcPr>
            <w:tcW w:w="1340" w:type="dxa"/>
            <w:noWrap/>
            <w:vAlign w:val="bottom"/>
          </w:tcPr>
          <w:p w14:paraId="6C7E3C4B" w14:textId="77777777" w:rsidR="00CE4AD6" w:rsidRPr="00031A77" w:rsidRDefault="00CE4AD6" w:rsidP="0021463E">
            <w:pPr>
              <w:rPr>
                <w:rFonts w:ascii="Calibri" w:eastAsia="Times New Roman" w:hAnsi="Calibri" w:cs="Calibri"/>
                <w:color w:val="000000"/>
                <w:kern w:val="2"/>
                <w:sz w:val="24"/>
                <w:lang w:val="fr-FR"/>
                <w14:ligatures w14:val="standardContextual"/>
              </w:rPr>
            </w:pPr>
          </w:p>
          <w:tbl>
            <w:tblPr>
              <w:tblW w:w="0" w:type="auto"/>
              <w:tblCellSpacing w:w="0" w:type="dxa"/>
              <w:tblLayout w:type="fixed"/>
              <w:tblCellMar>
                <w:left w:w="0" w:type="dxa"/>
                <w:right w:w="0" w:type="dxa"/>
              </w:tblCellMar>
              <w:tblLook w:val="04A0" w:firstRow="1" w:lastRow="0" w:firstColumn="1" w:lastColumn="0" w:noHBand="0" w:noVBand="1"/>
            </w:tblPr>
            <w:tblGrid>
              <w:gridCol w:w="1200"/>
            </w:tblGrid>
            <w:tr w:rsidR="00CE4AD6" w:rsidRPr="00031A77" w14:paraId="30ED77E7" w14:textId="77777777" w:rsidTr="0021463E">
              <w:trPr>
                <w:trHeight w:val="300"/>
                <w:tblCellSpacing w:w="0" w:type="dxa"/>
              </w:trPr>
              <w:tc>
                <w:tcPr>
                  <w:tcW w:w="1200" w:type="dxa"/>
                  <w:noWrap/>
                  <w:vAlign w:val="bottom"/>
                  <w:hideMark/>
                </w:tcPr>
                <w:p w14:paraId="41DC0660" w14:textId="77777777" w:rsidR="00CE4AD6" w:rsidRPr="00031A77" w:rsidRDefault="00CE4AD6" w:rsidP="0021463E">
                  <w:pPr>
                    <w:rPr>
                      <w:rFonts w:ascii="Calibri" w:eastAsia="Times New Roman" w:hAnsi="Calibri" w:cs="Calibri"/>
                      <w:color w:val="000000"/>
                      <w:kern w:val="2"/>
                      <w:sz w:val="24"/>
                      <w:lang w:val="fr-FR"/>
                      <w14:ligatures w14:val="standardContextual"/>
                    </w:rPr>
                  </w:pPr>
                </w:p>
              </w:tc>
            </w:tr>
          </w:tbl>
          <w:p w14:paraId="211DA965" w14:textId="77777777" w:rsidR="00CE4AD6" w:rsidRPr="00031A77" w:rsidRDefault="00CE4AD6" w:rsidP="0021463E">
            <w:pPr>
              <w:rPr>
                <w:rFonts w:ascii="Calibri" w:eastAsia="Calibri" w:hAnsi="Calibri"/>
                <w:kern w:val="2"/>
                <w:sz w:val="24"/>
                <w:lang w:val="fr-FR"/>
                <w14:ligatures w14:val="standardContextual"/>
              </w:rPr>
            </w:pPr>
          </w:p>
        </w:tc>
        <w:tc>
          <w:tcPr>
            <w:tcW w:w="1200" w:type="dxa"/>
            <w:noWrap/>
            <w:vAlign w:val="bottom"/>
            <w:hideMark/>
          </w:tcPr>
          <w:p w14:paraId="09F83E51"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23424" behindDoc="0" locked="0" layoutInCell="1" allowOverlap="1" wp14:anchorId="083B5C11" wp14:editId="6522F6DD">
                      <wp:simplePos x="0" y="0"/>
                      <wp:positionH relativeFrom="column">
                        <wp:posOffset>-490855</wp:posOffset>
                      </wp:positionH>
                      <wp:positionV relativeFrom="paragraph">
                        <wp:posOffset>-15875</wp:posOffset>
                      </wp:positionV>
                      <wp:extent cx="1281430" cy="753745"/>
                      <wp:effectExtent l="0" t="0" r="13970" b="27305"/>
                      <wp:wrapNone/>
                      <wp:docPr id="835022945" name="Ellips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1430" cy="753745"/>
                              </a:xfrm>
                              <a:prstGeom prst="ellipse">
                                <a:avLst/>
                              </a:prstGeom>
                              <a:solidFill>
                                <a:sysClr val="window" lastClr="FFFFFF"/>
                              </a:solidFill>
                              <a:ln w="25400" cap="flat" cmpd="sng" algn="ctr">
                                <a:solidFill>
                                  <a:srgbClr val="F79646"/>
                                </a:solidFill>
                                <a:prstDash val="solid"/>
                              </a:ln>
                              <a:effectLst/>
                            </wps:spPr>
                            <wps:txbx>
                              <w:txbxContent>
                                <w:p w14:paraId="3A5F88AA" w14:textId="77777777" w:rsidR="00CE4AD6" w:rsidRDefault="00CE4AD6" w:rsidP="00CE4AD6">
                                  <w:pPr>
                                    <w:pStyle w:val="NormalWeb"/>
                                    <w:spacing w:before="0" w:beforeAutospacing="0" w:after="0" w:afterAutospacing="0"/>
                                    <w:ind w:firstLine="0"/>
                                    <w:jc w:val="center"/>
                                  </w:pPr>
                                  <w:r>
                                    <w:rPr>
                                      <w:rFonts w:ascii="Cambria" w:hAnsi="Calibri"/>
                                      <w:color w:val="000000"/>
                                      <w:sz w:val="22"/>
                                      <w:szCs w:val="22"/>
                                    </w:rPr>
                                    <w:t>RPEX</w:t>
                                  </w:r>
                                  <w:r>
                                    <w:rPr>
                                      <w:rFonts w:ascii="Cambria" w:hAnsi="Calibri"/>
                                      <w:color w:val="000000"/>
                                      <w:sz w:val="22"/>
                                      <w:szCs w:val="22"/>
                                    </w:rPr>
                                    <w:t> </w:t>
                                  </w:r>
                                  <w:r>
                                    <w:rPr>
                                      <w:rFonts w:ascii="Cambria" w:hAnsi="Calibri"/>
                                      <w:color w:val="000000"/>
                                      <w:sz w:val="22"/>
                                      <w:szCs w:val="22"/>
                                    </w:rPr>
                                    <w:t>: lancement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83B5C11" id="Ellipse 122" o:spid="_x0000_s1029" style="position:absolute;margin-left:-38.65pt;margin-top:-1.25pt;width:100.9pt;height:59.3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" fillcolor="window" strokecolor="#f79646" strokeweight="2pt">
                      <v:path arrowok="t"/>
                      <v:textbox>
                        <w:txbxContent>
                          <w:p w14:paraId="3A5F88AA" w14:textId="77777777" w:rsidR="00CE4AD6" w:rsidRDefault="00CE4AD6" w:rsidP="00CE4AD6">
                            <w:pPr>
                              <w:pStyle w:val="NormalWeb"/>
                              <w:spacing w:before="0" w:beforeAutospacing="0" w:after="0" w:afterAutospacing="0"/>
                              <w:ind w:firstLine="0"/>
                              <w:jc w:val="center"/>
                            </w:pPr>
                            <w:r>
                              <w:rPr>
                                <w:rFonts w:ascii="Cambria" w:hAnsi="Calibri"/>
                                <w:color w:val="000000"/>
                                <w:sz w:val="22"/>
                                <w:szCs w:val="22"/>
                              </w:rPr>
                              <w:t>RPEX</w:t>
                            </w:r>
                            <w:r>
                              <w:rPr>
                                <w:rFonts w:ascii="Cambria" w:hAnsi="Calibri"/>
                                <w:color w:val="000000"/>
                                <w:sz w:val="22"/>
                                <w:szCs w:val="22"/>
                              </w:rPr>
                              <w:t> </w:t>
                            </w:r>
                            <w:r>
                              <w:rPr>
                                <w:rFonts w:ascii="Cambria" w:hAnsi="Calibri"/>
                                <w:color w:val="000000"/>
                                <w:sz w:val="22"/>
                                <w:szCs w:val="22"/>
                              </w:rPr>
                              <w:t>: lancement</w:t>
                            </w:r>
                          </w:p>
                        </w:txbxContent>
                      </v:textbox>
                    </v:oval>
                  </w:pict>
                </mc:Fallback>
              </mc:AlternateContent>
            </w:r>
          </w:p>
        </w:tc>
        <w:tc>
          <w:tcPr>
            <w:tcW w:w="1200" w:type="dxa"/>
            <w:noWrap/>
            <w:vAlign w:val="bottom"/>
            <w:hideMark/>
          </w:tcPr>
          <w:p w14:paraId="137B6CDD"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60288" behindDoc="0" locked="0" layoutInCell="1" allowOverlap="1" wp14:anchorId="1F9122DA" wp14:editId="2C3584EC">
                      <wp:simplePos x="0" y="0"/>
                      <wp:positionH relativeFrom="column">
                        <wp:posOffset>177800</wp:posOffset>
                      </wp:positionH>
                      <wp:positionV relativeFrom="paragraph">
                        <wp:posOffset>-100330</wp:posOffset>
                      </wp:positionV>
                      <wp:extent cx="285750" cy="95250"/>
                      <wp:effectExtent l="0" t="19050" r="38100" b="38100"/>
                      <wp:wrapNone/>
                      <wp:docPr id="948199412" name="Flèche : droit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95250"/>
                              </a:xfrm>
                              <a:prstGeom prst="rightArrow">
                                <a:avLst/>
                              </a:prstGeom>
                              <a:solidFill>
                                <a:srgbClr val="4F81BD"/>
                              </a:solidFill>
                              <a:ln w="25400" cap="flat" cmpd="sng" algn="ctr">
                                <a:solidFill>
                                  <a:srgbClr val="4F81BD">
                                    <a:shade val="50000"/>
                                  </a:srgbClr>
                                </a:solidFill>
                                <a:prstDash val="solid"/>
                              </a:ln>
                              <a:effectLst/>
                            </wps:spPr>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124595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120" o:spid="_x0000_s1026" type="#_x0000_t13" style="position:absolute;margin-left:14pt;margin-top:-7.9pt;width:2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" adj="18000" fillcolor="#4f81bd" strokecolor="#385d8a" strokeweight="2pt">
                      <v:path arrowok="t"/>
                    </v:shape>
                  </w:pict>
                </mc:Fallback>
              </mc:AlternateContent>
            </w:r>
          </w:p>
        </w:tc>
        <w:tc>
          <w:tcPr>
            <w:tcW w:w="1200" w:type="dxa"/>
            <w:noWrap/>
            <w:vAlign w:val="bottom"/>
            <w:hideMark/>
          </w:tcPr>
          <w:p w14:paraId="010C200C" w14:textId="76B6402E"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493623F5"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63360" behindDoc="0" locked="0" layoutInCell="1" allowOverlap="1" wp14:anchorId="06CB2BD2" wp14:editId="1C392F2C">
                      <wp:simplePos x="0" y="0"/>
                      <wp:positionH relativeFrom="column">
                        <wp:posOffset>462280</wp:posOffset>
                      </wp:positionH>
                      <wp:positionV relativeFrom="paragraph">
                        <wp:posOffset>-80010</wp:posOffset>
                      </wp:positionV>
                      <wp:extent cx="266700" cy="95250"/>
                      <wp:effectExtent l="0" t="19050" r="38100" b="38100"/>
                      <wp:wrapNone/>
                      <wp:docPr id="133486215" name="Flèche : droit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95250"/>
                              </a:xfrm>
                              <a:prstGeom prst="rightArrow">
                                <a:avLst/>
                              </a:prstGeom>
                              <a:solidFill>
                                <a:srgbClr val="4F81BD"/>
                              </a:solidFill>
                              <a:ln w="25400" cap="flat" cmpd="sng" algn="ctr">
                                <a:solidFill>
                                  <a:srgbClr val="4F81BD">
                                    <a:shade val="50000"/>
                                  </a:srgbClr>
                                </a:solidFill>
                                <a:prstDash val="solid"/>
                              </a:ln>
                              <a:effectLst/>
                            </wps:spPr>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6F6401" id="Flèche : droite 118" o:spid="_x0000_s1026" type="#_x0000_t13" style="position:absolute;margin-left:36.4pt;margin-top:-6.3pt;width:21pt;height: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" adj="17743" fillcolor="#4f81bd" strokecolor="#385d8a" strokeweight="2pt">
                      <v:path arrowok="t"/>
                    </v:shape>
                  </w:pict>
                </mc:Fallback>
              </mc:AlternateContent>
            </w:r>
          </w:p>
        </w:tc>
        <w:tc>
          <w:tcPr>
            <w:tcW w:w="1200" w:type="dxa"/>
            <w:noWrap/>
            <w:vAlign w:val="bottom"/>
            <w:hideMark/>
          </w:tcPr>
          <w:p w14:paraId="3D0E3F4E" w14:textId="4AD26A5E"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669F5559"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65408" behindDoc="0" locked="0" layoutInCell="1" allowOverlap="1" wp14:anchorId="70B93FEF" wp14:editId="58D371DE">
                      <wp:simplePos x="0" y="0"/>
                      <wp:positionH relativeFrom="column">
                        <wp:posOffset>490855</wp:posOffset>
                      </wp:positionH>
                      <wp:positionV relativeFrom="paragraph">
                        <wp:posOffset>-8255</wp:posOffset>
                      </wp:positionV>
                      <wp:extent cx="266700" cy="95250"/>
                      <wp:effectExtent l="0" t="19050" r="38100" b="38100"/>
                      <wp:wrapNone/>
                      <wp:docPr id="1676845398" name="Flèche : droit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95250"/>
                              </a:xfrm>
                              <a:prstGeom prst="rightArrow">
                                <a:avLst/>
                              </a:prstGeom>
                              <a:solidFill>
                                <a:srgbClr val="4F81BD"/>
                              </a:solidFill>
                              <a:ln w="25400" cap="flat" cmpd="sng" algn="ctr">
                                <a:solidFill>
                                  <a:srgbClr val="4F81BD">
                                    <a:shade val="50000"/>
                                  </a:srgbClr>
                                </a:solidFill>
                                <a:prstDash val="solid"/>
                              </a:ln>
                              <a:effectLst/>
                            </wps:spPr>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A720EA" id="Flèche : droite 116" o:spid="_x0000_s1026" type="#_x0000_t13" style="position:absolute;margin-left:38.65pt;margin-top:-.65pt;width:21pt;height: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" adj="17743" fillcolor="#4f81bd" strokecolor="#385d8a" strokeweight="2pt">
                      <v:path arrowok="t"/>
                    </v:shape>
                  </w:pict>
                </mc:Fallback>
              </mc:AlternateContent>
            </w:r>
          </w:p>
        </w:tc>
        <w:tc>
          <w:tcPr>
            <w:tcW w:w="1200" w:type="dxa"/>
            <w:noWrap/>
            <w:vAlign w:val="bottom"/>
            <w:hideMark/>
          </w:tcPr>
          <w:p w14:paraId="099A1226"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41856" behindDoc="0" locked="0" layoutInCell="1" allowOverlap="1" wp14:anchorId="7FD6ACF2" wp14:editId="24E46C5C">
                      <wp:simplePos x="0" y="0"/>
                      <wp:positionH relativeFrom="column">
                        <wp:posOffset>55880</wp:posOffset>
                      </wp:positionH>
                      <wp:positionV relativeFrom="paragraph">
                        <wp:posOffset>-12700</wp:posOffset>
                      </wp:positionV>
                      <wp:extent cx="525780" cy="580390"/>
                      <wp:effectExtent l="0" t="0" r="26670" b="10160"/>
                      <wp:wrapNone/>
                      <wp:docPr id="1793711739" name="Ellips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 cy="580390"/>
                              </a:xfrm>
                              <a:prstGeom prst="ellipse">
                                <a:avLst/>
                              </a:prstGeom>
                              <a:solidFill>
                                <a:sysClr val="window" lastClr="FFFFFF"/>
                              </a:solidFill>
                              <a:ln w="25400" cap="flat" cmpd="sng" algn="ctr">
                                <a:solidFill>
                                  <a:srgbClr val="F79646"/>
                                </a:solidFill>
                                <a:prstDash val="solid"/>
                              </a:ln>
                              <a:effectLst/>
                            </wps:spPr>
                            <wps:txbx>
                              <w:txbxContent>
                                <w:p w14:paraId="7D3BC935" w14:textId="77777777" w:rsidR="00CE4AD6" w:rsidRDefault="00CE4AD6" w:rsidP="00CE4AD6">
                                  <w:pPr>
                                    <w:pStyle w:val="NormalWeb"/>
                                    <w:spacing w:before="0" w:beforeAutospacing="0" w:after="0" w:afterAutospacing="0"/>
                                    <w:ind w:left="-426" w:right="-362" w:firstLine="0"/>
                                    <w:jc w:val="center"/>
                                  </w:pPr>
                                  <w:r>
                                    <w:rPr>
                                      <w:rFonts w:ascii="Cambria" w:hAnsi="Calibri"/>
                                      <w:color w:val="000000"/>
                                      <w:sz w:val="22"/>
                                      <w:szCs w:val="22"/>
                                    </w:rPr>
                                    <w:t>RFE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FD6ACF2" id="Ellipse 114" o:spid="_x0000_s1030" style="position:absolute;margin-left:4.4pt;margin-top:-1pt;width:41.4pt;height:45.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" fillcolor="window" strokecolor="#f79646" strokeweight="2pt">
                      <v:path arrowok="t"/>
                      <v:textbox>
                        <w:txbxContent>
                          <w:p w14:paraId="7D3BC935" w14:textId="77777777" w:rsidR="00CE4AD6" w:rsidRDefault="00CE4AD6" w:rsidP="00CE4AD6">
                            <w:pPr>
                              <w:pStyle w:val="NormalWeb"/>
                              <w:spacing w:before="0" w:beforeAutospacing="0" w:after="0" w:afterAutospacing="0"/>
                              <w:ind w:left="-426" w:right="-362" w:firstLine="0"/>
                              <w:jc w:val="center"/>
                            </w:pPr>
                            <w:r>
                              <w:rPr>
                                <w:rFonts w:ascii="Cambria" w:hAnsi="Calibri"/>
                                <w:color w:val="000000"/>
                                <w:sz w:val="22"/>
                                <w:szCs w:val="22"/>
                              </w:rPr>
                              <w:t>RFE</w:t>
                            </w:r>
                          </w:p>
                        </w:txbxContent>
                      </v:textbox>
                    </v:oval>
                  </w:pict>
                </mc:Fallback>
              </mc:AlternateContent>
            </w:r>
          </w:p>
        </w:tc>
        <w:tc>
          <w:tcPr>
            <w:tcW w:w="1200" w:type="dxa"/>
            <w:noWrap/>
            <w:vAlign w:val="bottom"/>
            <w:hideMark/>
          </w:tcPr>
          <w:p w14:paraId="76B6F4F9" w14:textId="77777777"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63E0E4FF" w14:textId="77777777" w:rsidR="00CE4AD6" w:rsidRPr="00031A77" w:rsidRDefault="00CE4AD6" w:rsidP="0021463E">
            <w:pPr>
              <w:rPr>
                <w:rFonts w:ascii="Calibri" w:eastAsia="Calibri" w:hAnsi="Calibri"/>
                <w:sz w:val="20"/>
                <w:szCs w:val="20"/>
                <w:lang w:val="fr-FR"/>
              </w:rPr>
            </w:pPr>
          </w:p>
        </w:tc>
      </w:tr>
      <w:tr w:rsidR="00CE4AD6" w:rsidRPr="00031A77" w14:paraId="1566F582" w14:textId="77777777" w:rsidTr="0021463E">
        <w:trPr>
          <w:trHeight w:val="300"/>
        </w:trPr>
        <w:tc>
          <w:tcPr>
            <w:tcW w:w="1340" w:type="dxa"/>
            <w:noWrap/>
            <w:vAlign w:val="bottom"/>
            <w:hideMark/>
          </w:tcPr>
          <w:p w14:paraId="25B5B729"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4740644E"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C54D7F6"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2DEDA0C1"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103CE249"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AC1B9A7"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44FBF8CF"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1184FF6F"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67456" behindDoc="0" locked="0" layoutInCell="1" allowOverlap="1" wp14:anchorId="7C0B370E" wp14:editId="42C4250B">
                      <wp:simplePos x="0" y="0"/>
                      <wp:positionH relativeFrom="column">
                        <wp:posOffset>305435</wp:posOffset>
                      </wp:positionH>
                      <wp:positionV relativeFrom="paragraph">
                        <wp:posOffset>106045</wp:posOffset>
                      </wp:positionV>
                      <wp:extent cx="123825" cy="323850"/>
                      <wp:effectExtent l="19050" t="0" r="47625" b="38100"/>
                      <wp:wrapNone/>
                      <wp:docPr id="2086336544" name="Flèche : bas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 cy="323850"/>
                              </a:xfrm>
                              <a:prstGeom prst="downArrow">
                                <a:avLst/>
                              </a:prstGeom>
                              <a:solidFill>
                                <a:srgbClr val="4F81BD"/>
                              </a:solidFill>
                              <a:ln w="25400" cap="flat" cmpd="sng" algn="ctr">
                                <a:solidFill>
                                  <a:srgbClr val="4F81BD">
                                    <a:shade val="50000"/>
                                  </a:srgbClr>
                                </a:solidFill>
                                <a:prstDash val="solid"/>
                              </a:ln>
                              <a:effectLst/>
                            </wps:spPr>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306876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12" o:spid="_x0000_s1026" type="#_x0000_t67" style="position:absolute;margin-left:24.05pt;margin-top:8.35pt;width:9.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" adj="17471" fillcolor="#4f81bd" strokecolor="#385d8a" strokeweight="2pt">
                      <v:path arrowok="t"/>
                    </v:shape>
                  </w:pict>
                </mc:Fallback>
              </mc:AlternateContent>
            </w:r>
          </w:p>
        </w:tc>
        <w:tc>
          <w:tcPr>
            <w:tcW w:w="1200" w:type="dxa"/>
            <w:noWrap/>
            <w:vAlign w:val="bottom"/>
            <w:hideMark/>
          </w:tcPr>
          <w:p w14:paraId="3647FDD2" w14:textId="77777777"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02E1397C" w14:textId="77777777" w:rsidR="00CE4AD6" w:rsidRPr="00031A77" w:rsidRDefault="00CE4AD6" w:rsidP="0021463E">
            <w:pPr>
              <w:rPr>
                <w:rFonts w:ascii="Calibri" w:eastAsia="Calibri" w:hAnsi="Calibri"/>
                <w:sz w:val="20"/>
                <w:szCs w:val="20"/>
                <w:lang w:val="fr-FR"/>
              </w:rPr>
            </w:pPr>
          </w:p>
        </w:tc>
      </w:tr>
      <w:tr w:rsidR="00CE4AD6" w:rsidRPr="00031A77" w14:paraId="277C82B9" w14:textId="77777777" w:rsidTr="0021463E">
        <w:trPr>
          <w:trHeight w:val="300"/>
        </w:trPr>
        <w:tc>
          <w:tcPr>
            <w:tcW w:w="1340" w:type="dxa"/>
            <w:noWrap/>
            <w:vAlign w:val="bottom"/>
            <w:hideMark/>
          </w:tcPr>
          <w:p w14:paraId="29E53D32"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5A695DC9"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173FD1D2"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6612B0D"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58BD4951"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27520" behindDoc="0" locked="0" layoutInCell="1" allowOverlap="1" wp14:anchorId="607CE62E" wp14:editId="14F57E21">
                      <wp:simplePos x="0" y="0"/>
                      <wp:positionH relativeFrom="column">
                        <wp:posOffset>-1236345</wp:posOffset>
                      </wp:positionH>
                      <wp:positionV relativeFrom="paragraph">
                        <wp:posOffset>-2540</wp:posOffset>
                      </wp:positionV>
                      <wp:extent cx="1911350" cy="1003300"/>
                      <wp:effectExtent l="0" t="0" r="12700" b="25400"/>
                      <wp:wrapNone/>
                      <wp:docPr id="918063898" name="Ellips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0" cy="1003300"/>
                              </a:xfrm>
                              <a:prstGeom prst="ellipse">
                                <a:avLst/>
                              </a:prstGeom>
                              <a:solidFill>
                                <a:sysClr val="window" lastClr="FFFFFF"/>
                              </a:solidFill>
                              <a:ln w="25400" cap="flat" cmpd="sng" algn="ctr">
                                <a:solidFill>
                                  <a:srgbClr val="F79646"/>
                                </a:solidFill>
                                <a:prstDash val="solid"/>
                              </a:ln>
                              <a:effectLst/>
                            </wps:spPr>
                            <wps:txbx>
                              <w:txbxContent>
                                <w:p w14:paraId="7AB08570" w14:textId="77777777" w:rsidR="00CE4AD6" w:rsidRDefault="00CE4AD6" w:rsidP="00CE4AD6">
                                  <w:pPr>
                                    <w:pStyle w:val="NormalWeb"/>
                                    <w:spacing w:before="0" w:beforeAutospacing="0" w:after="0" w:afterAutospacing="0"/>
                                    <w:ind w:firstLine="0"/>
                                    <w:rPr>
                                      <w:sz w:val="18"/>
                                      <w:szCs w:val="18"/>
                                    </w:rPr>
                                  </w:pPr>
                                  <w:r>
                                    <w:rPr>
                                      <w:rFonts w:ascii="Cambria" w:hAnsi="Calibri"/>
                                      <w:color w:val="000000"/>
                                    </w:rPr>
                                    <w:t>Livraison des mat</w:t>
                                  </w:r>
                                  <w:r>
                                    <w:rPr>
                                      <w:rFonts w:ascii="Cambria" w:hAnsi="Calibri"/>
                                      <w:color w:val="000000"/>
                                    </w:rPr>
                                    <w:t>é</w:t>
                                  </w:r>
                                  <w:r>
                                    <w:rPr>
                                      <w:rFonts w:ascii="Cambria" w:hAnsi="Calibri"/>
                                      <w:color w:val="000000"/>
                                    </w:rPr>
                                    <w:t>riels par l'</w:t>
                                  </w:r>
                                  <w:r>
                                    <w:rPr>
                                      <w:rFonts w:ascii="Cambria" w:hAnsi="Calibri"/>
                                      <w:color w:val="000000"/>
                                    </w:rPr>
                                    <w:t>é</w:t>
                                  </w:r>
                                  <w:r>
                                    <w:rPr>
                                      <w:rFonts w:ascii="Cambria" w:hAnsi="Calibri"/>
                                      <w:color w:val="000000"/>
                                    </w:rPr>
                                    <w:t>quipe logistique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07CE62E" id="Ellipse 110" o:spid="_x0000_s1031" style="position:absolute;margin-left:-97.35pt;margin-top:-.2pt;width:150.5pt;height:7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" fillcolor="window" strokecolor="#f79646" strokeweight="2pt">
                      <v:path arrowok="t"/>
                      <v:textbox>
                        <w:txbxContent>
                          <w:p w14:paraId="7AB08570" w14:textId="77777777" w:rsidR="00CE4AD6" w:rsidRDefault="00CE4AD6" w:rsidP="00CE4AD6">
                            <w:pPr>
                              <w:pStyle w:val="NormalWeb"/>
                              <w:spacing w:before="0" w:beforeAutospacing="0" w:after="0" w:afterAutospacing="0"/>
                              <w:ind w:firstLine="0"/>
                              <w:rPr>
                                <w:sz w:val="18"/>
                                <w:szCs w:val="18"/>
                              </w:rPr>
                            </w:pPr>
                            <w:r>
                              <w:rPr>
                                <w:rFonts w:ascii="Cambria" w:hAnsi="Calibri"/>
                                <w:color w:val="000000"/>
                              </w:rPr>
                              <w:t>Livraison des mat</w:t>
                            </w:r>
                            <w:r>
                              <w:rPr>
                                <w:rFonts w:ascii="Cambria" w:hAnsi="Calibri"/>
                                <w:color w:val="000000"/>
                              </w:rPr>
                              <w:t>é</w:t>
                            </w:r>
                            <w:r>
                              <w:rPr>
                                <w:rFonts w:ascii="Cambria" w:hAnsi="Calibri"/>
                                <w:color w:val="000000"/>
                              </w:rPr>
                              <w:t>riels par l'</w:t>
                            </w:r>
                            <w:r>
                              <w:rPr>
                                <w:rFonts w:ascii="Cambria" w:hAnsi="Calibri"/>
                                <w:color w:val="000000"/>
                              </w:rPr>
                              <w:t>é</w:t>
                            </w:r>
                            <w:r>
                              <w:rPr>
                                <w:rFonts w:ascii="Cambria" w:hAnsi="Calibri"/>
                                <w:color w:val="000000"/>
                              </w:rPr>
                              <w:t>quipe logistique</w:t>
                            </w:r>
                          </w:p>
                        </w:txbxContent>
                      </v:textbox>
                    </v:oval>
                  </w:pict>
                </mc:Fallback>
              </mc:AlternateContent>
            </w:r>
          </w:p>
        </w:tc>
        <w:tc>
          <w:tcPr>
            <w:tcW w:w="1200" w:type="dxa"/>
            <w:noWrap/>
            <w:vAlign w:val="bottom"/>
            <w:hideMark/>
          </w:tcPr>
          <w:p w14:paraId="70B2A015"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25472" behindDoc="0" locked="0" layoutInCell="1" allowOverlap="1" wp14:anchorId="74548CE1" wp14:editId="09657992">
                      <wp:simplePos x="0" y="0"/>
                      <wp:positionH relativeFrom="column">
                        <wp:posOffset>281305</wp:posOffset>
                      </wp:positionH>
                      <wp:positionV relativeFrom="paragraph">
                        <wp:posOffset>86360</wp:posOffset>
                      </wp:positionV>
                      <wp:extent cx="984885" cy="775335"/>
                      <wp:effectExtent l="0" t="0" r="24765" b="24765"/>
                      <wp:wrapNone/>
                      <wp:docPr id="2013836381" name="Ellips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4885" cy="775335"/>
                              </a:xfrm>
                              <a:prstGeom prst="ellipse">
                                <a:avLst/>
                              </a:prstGeom>
                              <a:solidFill>
                                <a:sysClr val="window" lastClr="FFFFFF"/>
                              </a:solidFill>
                              <a:ln w="25400" cap="flat" cmpd="sng" algn="ctr">
                                <a:solidFill>
                                  <a:srgbClr val="F79646"/>
                                </a:solidFill>
                                <a:prstDash val="solid"/>
                              </a:ln>
                              <a:effectLst/>
                            </wps:spPr>
                            <wps:txbx>
                              <w:txbxContent>
                                <w:p w14:paraId="4337C90A" w14:textId="77777777" w:rsidR="00CE4AD6" w:rsidRDefault="00CE4AD6" w:rsidP="00CE4AD6">
                                  <w:pPr>
                                    <w:pStyle w:val="NormalWeb"/>
                                    <w:spacing w:before="0" w:beforeAutospacing="0" w:after="0" w:afterAutospacing="0"/>
                                    <w:ind w:firstLine="0"/>
                                    <w:jc w:val="center"/>
                                  </w:pPr>
                                  <w:r>
                                    <w:rPr>
                                      <w:rFonts w:ascii="Cambria" w:hAnsi="Calibri"/>
                                      <w:color w:val="000000"/>
                                    </w:rPr>
                                    <w:t>N. A. par le RFE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4548CE1" id="Ellipse 108" o:spid="_x0000_s1032" style="position:absolute;margin-left:22.15pt;margin-top:6.8pt;width:77.55pt;height:61.0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" fillcolor="window" strokecolor="#f79646" strokeweight="2pt">
                      <v:path arrowok="t"/>
                      <v:textbox>
                        <w:txbxContent>
                          <w:p w14:paraId="4337C90A" w14:textId="77777777" w:rsidR="00CE4AD6" w:rsidRDefault="00CE4AD6" w:rsidP="00CE4AD6">
                            <w:pPr>
                              <w:pStyle w:val="NormalWeb"/>
                              <w:spacing w:before="0" w:beforeAutospacing="0" w:after="0" w:afterAutospacing="0"/>
                              <w:ind w:firstLine="0"/>
                              <w:jc w:val="center"/>
                            </w:pPr>
                            <w:r>
                              <w:rPr>
                                <w:rFonts w:ascii="Cambria" w:hAnsi="Calibri"/>
                                <w:color w:val="000000"/>
                              </w:rPr>
                              <w:t>N. A. par le RFE</w:t>
                            </w:r>
                          </w:p>
                        </w:txbxContent>
                      </v:textbox>
                    </v:oval>
                  </w:pict>
                </mc:Fallback>
              </mc:AlternateContent>
            </w:r>
          </w:p>
        </w:tc>
        <w:tc>
          <w:tcPr>
            <w:tcW w:w="1200" w:type="dxa"/>
            <w:noWrap/>
            <w:vAlign w:val="bottom"/>
            <w:hideMark/>
          </w:tcPr>
          <w:p w14:paraId="0FB448E8" w14:textId="77777777"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125DA8C0"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2E1F97A1"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D08D914" w14:textId="77777777" w:rsidR="00CE4AD6" w:rsidRPr="00031A77" w:rsidRDefault="00CE4AD6" w:rsidP="0021463E">
            <w:pPr>
              <w:rPr>
                <w:rFonts w:ascii="Calibri" w:eastAsia="Calibri" w:hAnsi="Calibri"/>
                <w:sz w:val="20"/>
                <w:szCs w:val="20"/>
                <w:lang w:val="fr-FR"/>
              </w:rPr>
            </w:pPr>
          </w:p>
        </w:tc>
      </w:tr>
      <w:tr w:rsidR="00CE4AD6" w:rsidRPr="00031A77" w14:paraId="2636BF6E" w14:textId="77777777" w:rsidTr="0021463E">
        <w:trPr>
          <w:trHeight w:val="300"/>
        </w:trPr>
        <w:tc>
          <w:tcPr>
            <w:tcW w:w="1340" w:type="dxa"/>
            <w:noWrap/>
            <w:vAlign w:val="bottom"/>
            <w:hideMark/>
          </w:tcPr>
          <w:p w14:paraId="6EAFBE5C"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6726B061"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49024" behindDoc="0" locked="0" layoutInCell="1" allowOverlap="1" wp14:anchorId="1E8D47AF" wp14:editId="14A97A6F">
                      <wp:simplePos x="0" y="0"/>
                      <wp:positionH relativeFrom="column">
                        <wp:posOffset>-471805</wp:posOffset>
                      </wp:positionH>
                      <wp:positionV relativeFrom="paragraph">
                        <wp:posOffset>-11430</wp:posOffset>
                      </wp:positionV>
                      <wp:extent cx="1017905" cy="414020"/>
                      <wp:effectExtent l="0" t="0" r="10795" b="24130"/>
                      <wp:wrapNone/>
                      <wp:docPr id="1676533720" name="Ellips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7905" cy="414020"/>
                              </a:xfrm>
                              <a:prstGeom prst="ellipse">
                                <a:avLst/>
                              </a:prstGeom>
                              <a:solidFill>
                                <a:sysClr val="window" lastClr="FFFFFF"/>
                              </a:solidFill>
                              <a:ln w="25400" cap="flat" cmpd="sng" algn="ctr">
                                <a:solidFill>
                                  <a:srgbClr val="F79646"/>
                                </a:solidFill>
                                <a:prstDash val="solid"/>
                              </a:ln>
                              <a:effectLst/>
                            </wps:spPr>
                            <wps:txbx>
                              <w:txbxContent>
                                <w:p w14:paraId="7E32F453" w14:textId="77777777" w:rsidR="00CE4AD6" w:rsidRDefault="00CE4AD6" w:rsidP="00CE4AD6">
                                  <w:pPr>
                                    <w:pStyle w:val="NormalWeb"/>
                                    <w:spacing w:before="0" w:beforeAutospacing="0" w:after="0" w:afterAutospacing="0"/>
                                    <w:ind w:firstLine="0"/>
                                  </w:pPr>
                                  <w:r>
                                    <w:t>RLOG</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E8D47AF" id="Ellipse 106" o:spid="_x0000_s1033" style="position:absolute;margin-left:-37.15pt;margin-top:-.9pt;width:80.15pt;height:32.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" fillcolor="window" strokecolor="#f79646" strokeweight="2pt">
                      <v:path arrowok="t"/>
                      <v:textbox>
                        <w:txbxContent>
                          <w:p w14:paraId="7E32F453" w14:textId="77777777" w:rsidR="00CE4AD6" w:rsidRDefault="00CE4AD6" w:rsidP="00CE4AD6">
                            <w:pPr>
                              <w:pStyle w:val="NormalWeb"/>
                              <w:spacing w:before="0" w:beforeAutospacing="0" w:after="0" w:afterAutospacing="0"/>
                              <w:ind w:firstLine="0"/>
                            </w:pPr>
                            <w:r>
                              <w:t>RLOG</w:t>
                            </w:r>
                          </w:p>
                        </w:txbxContent>
                      </v:textbox>
                    </v:oval>
                  </w:pict>
                </mc:Fallback>
              </mc:AlternateContent>
            </w:r>
          </w:p>
        </w:tc>
        <w:tc>
          <w:tcPr>
            <w:tcW w:w="1200" w:type="dxa"/>
            <w:noWrap/>
            <w:vAlign w:val="bottom"/>
            <w:hideMark/>
          </w:tcPr>
          <w:p w14:paraId="524954E0"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79744" behindDoc="0" locked="0" layoutInCell="1" allowOverlap="1" wp14:anchorId="058A1BF0" wp14:editId="7E5FCBAD">
                      <wp:simplePos x="0" y="0"/>
                      <wp:positionH relativeFrom="column">
                        <wp:posOffset>-201930</wp:posOffset>
                      </wp:positionH>
                      <wp:positionV relativeFrom="paragraph">
                        <wp:posOffset>95885</wp:posOffset>
                      </wp:positionV>
                      <wp:extent cx="333375" cy="152400"/>
                      <wp:effectExtent l="19050" t="19050" r="28575" b="38100"/>
                      <wp:wrapNone/>
                      <wp:docPr id="1473369254" name="Flèche : droit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333375" cy="152400"/>
                              </a:xfrm>
                              <a:prstGeom prst="rightArrow">
                                <a:avLst/>
                              </a:prstGeom>
                              <a:solidFill>
                                <a:srgbClr val="4F81BD"/>
                              </a:solidFill>
                              <a:ln w="25400" cap="flat" cmpd="sng" algn="ctr">
                                <a:solidFill>
                                  <a:srgbClr val="4F81BD">
                                    <a:shade val="50000"/>
                                  </a:srgbClr>
                                </a:solidFill>
                                <a:prstDash val="solid"/>
                              </a:ln>
                              <a:effectLst/>
                            </wps:spPr>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2BEE89" id="Flèche : droite 104" o:spid="_x0000_s1026" type="#_x0000_t13" style="position:absolute;margin-left:-15.9pt;margin-top:7.55pt;width:26.25pt;height:12pt;rotation:18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" adj="16663" fillcolor="#4f81bd" strokecolor="#385d8a" strokeweight="2pt">
                      <v:path arrowok="t"/>
                    </v:shape>
                  </w:pict>
                </mc:Fallback>
              </mc:AlternateContent>
            </w:r>
          </w:p>
        </w:tc>
        <w:tc>
          <w:tcPr>
            <w:tcW w:w="1200" w:type="dxa"/>
            <w:noWrap/>
            <w:vAlign w:val="bottom"/>
            <w:hideMark/>
          </w:tcPr>
          <w:p w14:paraId="6249F4D5" w14:textId="78596D47"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4A4278F4"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7326FFDB"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A325EE2"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96ED45A"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46976" behindDoc="0" locked="0" layoutInCell="1" allowOverlap="1" wp14:anchorId="29939EC0" wp14:editId="6A1DCF60">
                      <wp:simplePos x="0" y="0"/>
                      <wp:positionH relativeFrom="column">
                        <wp:posOffset>16510</wp:posOffset>
                      </wp:positionH>
                      <wp:positionV relativeFrom="paragraph">
                        <wp:posOffset>-30480</wp:posOffset>
                      </wp:positionV>
                      <wp:extent cx="758825" cy="552450"/>
                      <wp:effectExtent l="0" t="0" r="22225" b="19050"/>
                      <wp:wrapNone/>
                      <wp:docPr id="1461376076" name="Ellips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8825" cy="552450"/>
                              </a:xfrm>
                              <a:prstGeom prst="ellipse">
                                <a:avLst/>
                              </a:prstGeom>
                              <a:solidFill>
                                <a:sysClr val="window" lastClr="FFFFFF"/>
                              </a:solidFill>
                              <a:ln w="25400" cap="flat" cmpd="sng" algn="ctr">
                                <a:solidFill>
                                  <a:srgbClr val="F79646"/>
                                </a:solidFill>
                                <a:prstDash val="solid"/>
                              </a:ln>
                              <a:effectLst/>
                            </wps:spPr>
                            <wps:txbx>
                              <w:txbxContent>
                                <w:p w14:paraId="77B9746C" w14:textId="77777777" w:rsidR="00CE4AD6" w:rsidRDefault="00CE4AD6" w:rsidP="00CE4AD6">
                                  <w:pPr>
                                    <w:pStyle w:val="NormalWeb"/>
                                    <w:spacing w:before="0" w:beforeAutospacing="0" w:after="0" w:afterAutospacing="0"/>
                                    <w:ind w:firstLine="0"/>
                                  </w:pPr>
                                  <w:r>
                                    <w:rPr>
                                      <w:rFonts w:ascii="Cambria" w:hAnsi="Calibri"/>
                                      <w:color w:val="000000"/>
                                      <w:sz w:val="22"/>
                                      <w:szCs w:val="22"/>
                                    </w:rPr>
                                    <w:t>DVP</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9939EC0" id="Ellipse 100" o:spid="_x0000_s1034" style="position:absolute;margin-left:1.3pt;margin-top:-2.4pt;width:59.75pt;height:4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" fillcolor="window" strokecolor="#f79646" strokeweight="2pt">
                      <v:path arrowok="t"/>
                      <v:textbox>
                        <w:txbxContent>
                          <w:p w14:paraId="77B9746C" w14:textId="77777777" w:rsidR="00CE4AD6" w:rsidRDefault="00CE4AD6" w:rsidP="00CE4AD6">
                            <w:pPr>
                              <w:pStyle w:val="NormalWeb"/>
                              <w:spacing w:before="0" w:beforeAutospacing="0" w:after="0" w:afterAutospacing="0"/>
                              <w:ind w:firstLine="0"/>
                            </w:pPr>
                            <w:r>
                              <w:rPr>
                                <w:rFonts w:ascii="Cambria" w:hAnsi="Calibri"/>
                                <w:color w:val="000000"/>
                                <w:sz w:val="22"/>
                                <w:szCs w:val="22"/>
                              </w:rPr>
                              <w:t>DVP</w:t>
                            </w:r>
                          </w:p>
                        </w:txbxContent>
                      </v:textbox>
                    </v:oval>
                  </w:pict>
                </mc:Fallback>
              </mc:AlternateContent>
            </w:r>
          </w:p>
        </w:tc>
        <w:tc>
          <w:tcPr>
            <w:tcW w:w="1200" w:type="dxa"/>
            <w:noWrap/>
            <w:vAlign w:val="bottom"/>
            <w:hideMark/>
          </w:tcPr>
          <w:p w14:paraId="6BD548C6" w14:textId="77777777"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7055CA17" w14:textId="77777777" w:rsidR="00CE4AD6" w:rsidRPr="00031A77" w:rsidRDefault="00CE4AD6" w:rsidP="0021463E">
            <w:pPr>
              <w:rPr>
                <w:rFonts w:ascii="Calibri" w:eastAsia="Calibri" w:hAnsi="Calibri"/>
                <w:sz w:val="20"/>
                <w:szCs w:val="20"/>
                <w:lang w:val="fr-FR"/>
              </w:rPr>
            </w:pPr>
          </w:p>
        </w:tc>
      </w:tr>
      <w:tr w:rsidR="00CE4AD6" w:rsidRPr="00031A77" w14:paraId="4A747E8E" w14:textId="77777777" w:rsidTr="0021463E">
        <w:trPr>
          <w:trHeight w:val="300"/>
        </w:trPr>
        <w:tc>
          <w:tcPr>
            <w:tcW w:w="1340" w:type="dxa"/>
            <w:noWrap/>
            <w:vAlign w:val="bottom"/>
            <w:hideMark/>
          </w:tcPr>
          <w:p w14:paraId="1D5AA82B"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9F23EDB"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1D622B1B"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5A1C7297" w14:textId="1712D56C" w:rsidR="00CE4AD6" w:rsidRPr="00031A77" w:rsidRDefault="00CE4AD6" w:rsidP="0021463E">
            <w:pPr>
              <w:rPr>
                <w:rFonts w:ascii="Calibri" w:eastAsia="Calibri" w:hAnsi="Calibri"/>
                <w:sz w:val="20"/>
                <w:szCs w:val="20"/>
                <w:lang w:val="fr-FR"/>
              </w:rPr>
            </w:pPr>
          </w:p>
        </w:tc>
        <w:tc>
          <w:tcPr>
            <w:tcW w:w="1200" w:type="dxa"/>
            <w:noWrap/>
            <w:vAlign w:val="bottom"/>
            <w:hideMark/>
          </w:tcPr>
          <w:p w14:paraId="1064E526"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9B79190"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77696" behindDoc="0" locked="0" layoutInCell="1" allowOverlap="1" wp14:anchorId="27107E8F" wp14:editId="6D91686B">
                      <wp:simplePos x="0" y="0"/>
                      <wp:positionH relativeFrom="column">
                        <wp:posOffset>-64135</wp:posOffset>
                      </wp:positionH>
                      <wp:positionV relativeFrom="paragraph">
                        <wp:posOffset>-227330</wp:posOffset>
                      </wp:positionV>
                      <wp:extent cx="323850" cy="152400"/>
                      <wp:effectExtent l="19050" t="19050" r="19050" b="38100"/>
                      <wp:wrapNone/>
                      <wp:docPr id="762872544" name="Flèche : droit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323850" cy="152400"/>
                              </a:xfrm>
                              <a:prstGeom prst="rightArrow">
                                <a:avLst/>
                              </a:prstGeom>
                              <a:solidFill>
                                <a:srgbClr val="4F81BD"/>
                              </a:solidFill>
                              <a:ln w="25400" cap="flat" cmpd="sng" algn="ctr">
                                <a:solidFill>
                                  <a:srgbClr val="4F81BD">
                                    <a:shade val="50000"/>
                                  </a:srgbClr>
                                </a:solidFill>
                                <a:prstDash val="solid"/>
                              </a:ln>
                              <a:effectLst/>
                            </wps:spPr>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E485F1" id="Flèche : droite 102" o:spid="_x0000_s1026" type="#_x0000_t13" style="position:absolute;margin-left:-5.05pt;margin-top:-17.9pt;width:25.5pt;height:12pt;rotation:18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" adj="16518" fillcolor="#4f81bd" strokecolor="#385d8a" strokeweight="2pt">
                      <v:path arrowok="t"/>
                    </v:shape>
                  </w:pict>
                </mc:Fallback>
              </mc:AlternateContent>
            </w:r>
          </w:p>
        </w:tc>
        <w:tc>
          <w:tcPr>
            <w:tcW w:w="1200" w:type="dxa"/>
            <w:noWrap/>
            <w:vAlign w:val="bottom"/>
            <w:hideMark/>
          </w:tcPr>
          <w:p w14:paraId="625801F9"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72576" behindDoc="0" locked="0" layoutInCell="1" allowOverlap="1" wp14:anchorId="64E8D52B" wp14:editId="79CDF733">
                      <wp:simplePos x="0" y="0"/>
                      <wp:positionH relativeFrom="column">
                        <wp:posOffset>511175</wp:posOffset>
                      </wp:positionH>
                      <wp:positionV relativeFrom="paragraph">
                        <wp:posOffset>-8255</wp:posOffset>
                      </wp:positionV>
                      <wp:extent cx="333375" cy="152400"/>
                      <wp:effectExtent l="19050" t="19050" r="28575" b="38100"/>
                      <wp:wrapNone/>
                      <wp:docPr id="164789841" name="Flèche : droit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333375" cy="152400"/>
                              </a:xfrm>
                              <a:prstGeom prst="rightArrow">
                                <a:avLst/>
                              </a:prstGeom>
                              <a:solidFill>
                                <a:srgbClr val="4F81BD"/>
                              </a:solidFill>
                              <a:ln w="25400" cap="flat" cmpd="sng" algn="ctr">
                                <a:solidFill>
                                  <a:srgbClr val="4F81BD">
                                    <a:shade val="50000"/>
                                  </a:srgbClr>
                                </a:solidFill>
                                <a:prstDash val="solid"/>
                              </a:ln>
                              <a:effectLst/>
                            </wps:spPr>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6D5E8C" id="Flèche : droite 98" o:spid="_x0000_s1026" type="#_x0000_t13" style="position:absolute;margin-left:40.25pt;margin-top:-.65pt;width:26.25pt;height:12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" adj="16663" fillcolor="#4f81bd" strokecolor="#385d8a" strokeweight="2pt">
                      <v:path arrowok="t"/>
                    </v:shape>
                  </w:pict>
                </mc:Fallback>
              </mc:AlternateContent>
            </w:r>
          </w:p>
        </w:tc>
        <w:tc>
          <w:tcPr>
            <w:tcW w:w="1200" w:type="dxa"/>
            <w:noWrap/>
            <w:vAlign w:val="bottom"/>
            <w:hideMark/>
          </w:tcPr>
          <w:p w14:paraId="6550A44B" w14:textId="77777777"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61BBAE3B"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7817F73B" w14:textId="77777777" w:rsidR="00CE4AD6" w:rsidRPr="00031A77" w:rsidRDefault="00CE4AD6" w:rsidP="0021463E">
            <w:pPr>
              <w:rPr>
                <w:rFonts w:ascii="Calibri" w:eastAsia="Calibri" w:hAnsi="Calibri"/>
                <w:sz w:val="20"/>
                <w:szCs w:val="20"/>
                <w:lang w:val="fr-FR"/>
              </w:rPr>
            </w:pPr>
          </w:p>
        </w:tc>
      </w:tr>
      <w:tr w:rsidR="00CE4AD6" w:rsidRPr="00031A77" w14:paraId="36C1C91E" w14:textId="77777777" w:rsidTr="0021463E">
        <w:trPr>
          <w:trHeight w:val="300"/>
        </w:trPr>
        <w:tc>
          <w:tcPr>
            <w:tcW w:w="1340" w:type="dxa"/>
            <w:noWrap/>
            <w:vAlign w:val="bottom"/>
            <w:hideMark/>
          </w:tcPr>
          <w:p w14:paraId="7227EB9E"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0870B08"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84864" behindDoc="0" locked="0" layoutInCell="1" allowOverlap="1" wp14:anchorId="5E07665A" wp14:editId="3C15A0F6">
                      <wp:simplePos x="0" y="0"/>
                      <wp:positionH relativeFrom="column">
                        <wp:posOffset>89535</wp:posOffset>
                      </wp:positionH>
                      <wp:positionV relativeFrom="paragraph">
                        <wp:posOffset>88265</wp:posOffset>
                      </wp:positionV>
                      <wp:extent cx="324485" cy="114300"/>
                      <wp:effectExtent l="9843" t="9207" r="47307" b="47308"/>
                      <wp:wrapNone/>
                      <wp:docPr id="2113269378" name="Flèche : droite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324485" cy="114300"/>
                              </a:xfrm>
                              <a:prstGeom prst="rightArrow">
                                <a:avLst/>
                              </a:prstGeom>
                              <a:solidFill>
                                <a:srgbClr val="4F81BD"/>
                              </a:solidFill>
                              <a:ln w="25400" cap="flat" cmpd="sng" algn="ctr">
                                <a:solidFill>
                                  <a:srgbClr val="4F81BD">
                                    <a:shade val="50000"/>
                                  </a:srgbClr>
                                </a:solidFill>
                                <a:prstDash val="solid"/>
                              </a:ln>
                              <a:effectLst/>
                            </wps:spPr>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3AA38C" id="Flèche : droite 96" o:spid="_x0000_s1026" type="#_x0000_t13" style="position:absolute;margin-left:7.05pt;margin-top:6.95pt;width:25.55pt;height:9pt;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" adj="17796" fillcolor="#4f81bd" strokecolor="#385d8a" strokeweight="2pt">
                      <v:path arrowok="t"/>
                    </v:shape>
                  </w:pict>
                </mc:Fallback>
              </mc:AlternateContent>
            </w:r>
          </w:p>
        </w:tc>
        <w:tc>
          <w:tcPr>
            <w:tcW w:w="1200" w:type="dxa"/>
            <w:noWrap/>
            <w:vAlign w:val="bottom"/>
            <w:hideMark/>
          </w:tcPr>
          <w:p w14:paraId="57BEE47B" w14:textId="77777777"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515033D3" w14:textId="33E2F29F" w:rsidR="00CE4AD6" w:rsidRPr="00031A77" w:rsidRDefault="00CE4AD6" w:rsidP="0021463E">
            <w:pPr>
              <w:rPr>
                <w:rFonts w:ascii="Calibri" w:eastAsia="Calibri" w:hAnsi="Calibri"/>
                <w:sz w:val="20"/>
                <w:szCs w:val="20"/>
                <w:lang w:val="fr-FR"/>
              </w:rPr>
            </w:pPr>
          </w:p>
        </w:tc>
        <w:tc>
          <w:tcPr>
            <w:tcW w:w="1200" w:type="dxa"/>
            <w:noWrap/>
            <w:vAlign w:val="bottom"/>
            <w:hideMark/>
          </w:tcPr>
          <w:p w14:paraId="0CE11599" w14:textId="16630051" w:rsidR="00CE4AD6" w:rsidRPr="00031A77" w:rsidRDefault="00CE4AD6" w:rsidP="0021463E">
            <w:pPr>
              <w:rPr>
                <w:rFonts w:ascii="Calibri" w:eastAsia="Calibri" w:hAnsi="Calibri"/>
                <w:sz w:val="20"/>
                <w:szCs w:val="20"/>
                <w:lang w:val="fr-FR"/>
              </w:rPr>
            </w:pPr>
          </w:p>
        </w:tc>
        <w:tc>
          <w:tcPr>
            <w:tcW w:w="1200" w:type="dxa"/>
            <w:noWrap/>
            <w:vAlign w:val="bottom"/>
            <w:hideMark/>
          </w:tcPr>
          <w:p w14:paraId="3206504C"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743328D"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27F714E1"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4CE8C46B"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18C41E0E" w14:textId="77777777" w:rsidR="00CE4AD6" w:rsidRPr="00031A77" w:rsidRDefault="00CE4AD6" w:rsidP="0021463E">
            <w:pPr>
              <w:rPr>
                <w:rFonts w:ascii="Calibri" w:eastAsia="Calibri" w:hAnsi="Calibri"/>
                <w:sz w:val="20"/>
                <w:szCs w:val="20"/>
                <w:lang w:val="fr-FR"/>
              </w:rPr>
            </w:pPr>
          </w:p>
        </w:tc>
      </w:tr>
      <w:tr w:rsidR="00CE4AD6" w:rsidRPr="00031A77" w14:paraId="67380E88" w14:textId="77777777" w:rsidTr="0021463E">
        <w:trPr>
          <w:trHeight w:val="300"/>
        </w:trPr>
        <w:tc>
          <w:tcPr>
            <w:tcW w:w="1340" w:type="dxa"/>
            <w:noWrap/>
            <w:vAlign w:val="bottom"/>
            <w:hideMark/>
          </w:tcPr>
          <w:p w14:paraId="434D490F"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6F89108"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8E08573"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88960" behindDoc="0" locked="0" layoutInCell="1" allowOverlap="1" wp14:anchorId="40740EDD" wp14:editId="24CCD39D">
                      <wp:simplePos x="0" y="0"/>
                      <wp:positionH relativeFrom="column">
                        <wp:posOffset>139065</wp:posOffset>
                      </wp:positionH>
                      <wp:positionV relativeFrom="paragraph">
                        <wp:posOffset>212090</wp:posOffset>
                      </wp:positionV>
                      <wp:extent cx="676275" cy="180975"/>
                      <wp:effectExtent l="0" t="19050" r="47625" b="47625"/>
                      <wp:wrapNone/>
                      <wp:docPr id="218969200" name="Flèche : droit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 cy="180975"/>
                              </a:xfrm>
                              <a:prstGeom prst="rightArrow">
                                <a:avLst/>
                              </a:prstGeom>
                              <a:solidFill>
                                <a:srgbClr val="4F81BD"/>
                              </a:solidFill>
                              <a:ln w="25400" cap="flat" cmpd="sng" algn="ctr">
                                <a:solidFill>
                                  <a:srgbClr val="4F81BD">
                                    <a:shade val="50000"/>
                                  </a:srgbClr>
                                </a:solidFill>
                                <a:prstDash val="solid"/>
                              </a:ln>
                              <a:effectLst/>
                            </wps:spPr>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D93F27" id="Flèche : droite 92" o:spid="_x0000_s1026" type="#_x0000_t13" style="position:absolute;margin-left:10.95pt;margin-top:16.7pt;width:53.25pt;height:14.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" adj="18710" fillcolor="#4f81bd" strokecolor="#385d8a" strokeweight="2pt">
                      <v:path arrowok="t"/>
                    </v:shape>
                  </w:pict>
                </mc:Fallback>
              </mc:AlternateContent>
            </w:r>
          </w:p>
        </w:tc>
        <w:tc>
          <w:tcPr>
            <w:tcW w:w="1200" w:type="dxa"/>
            <w:noWrap/>
            <w:vAlign w:val="bottom"/>
            <w:hideMark/>
          </w:tcPr>
          <w:p w14:paraId="286C4054" w14:textId="414B68F7"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5BECAF28" w14:textId="4FF9EE99" w:rsidR="00CE4AD6" w:rsidRPr="00031A77" w:rsidRDefault="00CE4AD6" w:rsidP="0021463E">
            <w:pPr>
              <w:rPr>
                <w:rFonts w:ascii="Calibri" w:eastAsia="Calibri" w:hAnsi="Calibri"/>
                <w:sz w:val="20"/>
                <w:szCs w:val="20"/>
                <w:lang w:val="fr-FR"/>
              </w:rPr>
            </w:pPr>
          </w:p>
        </w:tc>
        <w:tc>
          <w:tcPr>
            <w:tcW w:w="1200" w:type="dxa"/>
            <w:noWrap/>
            <w:vAlign w:val="bottom"/>
            <w:hideMark/>
          </w:tcPr>
          <w:p w14:paraId="220866CD"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75C9513"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75CFC221"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E577016"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B73DED3" w14:textId="77777777" w:rsidR="00CE4AD6" w:rsidRPr="00031A77" w:rsidRDefault="00CE4AD6" w:rsidP="0021463E">
            <w:pPr>
              <w:rPr>
                <w:rFonts w:ascii="Calibri" w:eastAsia="Calibri" w:hAnsi="Calibri"/>
                <w:sz w:val="20"/>
                <w:szCs w:val="20"/>
                <w:lang w:val="fr-FR"/>
              </w:rPr>
            </w:pPr>
          </w:p>
        </w:tc>
      </w:tr>
      <w:tr w:rsidR="00CE4AD6" w:rsidRPr="00031A77" w14:paraId="2C5E4D4B" w14:textId="77777777" w:rsidTr="0021463E">
        <w:trPr>
          <w:trHeight w:val="300"/>
        </w:trPr>
        <w:tc>
          <w:tcPr>
            <w:tcW w:w="1340" w:type="dxa"/>
            <w:noWrap/>
            <w:vAlign w:val="bottom"/>
            <w:hideMark/>
          </w:tcPr>
          <w:p w14:paraId="6C9254FD"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44D36918" w14:textId="77777777" w:rsidR="00CE4AD6" w:rsidRPr="00031A77" w:rsidRDefault="00CE4AD6" w:rsidP="0021463E">
            <w:pPr>
              <w:rPr>
                <w:rFonts w:ascii="Calibri" w:eastAsia="Times New Roman" w:hAnsi="Calibri" w:cs="Calibri"/>
                <w:kern w:val="2"/>
                <w:sz w:val="24"/>
                <w:lang w:val="fr-FR"/>
                <w14:ligatures w14:val="standardContextual"/>
              </w:rPr>
            </w:pPr>
            <w:r w:rsidRPr="000A7C06">
              <w:rPr>
                <w:noProof/>
                <w:kern w:val="2"/>
                <w14:ligatures w14:val="standardContextual"/>
              </w:rPr>
              <mc:AlternateContent>
                <mc:Choice Requires="wps">
                  <w:drawing>
                    <wp:anchor distT="0" distB="0" distL="114300" distR="114300" simplePos="0" relativeHeight="251659264" behindDoc="0" locked="0" layoutInCell="1" allowOverlap="1" wp14:anchorId="0A03C80D" wp14:editId="44CA9EA9">
                      <wp:simplePos x="0" y="0"/>
                      <wp:positionH relativeFrom="column">
                        <wp:posOffset>-330200</wp:posOffset>
                      </wp:positionH>
                      <wp:positionV relativeFrom="paragraph">
                        <wp:posOffset>-7620</wp:posOffset>
                      </wp:positionV>
                      <wp:extent cx="1097280" cy="581025"/>
                      <wp:effectExtent l="0" t="0" r="26670" b="28575"/>
                      <wp:wrapNone/>
                      <wp:docPr id="927197434" name="Ellips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7280" cy="581025"/>
                              </a:xfrm>
                              <a:prstGeom prst="ellipse">
                                <a:avLst/>
                              </a:prstGeom>
                              <a:solidFill>
                                <a:sysClr val="window" lastClr="FFFFFF"/>
                              </a:solidFill>
                              <a:ln w="25400" cap="flat" cmpd="sng" algn="ctr">
                                <a:solidFill>
                                  <a:srgbClr val="F79646"/>
                                </a:solidFill>
                                <a:prstDash val="solid"/>
                              </a:ln>
                              <a:effectLst/>
                            </wps:spPr>
                            <wps:txbx>
                              <w:txbxContent>
                                <w:p w14:paraId="4247D21F" w14:textId="77777777" w:rsidR="00CE4AD6" w:rsidRDefault="00CE4AD6" w:rsidP="00CE4AD6">
                                  <w:pPr>
                                    <w:pStyle w:val="NormalWeb"/>
                                    <w:spacing w:before="0" w:beforeAutospacing="0" w:after="0" w:afterAutospacing="0"/>
                                    <w:ind w:firstLine="0"/>
                                  </w:pPr>
                                  <w:r>
                                    <w:rPr>
                                      <w:rFonts w:ascii="Cambria" w:hAnsi="Calibri"/>
                                      <w:color w:val="000000"/>
                                      <w:sz w:val="22"/>
                                      <w:szCs w:val="22"/>
                                    </w:rPr>
                                    <w:t>RFE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A03C80D" id="Ellipse 94" o:spid="_x0000_s1035" style="position:absolute;margin-left:-26pt;margin-top:-.6pt;width:86.4pt;height:4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" fillcolor="window" strokecolor="#f79646" strokeweight="2pt">
                      <v:path arrowok="t"/>
                      <v:textbox>
                        <w:txbxContent>
                          <w:p w14:paraId="4247D21F" w14:textId="77777777" w:rsidR="00CE4AD6" w:rsidRDefault="00CE4AD6" w:rsidP="00CE4AD6">
                            <w:pPr>
                              <w:pStyle w:val="NormalWeb"/>
                              <w:spacing w:before="0" w:beforeAutospacing="0" w:after="0" w:afterAutospacing="0"/>
                              <w:ind w:firstLine="0"/>
                            </w:pPr>
                            <w:r>
                              <w:rPr>
                                <w:rFonts w:ascii="Cambria" w:hAnsi="Calibri"/>
                                <w:color w:val="000000"/>
                                <w:sz w:val="22"/>
                                <w:szCs w:val="22"/>
                              </w:rPr>
                              <w:t>RFE</w:t>
                            </w:r>
                          </w:p>
                        </w:txbxContent>
                      </v:textbox>
                    </v:oval>
                  </w:pict>
                </mc:Fallback>
              </mc:AlternateContent>
            </w:r>
          </w:p>
        </w:tc>
        <w:tc>
          <w:tcPr>
            <w:tcW w:w="1200" w:type="dxa"/>
            <w:noWrap/>
            <w:vAlign w:val="bottom"/>
            <w:hideMark/>
          </w:tcPr>
          <w:p w14:paraId="7D7388DE" w14:textId="77777777" w:rsidR="00CE4AD6" w:rsidRPr="00031A77" w:rsidRDefault="00CE4AD6" w:rsidP="0021463E">
            <w:pPr>
              <w:rPr>
                <w:rFonts w:ascii="Calibri" w:eastAsia="Times New Roman" w:hAnsi="Calibri" w:cs="Calibri"/>
                <w:kern w:val="2"/>
                <w:sz w:val="24"/>
                <w:lang w:val="fr-FR"/>
                <w14:ligatures w14:val="standardContextual"/>
              </w:rPr>
            </w:pPr>
          </w:p>
        </w:tc>
        <w:tc>
          <w:tcPr>
            <w:tcW w:w="1200" w:type="dxa"/>
            <w:noWrap/>
            <w:vAlign w:val="bottom"/>
            <w:hideMark/>
          </w:tcPr>
          <w:p w14:paraId="5456B3F8" w14:textId="0716939C" w:rsidR="00CE4AD6" w:rsidRPr="00031A77" w:rsidRDefault="00CE4AD6" w:rsidP="0021463E">
            <w:pPr>
              <w:rPr>
                <w:rFonts w:ascii="Calibri" w:eastAsia="Calibri" w:hAnsi="Calibri"/>
                <w:sz w:val="20"/>
                <w:szCs w:val="20"/>
                <w:lang w:val="fr-FR"/>
              </w:rPr>
            </w:pPr>
          </w:p>
        </w:tc>
        <w:tc>
          <w:tcPr>
            <w:tcW w:w="1200" w:type="dxa"/>
            <w:noWrap/>
            <w:vAlign w:val="bottom"/>
            <w:hideMark/>
          </w:tcPr>
          <w:p w14:paraId="1D430CBC" w14:textId="19C23B6D" w:rsidR="00CE4AD6" w:rsidRPr="00031A77" w:rsidRDefault="00141B9E" w:rsidP="0021463E">
            <w:pPr>
              <w:rPr>
                <w:rFonts w:ascii="Calibri" w:eastAsia="Calibri" w:hAnsi="Calibri"/>
                <w:sz w:val="20"/>
                <w:szCs w:val="20"/>
                <w:lang w:val="fr-FR"/>
              </w:rPr>
            </w:pPr>
            <w:r w:rsidRPr="000A7C06">
              <w:rPr>
                <w:noProof/>
              </w:rPr>
              <mc:AlternateContent>
                <mc:Choice Requires="wps">
                  <w:drawing>
                    <wp:anchor distT="0" distB="0" distL="114300" distR="114300" simplePos="0" relativeHeight="251639808" behindDoc="0" locked="0" layoutInCell="1" allowOverlap="1" wp14:anchorId="799CC3DD" wp14:editId="3E7C4726">
                      <wp:simplePos x="0" y="0"/>
                      <wp:positionH relativeFrom="column">
                        <wp:posOffset>-617220</wp:posOffset>
                      </wp:positionH>
                      <wp:positionV relativeFrom="paragraph">
                        <wp:posOffset>12700</wp:posOffset>
                      </wp:positionV>
                      <wp:extent cx="1724025" cy="866775"/>
                      <wp:effectExtent l="0" t="0" r="28575" b="28575"/>
                      <wp:wrapNone/>
                      <wp:docPr id="412586442" name="Explosion : 8 points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866775"/>
                              </a:xfrm>
                              <a:prstGeom prst="irregularSeal1">
                                <a:avLst/>
                              </a:prstGeom>
                              <a:solidFill>
                                <a:sysClr val="window" lastClr="FFFFFF"/>
                              </a:solidFill>
                              <a:ln w="25400" cap="flat" cmpd="sng" algn="ctr">
                                <a:solidFill>
                                  <a:srgbClr val="F79646"/>
                                </a:solidFill>
                                <a:prstDash val="solid"/>
                              </a:ln>
                              <a:effectLst/>
                            </wps:spPr>
                            <wps:txbx>
                              <w:txbxContent>
                                <w:p w14:paraId="453878B3" w14:textId="77777777" w:rsidR="00CE4AD6" w:rsidRDefault="00CE4AD6" w:rsidP="00CE4AD6">
                                  <w:pPr>
                                    <w:pStyle w:val="NormalWeb"/>
                                    <w:spacing w:before="0" w:beforeAutospacing="0" w:after="0" w:afterAutospacing="0"/>
                                    <w:ind w:firstLine="0"/>
                                  </w:pPr>
                                  <w:r>
                                    <w:rPr>
                                      <w:rFonts w:ascii="Cambria" w:hAnsi="Calibri"/>
                                      <w:color w:val="000000"/>
                                      <w:sz w:val="22"/>
                                      <w:szCs w:val="22"/>
                                    </w:rPr>
                                    <w:t>Jeunes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99CC3DD"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 8 points 128" o:spid="_x0000_s1036" type="#_x0000_t71" style="position:absolute;margin-left:-48.6pt;margin-top:1pt;width:135.75pt;height:68.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" fillcolor="window" strokecolor="#f79646" strokeweight="2pt">
                      <v:path arrowok="t"/>
                      <v:textbox>
                        <w:txbxContent>
                          <w:p w14:paraId="453878B3" w14:textId="77777777" w:rsidR="00CE4AD6" w:rsidRDefault="00CE4AD6" w:rsidP="00CE4AD6">
                            <w:pPr>
                              <w:pStyle w:val="NormalWeb"/>
                              <w:spacing w:before="0" w:beforeAutospacing="0" w:after="0" w:afterAutospacing="0"/>
                              <w:ind w:firstLine="0"/>
                            </w:pPr>
                            <w:r>
                              <w:rPr>
                                <w:rFonts w:ascii="Cambria" w:hAnsi="Calibri"/>
                                <w:color w:val="000000"/>
                                <w:sz w:val="22"/>
                                <w:szCs w:val="22"/>
                              </w:rPr>
                              <w:t>Jeunes</w:t>
                            </w:r>
                          </w:p>
                        </w:txbxContent>
                      </v:textbox>
                    </v:shape>
                  </w:pict>
                </mc:Fallback>
              </mc:AlternateContent>
            </w:r>
          </w:p>
        </w:tc>
        <w:tc>
          <w:tcPr>
            <w:tcW w:w="1200" w:type="dxa"/>
            <w:noWrap/>
            <w:vAlign w:val="bottom"/>
            <w:hideMark/>
          </w:tcPr>
          <w:p w14:paraId="304C4165" w14:textId="478D7880" w:rsidR="00CE4AD6" w:rsidRPr="00031A77" w:rsidRDefault="00CE4AD6" w:rsidP="0021463E">
            <w:pPr>
              <w:rPr>
                <w:rFonts w:ascii="Calibri" w:eastAsia="Calibri" w:hAnsi="Calibri"/>
                <w:sz w:val="20"/>
                <w:szCs w:val="20"/>
                <w:lang w:val="fr-FR"/>
              </w:rPr>
            </w:pPr>
          </w:p>
        </w:tc>
        <w:tc>
          <w:tcPr>
            <w:tcW w:w="1200" w:type="dxa"/>
            <w:noWrap/>
            <w:vAlign w:val="bottom"/>
            <w:hideMark/>
          </w:tcPr>
          <w:p w14:paraId="787582E6"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4F2BAF22"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59EA95AC"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177CDE06" w14:textId="77777777" w:rsidR="00CE4AD6" w:rsidRPr="00031A77" w:rsidRDefault="00CE4AD6" w:rsidP="0021463E">
            <w:pPr>
              <w:rPr>
                <w:rFonts w:ascii="Calibri" w:eastAsia="Calibri" w:hAnsi="Calibri"/>
                <w:sz w:val="20"/>
                <w:szCs w:val="20"/>
                <w:lang w:val="fr-FR"/>
              </w:rPr>
            </w:pPr>
          </w:p>
        </w:tc>
      </w:tr>
      <w:tr w:rsidR="00CE4AD6" w:rsidRPr="00031A77" w14:paraId="524DA838" w14:textId="77777777" w:rsidTr="0021463E">
        <w:trPr>
          <w:trHeight w:val="300"/>
        </w:trPr>
        <w:tc>
          <w:tcPr>
            <w:tcW w:w="1340" w:type="dxa"/>
            <w:noWrap/>
            <w:vAlign w:val="bottom"/>
            <w:hideMark/>
          </w:tcPr>
          <w:p w14:paraId="3D96E68D" w14:textId="77777777" w:rsidR="00CE4AD6" w:rsidRPr="00031A77" w:rsidRDefault="00CE4AD6" w:rsidP="0021463E">
            <w:pPr>
              <w:rPr>
                <w:rFonts w:ascii="Calibri" w:eastAsia="Calibri" w:hAnsi="Calibri"/>
                <w:sz w:val="20"/>
                <w:szCs w:val="20"/>
                <w:lang w:val="fr-FR"/>
              </w:rPr>
            </w:pPr>
          </w:p>
          <w:p w14:paraId="27E8F3B1" w14:textId="77777777" w:rsidR="00817D1A" w:rsidRPr="00031A77" w:rsidRDefault="00817D1A" w:rsidP="0021463E">
            <w:pPr>
              <w:rPr>
                <w:rFonts w:ascii="Calibri" w:eastAsia="Calibri" w:hAnsi="Calibri"/>
                <w:sz w:val="20"/>
                <w:szCs w:val="20"/>
                <w:lang w:val="fr-FR"/>
              </w:rPr>
            </w:pPr>
          </w:p>
          <w:p w14:paraId="2D6EF26B" w14:textId="77777777" w:rsidR="00817D1A" w:rsidRPr="00031A77" w:rsidRDefault="00817D1A" w:rsidP="0021463E">
            <w:pPr>
              <w:rPr>
                <w:rFonts w:ascii="Calibri" w:eastAsia="Calibri" w:hAnsi="Calibri"/>
                <w:sz w:val="20"/>
                <w:szCs w:val="20"/>
                <w:lang w:val="fr-FR"/>
              </w:rPr>
            </w:pPr>
          </w:p>
          <w:p w14:paraId="38C80A2B" w14:textId="77777777" w:rsidR="00F17385" w:rsidRPr="00031A77" w:rsidRDefault="00F17385" w:rsidP="0021463E">
            <w:pPr>
              <w:rPr>
                <w:rFonts w:ascii="Calibri" w:eastAsia="Calibri" w:hAnsi="Calibri"/>
                <w:sz w:val="20"/>
                <w:szCs w:val="20"/>
                <w:lang w:val="fr-FR"/>
              </w:rPr>
            </w:pPr>
          </w:p>
        </w:tc>
        <w:tc>
          <w:tcPr>
            <w:tcW w:w="1200" w:type="dxa"/>
            <w:noWrap/>
            <w:vAlign w:val="bottom"/>
            <w:hideMark/>
          </w:tcPr>
          <w:p w14:paraId="6D3AD7E1"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578BECA"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43BFC2A"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0C459441" w14:textId="50D05EA1" w:rsidR="00CE4AD6" w:rsidRPr="00031A77" w:rsidRDefault="00CE4AD6" w:rsidP="0021463E">
            <w:pPr>
              <w:rPr>
                <w:rFonts w:ascii="Calibri" w:eastAsia="Calibri" w:hAnsi="Calibri"/>
                <w:sz w:val="20"/>
                <w:szCs w:val="20"/>
                <w:lang w:val="fr-FR"/>
              </w:rPr>
            </w:pPr>
          </w:p>
        </w:tc>
        <w:tc>
          <w:tcPr>
            <w:tcW w:w="1200" w:type="dxa"/>
            <w:noWrap/>
            <w:vAlign w:val="bottom"/>
            <w:hideMark/>
          </w:tcPr>
          <w:p w14:paraId="64552F8B"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30DCE99"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3BB9B06"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F370E0C" w14:textId="77777777" w:rsidR="00CE4AD6" w:rsidRPr="00031A77" w:rsidRDefault="00CE4AD6" w:rsidP="0021463E">
            <w:pPr>
              <w:rPr>
                <w:rFonts w:ascii="Calibri" w:eastAsia="Calibri" w:hAnsi="Calibri"/>
                <w:sz w:val="20"/>
                <w:szCs w:val="20"/>
                <w:lang w:val="fr-FR"/>
              </w:rPr>
            </w:pPr>
          </w:p>
        </w:tc>
        <w:tc>
          <w:tcPr>
            <w:tcW w:w="1200" w:type="dxa"/>
            <w:noWrap/>
            <w:vAlign w:val="bottom"/>
            <w:hideMark/>
          </w:tcPr>
          <w:p w14:paraId="3E22A62B" w14:textId="77777777" w:rsidR="00CE4AD6" w:rsidRPr="00031A77" w:rsidRDefault="00CE4AD6" w:rsidP="0021463E">
            <w:pPr>
              <w:rPr>
                <w:rFonts w:ascii="Calibri" w:eastAsia="Calibri" w:hAnsi="Calibri"/>
                <w:sz w:val="20"/>
                <w:szCs w:val="20"/>
                <w:lang w:val="fr-FR"/>
              </w:rPr>
            </w:pPr>
          </w:p>
        </w:tc>
      </w:tr>
    </w:tbl>
    <w:p w14:paraId="5A98BC54" w14:textId="3B71A5E9" w:rsidR="00A81020" w:rsidRDefault="00000000">
      <w:pPr>
        <w:pStyle w:val="CERESBody"/>
        <w:spacing w:after="80"/>
      </w:pPr>
      <w:proofErr w:type="spellStart"/>
      <w:r>
        <w:t>Répartition</w:t>
      </w:r>
      <w:proofErr w:type="spellEnd"/>
      <w:r>
        <w:t xml:space="preserve"> des </w:t>
      </w:r>
      <w:proofErr w:type="spellStart"/>
      <w:r w:rsidR="00CE4AD6">
        <w:t>responsabilités</w:t>
      </w:r>
      <w:proofErr w:type="spellEnd"/>
      <w:r w:rsidR="00CE4AD6">
        <w:t>:</w:t>
      </w:r>
    </w:p>
    <w:tbl>
      <w:tblPr>
        <w:tblW w:w="8800" w:type="dxa"/>
        <w:tblCellMar>
          <w:left w:w="70" w:type="dxa"/>
          <w:right w:w="70" w:type="dxa"/>
        </w:tblCellMar>
        <w:tblLook w:val="04A0" w:firstRow="1" w:lastRow="0" w:firstColumn="1" w:lastColumn="0" w:noHBand="0" w:noVBand="1"/>
      </w:tblPr>
      <w:tblGrid>
        <w:gridCol w:w="1950"/>
        <w:gridCol w:w="1022"/>
        <w:gridCol w:w="1418"/>
        <w:gridCol w:w="1099"/>
        <w:gridCol w:w="1313"/>
        <w:gridCol w:w="1984"/>
        <w:gridCol w:w="14"/>
      </w:tblGrid>
      <w:tr w:rsidR="00CE4AD6" w:rsidRPr="000A7C06" w14:paraId="5492882A" w14:textId="77777777" w:rsidTr="0021463E">
        <w:trPr>
          <w:trHeight w:val="300"/>
        </w:trPr>
        <w:tc>
          <w:tcPr>
            <w:tcW w:w="8800" w:type="dxa"/>
            <w:gridSpan w:val="7"/>
            <w:tcBorders>
              <w:top w:val="single" w:sz="4" w:space="0" w:color="auto"/>
              <w:left w:val="single" w:sz="4" w:space="0" w:color="auto"/>
              <w:bottom w:val="single" w:sz="4" w:space="0" w:color="auto"/>
              <w:right w:val="single" w:sz="4" w:space="0" w:color="auto"/>
            </w:tcBorders>
            <w:vAlign w:val="bottom"/>
            <w:hideMark/>
          </w:tcPr>
          <w:p w14:paraId="5EC55D20" w14:textId="77777777" w:rsidR="00CE4AD6" w:rsidRPr="00CE4AD6" w:rsidRDefault="00CE4AD6" w:rsidP="0021463E">
            <w:pPr>
              <w:ind w:hanging="82"/>
              <w:rPr>
                <w:rFonts w:ascii="Calibri" w:eastAsia="Times New Roman" w:hAnsi="Calibri" w:cs="Calibri"/>
                <w:b/>
                <w:bCs/>
                <w:color w:val="000000"/>
                <w:kern w:val="2"/>
                <w14:ligatures w14:val="standardContextual"/>
              </w:rPr>
            </w:pPr>
            <w:proofErr w:type="spellStart"/>
            <w:r w:rsidRPr="00CE4AD6">
              <w:rPr>
                <w:rFonts w:ascii="Calibri" w:eastAsia="Times New Roman" w:hAnsi="Calibri" w:cs="Calibri"/>
                <w:b/>
                <w:bCs/>
                <w:color w:val="000000"/>
                <w:kern w:val="2"/>
                <w14:ligatures w14:val="standardContextual"/>
              </w:rPr>
              <w:t>Répartition</w:t>
            </w:r>
            <w:proofErr w:type="spellEnd"/>
            <w:r w:rsidRPr="00CE4AD6">
              <w:rPr>
                <w:rFonts w:ascii="Calibri" w:eastAsia="Times New Roman" w:hAnsi="Calibri" w:cs="Calibri"/>
                <w:b/>
                <w:bCs/>
                <w:color w:val="000000"/>
                <w:kern w:val="2"/>
                <w14:ligatures w14:val="standardContextual"/>
              </w:rPr>
              <w:t xml:space="preserve"> club</w:t>
            </w:r>
          </w:p>
        </w:tc>
      </w:tr>
      <w:tr w:rsidR="00CE4AD6" w:rsidRPr="000A7C06" w14:paraId="33177AB9" w14:textId="77777777" w:rsidTr="00964D82">
        <w:trPr>
          <w:gridAfter w:val="1"/>
          <w:wAfter w:w="14" w:type="dxa"/>
          <w:trHeight w:val="600"/>
        </w:trPr>
        <w:tc>
          <w:tcPr>
            <w:tcW w:w="1950" w:type="dxa"/>
            <w:tcBorders>
              <w:top w:val="nil"/>
              <w:left w:val="single" w:sz="4" w:space="0" w:color="auto"/>
              <w:bottom w:val="single" w:sz="4" w:space="0" w:color="auto"/>
              <w:right w:val="single" w:sz="4" w:space="0" w:color="auto"/>
            </w:tcBorders>
            <w:shd w:val="clear" w:color="auto" w:fill="C6D9F1" w:themeFill="text2" w:themeFillTint="33"/>
            <w:vAlign w:val="center"/>
            <w:hideMark/>
          </w:tcPr>
          <w:p w14:paraId="147E908C" w14:textId="77777777" w:rsidR="00CE4AD6" w:rsidRPr="00CE4AD6" w:rsidRDefault="00CE4AD6" w:rsidP="0021463E">
            <w:pPr>
              <w:jc w:val="center"/>
              <w:rPr>
                <w:rFonts w:ascii="Calibri" w:eastAsia="Times New Roman" w:hAnsi="Calibri" w:cs="Calibri"/>
                <w:b/>
                <w:bCs/>
                <w:color w:val="000000"/>
                <w:kern w:val="2"/>
                <w14:ligatures w14:val="standardContextual"/>
              </w:rPr>
            </w:pPr>
            <w:r w:rsidRPr="00CE4AD6">
              <w:rPr>
                <w:rFonts w:ascii="Calibri" w:eastAsia="Times New Roman" w:hAnsi="Calibri" w:cs="Calibri"/>
                <w:b/>
                <w:bCs/>
                <w:color w:val="000000"/>
                <w:kern w:val="2"/>
                <w14:ligatures w14:val="standardContextual"/>
              </w:rPr>
              <w:t>QUOI?</w:t>
            </w:r>
          </w:p>
        </w:tc>
        <w:tc>
          <w:tcPr>
            <w:tcW w:w="1022" w:type="dxa"/>
            <w:tcBorders>
              <w:top w:val="nil"/>
              <w:left w:val="nil"/>
              <w:bottom w:val="single" w:sz="4" w:space="0" w:color="auto"/>
              <w:right w:val="single" w:sz="4" w:space="0" w:color="auto"/>
            </w:tcBorders>
            <w:shd w:val="clear" w:color="auto" w:fill="C6D9F1" w:themeFill="text2" w:themeFillTint="33"/>
            <w:vAlign w:val="center"/>
            <w:hideMark/>
          </w:tcPr>
          <w:p w14:paraId="567C03CE" w14:textId="77777777" w:rsidR="00CE4AD6" w:rsidRPr="00CE4AD6" w:rsidRDefault="00CE4AD6" w:rsidP="0021463E">
            <w:pPr>
              <w:jc w:val="center"/>
              <w:rPr>
                <w:rFonts w:ascii="Calibri" w:eastAsia="Times New Roman" w:hAnsi="Calibri" w:cs="Calibri"/>
                <w:b/>
                <w:bCs/>
                <w:color w:val="000000"/>
                <w:kern w:val="2"/>
                <w14:ligatures w14:val="standardContextual"/>
              </w:rPr>
            </w:pPr>
            <w:r w:rsidRPr="00CE4AD6">
              <w:rPr>
                <w:rFonts w:ascii="Calibri" w:eastAsia="Times New Roman" w:hAnsi="Calibri" w:cs="Calibri"/>
                <w:b/>
                <w:bCs/>
                <w:color w:val="000000"/>
                <w:kern w:val="2"/>
                <w14:ligatures w14:val="standardContextual"/>
              </w:rPr>
              <w:t>QUI?</w:t>
            </w:r>
          </w:p>
        </w:tc>
        <w:tc>
          <w:tcPr>
            <w:tcW w:w="1418" w:type="dxa"/>
            <w:tcBorders>
              <w:top w:val="nil"/>
              <w:left w:val="nil"/>
              <w:bottom w:val="single" w:sz="4" w:space="0" w:color="auto"/>
              <w:right w:val="single" w:sz="4" w:space="0" w:color="auto"/>
            </w:tcBorders>
            <w:shd w:val="clear" w:color="auto" w:fill="C6D9F1" w:themeFill="text2" w:themeFillTint="33"/>
            <w:vAlign w:val="center"/>
            <w:hideMark/>
          </w:tcPr>
          <w:p w14:paraId="6EAAD179" w14:textId="77777777" w:rsidR="00CE4AD6" w:rsidRPr="00CE4AD6" w:rsidRDefault="00CE4AD6" w:rsidP="0021463E">
            <w:pPr>
              <w:jc w:val="center"/>
              <w:rPr>
                <w:rFonts w:ascii="Calibri" w:eastAsia="Times New Roman" w:hAnsi="Calibri" w:cs="Calibri"/>
                <w:b/>
                <w:bCs/>
                <w:color w:val="000000"/>
                <w:kern w:val="2"/>
                <w14:ligatures w14:val="standardContextual"/>
              </w:rPr>
            </w:pPr>
            <w:r w:rsidRPr="00CE4AD6">
              <w:rPr>
                <w:rFonts w:ascii="Calibri" w:eastAsia="Times New Roman" w:hAnsi="Calibri" w:cs="Calibri"/>
                <w:b/>
                <w:bCs/>
                <w:color w:val="000000"/>
                <w:kern w:val="2"/>
                <w14:ligatures w14:val="standardContextual"/>
              </w:rPr>
              <w:t>QUAND?</w:t>
            </w:r>
          </w:p>
        </w:tc>
        <w:tc>
          <w:tcPr>
            <w:tcW w:w="1099" w:type="dxa"/>
            <w:tcBorders>
              <w:top w:val="nil"/>
              <w:left w:val="nil"/>
              <w:bottom w:val="single" w:sz="4" w:space="0" w:color="auto"/>
              <w:right w:val="single" w:sz="4" w:space="0" w:color="auto"/>
            </w:tcBorders>
            <w:shd w:val="clear" w:color="auto" w:fill="C6D9F1" w:themeFill="text2" w:themeFillTint="33"/>
            <w:vAlign w:val="center"/>
            <w:hideMark/>
          </w:tcPr>
          <w:p w14:paraId="2A32EE6B" w14:textId="77777777" w:rsidR="00CE4AD6" w:rsidRPr="00CE4AD6" w:rsidRDefault="00CE4AD6" w:rsidP="0021463E">
            <w:pPr>
              <w:jc w:val="center"/>
              <w:rPr>
                <w:rFonts w:ascii="Calibri" w:eastAsia="Times New Roman" w:hAnsi="Calibri" w:cs="Calibri"/>
                <w:b/>
                <w:bCs/>
                <w:color w:val="000000"/>
                <w:kern w:val="2"/>
                <w14:ligatures w14:val="standardContextual"/>
              </w:rPr>
            </w:pPr>
            <w:proofErr w:type="spellStart"/>
            <w:r w:rsidRPr="00CE4AD6">
              <w:rPr>
                <w:rFonts w:ascii="Calibri" w:eastAsia="Times New Roman" w:hAnsi="Calibri" w:cs="Calibri"/>
                <w:b/>
                <w:bCs/>
                <w:color w:val="000000"/>
                <w:kern w:val="2"/>
                <w14:ligatures w14:val="standardContextual"/>
              </w:rPr>
              <w:t>Où</w:t>
            </w:r>
            <w:proofErr w:type="spellEnd"/>
            <w:r w:rsidRPr="00CE4AD6">
              <w:rPr>
                <w:rFonts w:ascii="Calibri" w:eastAsia="Times New Roman" w:hAnsi="Calibri" w:cs="Calibri"/>
                <w:b/>
                <w:bCs/>
                <w:color w:val="000000"/>
                <w:kern w:val="2"/>
                <w14:ligatures w14:val="standardContextual"/>
              </w:rPr>
              <w:t>?</w:t>
            </w:r>
          </w:p>
        </w:tc>
        <w:tc>
          <w:tcPr>
            <w:tcW w:w="1313" w:type="dxa"/>
            <w:tcBorders>
              <w:top w:val="nil"/>
              <w:left w:val="nil"/>
              <w:bottom w:val="single" w:sz="4" w:space="0" w:color="auto"/>
              <w:right w:val="single" w:sz="4" w:space="0" w:color="auto"/>
            </w:tcBorders>
            <w:shd w:val="clear" w:color="auto" w:fill="C6D9F1" w:themeFill="text2" w:themeFillTint="33"/>
            <w:vAlign w:val="center"/>
            <w:hideMark/>
          </w:tcPr>
          <w:p w14:paraId="7EF1423A" w14:textId="77777777" w:rsidR="00CE4AD6" w:rsidRPr="00CE4AD6" w:rsidRDefault="00CE4AD6" w:rsidP="0021463E">
            <w:pPr>
              <w:jc w:val="center"/>
              <w:rPr>
                <w:rFonts w:ascii="Calibri" w:eastAsia="Times New Roman" w:hAnsi="Calibri" w:cs="Calibri"/>
                <w:b/>
                <w:bCs/>
                <w:color w:val="000000"/>
                <w:kern w:val="2"/>
                <w14:ligatures w14:val="standardContextual"/>
              </w:rPr>
            </w:pPr>
            <w:r w:rsidRPr="00CE4AD6">
              <w:rPr>
                <w:rFonts w:ascii="Calibri" w:eastAsia="Times New Roman" w:hAnsi="Calibri" w:cs="Calibri"/>
                <w:b/>
                <w:bCs/>
                <w:color w:val="000000"/>
                <w:kern w:val="2"/>
                <w14:ligatures w14:val="standardContextual"/>
              </w:rPr>
              <w:t>AVEC QUI?</w:t>
            </w:r>
          </w:p>
        </w:tc>
        <w:tc>
          <w:tcPr>
            <w:tcW w:w="1984" w:type="dxa"/>
            <w:tcBorders>
              <w:top w:val="nil"/>
              <w:left w:val="nil"/>
              <w:bottom w:val="single" w:sz="4" w:space="0" w:color="auto"/>
              <w:right w:val="single" w:sz="4" w:space="0" w:color="auto"/>
            </w:tcBorders>
            <w:shd w:val="clear" w:color="auto" w:fill="C6D9F1" w:themeFill="text2" w:themeFillTint="33"/>
            <w:vAlign w:val="center"/>
            <w:hideMark/>
          </w:tcPr>
          <w:p w14:paraId="0886B697" w14:textId="77777777" w:rsidR="00CE4AD6" w:rsidRPr="00CE4AD6" w:rsidRDefault="00CE4AD6" w:rsidP="0021463E">
            <w:pPr>
              <w:jc w:val="center"/>
              <w:rPr>
                <w:rFonts w:ascii="Calibri" w:eastAsia="Times New Roman" w:hAnsi="Calibri" w:cs="Calibri"/>
                <w:b/>
                <w:bCs/>
                <w:color w:val="000000"/>
                <w:kern w:val="2"/>
                <w14:ligatures w14:val="standardContextual"/>
              </w:rPr>
            </w:pPr>
            <w:r w:rsidRPr="00CE4AD6">
              <w:rPr>
                <w:rFonts w:ascii="Calibri" w:eastAsia="Times New Roman" w:hAnsi="Calibri" w:cs="Calibri"/>
                <w:b/>
                <w:bCs/>
                <w:color w:val="000000"/>
                <w:kern w:val="2"/>
                <w14:ligatures w14:val="standardContextual"/>
              </w:rPr>
              <w:t xml:space="preserve">Avec </w:t>
            </w:r>
            <w:proofErr w:type="spellStart"/>
            <w:r w:rsidRPr="00CE4AD6">
              <w:rPr>
                <w:rFonts w:ascii="Calibri" w:eastAsia="Times New Roman" w:hAnsi="Calibri" w:cs="Calibri"/>
                <w:b/>
                <w:bCs/>
                <w:color w:val="000000"/>
                <w:kern w:val="2"/>
                <w14:ligatures w14:val="standardContextual"/>
              </w:rPr>
              <w:t>quel</w:t>
            </w:r>
            <w:proofErr w:type="spellEnd"/>
            <w:r w:rsidRPr="00CE4AD6">
              <w:rPr>
                <w:rFonts w:ascii="Calibri" w:eastAsia="Times New Roman" w:hAnsi="Calibri" w:cs="Calibri"/>
                <w:b/>
                <w:bCs/>
                <w:color w:val="000000"/>
                <w:kern w:val="2"/>
                <w14:ligatures w14:val="standardContextual"/>
              </w:rPr>
              <w:t xml:space="preserve"> moyen? Remarque</w:t>
            </w:r>
          </w:p>
        </w:tc>
      </w:tr>
      <w:tr w:rsidR="00CE4AD6" w:rsidRPr="000A7C06" w14:paraId="658070C4" w14:textId="77777777" w:rsidTr="0021463E">
        <w:trPr>
          <w:gridAfter w:val="1"/>
          <w:wAfter w:w="14" w:type="dxa"/>
          <w:trHeight w:val="1215"/>
        </w:trPr>
        <w:tc>
          <w:tcPr>
            <w:tcW w:w="1950" w:type="dxa"/>
            <w:tcBorders>
              <w:top w:val="nil"/>
              <w:left w:val="single" w:sz="4" w:space="0" w:color="auto"/>
              <w:bottom w:val="single" w:sz="4" w:space="0" w:color="auto"/>
              <w:right w:val="single" w:sz="4" w:space="0" w:color="auto"/>
            </w:tcBorders>
            <w:vAlign w:val="center"/>
            <w:hideMark/>
          </w:tcPr>
          <w:p w14:paraId="26CBEA11" w14:textId="77777777" w:rsidR="00CE4AD6" w:rsidRPr="00CE4AD6" w:rsidRDefault="00CE4AD6" w:rsidP="0021463E">
            <w:pP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Premier </w:t>
            </w:r>
            <w:proofErr w:type="spellStart"/>
            <w:r w:rsidRPr="00CE4AD6">
              <w:rPr>
                <w:rFonts w:ascii="Calibri" w:eastAsia="Times New Roman" w:hAnsi="Calibri" w:cs="Calibri"/>
                <w:color w:val="000000"/>
                <w:kern w:val="2"/>
                <w14:ligatures w14:val="standardContextual"/>
              </w:rPr>
              <w:t>responsable</w:t>
            </w:r>
            <w:proofErr w:type="spellEnd"/>
            <w:r w:rsidRPr="00CE4AD6">
              <w:rPr>
                <w:rFonts w:ascii="Calibri" w:eastAsia="Times New Roman" w:hAnsi="Calibri" w:cs="Calibri"/>
                <w:color w:val="000000"/>
                <w:kern w:val="2"/>
                <w14:ligatures w14:val="standardContextual"/>
              </w:rPr>
              <w:t xml:space="preserve"> de </w:t>
            </w:r>
            <w:proofErr w:type="spellStart"/>
            <w:r w:rsidRPr="00CE4AD6">
              <w:rPr>
                <w:rFonts w:ascii="Calibri" w:eastAsia="Times New Roman" w:hAnsi="Calibri" w:cs="Calibri"/>
                <w:color w:val="000000"/>
                <w:kern w:val="2"/>
                <w14:ligatures w14:val="standardContextual"/>
              </w:rPr>
              <w:t>l'activité</w:t>
            </w:r>
            <w:proofErr w:type="spellEnd"/>
          </w:p>
        </w:tc>
        <w:tc>
          <w:tcPr>
            <w:tcW w:w="1022" w:type="dxa"/>
            <w:tcBorders>
              <w:top w:val="nil"/>
              <w:left w:val="nil"/>
              <w:bottom w:val="single" w:sz="4" w:space="0" w:color="auto"/>
              <w:right w:val="single" w:sz="4" w:space="0" w:color="auto"/>
            </w:tcBorders>
            <w:vAlign w:val="center"/>
            <w:hideMark/>
          </w:tcPr>
          <w:p w14:paraId="77DF665D"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RPEX</w:t>
            </w:r>
          </w:p>
        </w:tc>
        <w:tc>
          <w:tcPr>
            <w:tcW w:w="1418" w:type="dxa"/>
            <w:tcBorders>
              <w:top w:val="nil"/>
              <w:left w:val="nil"/>
              <w:bottom w:val="single" w:sz="4" w:space="0" w:color="auto"/>
              <w:right w:val="single" w:sz="4" w:space="0" w:color="auto"/>
            </w:tcBorders>
            <w:vAlign w:val="center"/>
            <w:hideMark/>
          </w:tcPr>
          <w:p w14:paraId="5066F5F8" w14:textId="77777777" w:rsidR="00CE4AD6" w:rsidRPr="00031A77" w:rsidRDefault="00CE4AD6" w:rsidP="0021463E">
            <w:pPr>
              <w:jc w:val="cente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A la fin de l'année scolaire A - 1</w:t>
            </w:r>
          </w:p>
        </w:tc>
        <w:tc>
          <w:tcPr>
            <w:tcW w:w="1099" w:type="dxa"/>
            <w:tcBorders>
              <w:top w:val="nil"/>
              <w:left w:val="nil"/>
              <w:bottom w:val="single" w:sz="4" w:space="0" w:color="auto"/>
              <w:right w:val="single" w:sz="4" w:space="0" w:color="auto"/>
            </w:tcBorders>
            <w:vAlign w:val="center"/>
            <w:hideMark/>
          </w:tcPr>
          <w:p w14:paraId="18F7126C"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Bureau</w:t>
            </w:r>
          </w:p>
        </w:tc>
        <w:tc>
          <w:tcPr>
            <w:tcW w:w="1313" w:type="dxa"/>
            <w:tcBorders>
              <w:top w:val="nil"/>
              <w:left w:val="nil"/>
              <w:bottom w:val="single" w:sz="4" w:space="0" w:color="auto"/>
              <w:right w:val="single" w:sz="4" w:space="0" w:color="auto"/>
            </w:tcBorders>
            <w:vAlign w:val="center"/>
            <w:hideMark/>
          </w:tcPr>
          <w:p w14:paraId="598A7F37"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Le RPEX</w:t>
            </w:r>
          </w:p>
        </w:tc>
        <w:tc>
          <w:tcPr>
            <w:tcW w:w="1984" w:type="dxa"/>
            <w:tcBorders>
              <w:top w:val="nil"/>
              <w:left w:val="nil"/>
              <w:bottom w:val="single" w:sz="4" w:space="0" w:color="auto"/>
              <w:right w:val="single" w:sz="4" w:space="0" w:color="auto"/>
            </w:tcBorders>
            <w:vAlign w:val="center"/>
            <w:hideMark/>
          </w:tcPr>
          <w:p w14:paraId="313F53D9" w14:textId="77777777" w:rsidR="00CE4AD6" w:rsidRPr="00CE4AD6" w:rsidRDefault="00CE4AD6" w:rsidP="0021463E">
            <w:pPr>
              <w:rPr>
                <w:rFonts w:ascii="Calibri" w:eastAsia="Times New Roman" w:hAnsi="Calibri" w:cs="Calibri"/>
                <w:color w:val="000000"/>
                <w:kern w:val="2"/>
                <w14:ligatures w14:val="standardContextual"/>
              </w:rPr>
            </w:pPr>
          </w:p>
        </w:tc>
      </w:tr>
      <w:tr w:rsidR="00CE4AD6" w:rsidRPr="000A7C06" w14:paraId="6AA5C2F8" w14:textId="77777777" w:rsidTr="0021463E">
        <w:trPr>
          <w:gridAfter w:val="1"/>
          <w:wAfter w:w="14" w:type="dxa"/>
          <w:trHeight w:val="1380"/>
        </w:trPr>
        <w:tc>
          <w:tcPr>
            <w:tcW w:w="1950" w:type="dxa"/>
            <w:tcBorders>
              <w:top w:val="nil"/>
              <w:left w:val="single" w:sz="4" w:space="0" w:color="auto"/>
              <w:bottom w:val="single" w:sz="4" w:space="0" w:color="auto"/>
              <w:right w:val="single" w:sz="4" w:space="0" w:color="auto"/>
            </w:tcBorders>
            <w:vAlign w:val="center"/>
            <w:hideMark/>
          </w:tcPr>
          <w:p w14:paraId="0B72ED3E" w14:textId="77777777" w:rsidR="00CE4AD6" w:rsidRPr="00CE4AD6" w:rsidRDefault="00CE4AD6" w:rsidP="0021463E">
            <w:pP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Conception des </w:t>
            </w:r>
            <w:proofErr w:type="spellStart"/>
            <w:r w:rsidRPr="00CE4AD6">
              <w:rPr>
                <w:rFonts w:ascii="Calibri" w:eastAsia="Times New Roman" w:hAnsi="Calibri" w:cs="Calibri"/>
                <w:color w:val="000000"/>
                <w:kern w:val="2"/>
                <w14:ligatures w14:val="standardContextual"/>
              </w:rPr>
              <w:t>activités</w:t>
            </w:r>
            <w:proofErr w:type="spellEnd"/>
            <w:r w:rsidRPr="00CE4AD6">
              <w:rPr>
                <w:rFonts w:ascii="Calibri" w:eastAsia="Times New Roman" w:hAnsi="Calibri" w:cs="Calibri"/>
                <w:color w:val="000000"/>
                <w:kern w:val="2"/>
                <w14:ligatures w14:val="standardContextual"/>
              </w:rPr>
              <w:t xml:space="preserve"> club</w:t>
            </w:r>
          </w:p>
        </w:tc>
        <w:tc>
          <w:tcPr>
            <w:tcW w:w="1022" w:type="dxa"/>
            <w:tcBorders>
              <w:top w:val="nil"/>
              <w:left w:val="nil"/>
              <w:bottom w:val="single" w:sz="4" w:space="0" w:color="auto"/>
              <w:right w:val="single" w:sz="4" w:space="0" w:color="auto"/>
            </w:tcBorders>
            <w:vAlign w:val="center"/>
            <w:hideMark/>
          </w:tcPr>
          <w:p w14:paraId="5304156D" w14:textId="77777777" w:rsidR="00CE4AD6" w:rsidRPr="00CE4AD6" w:rsidRDefault="00CE4AD6" w:rsidP="0021463E">
            <w:pP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 RFE</w:t>
            </w:r>
          </w:p>
        </w:tc>
        <w:tc>
          <w:tcPr>
            <w:tcW w:w="1418" w:type="dxa"/>
            <w:tcBorders>
              <w:top w:val="nil"/>
              <w:left w:val="nil"/>
              <w:bottom w:val="single" w:sz="4" w:space="0" w:color="auto"/>
              <w:right w:val="single" w:sz="4" w:space="0" w:color="auto"/>
            </w:tcBorders>
            <w:vAlign w:val="center"/>
            <w:hideMark/>
          </w:tcPr>
          <w:p w14:paraId="5EB6CF63" w14:textId="77777777" w:rsidR="00CE4AD6" w:rsidRPr="00031A77" w:rsidRDefault="00CE4AD6" w:rsidP="0021463E">
            <w:pPr>
              <w:jc w:val="cente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A la fin de l'année scolaire A - 1</w:t>
            </w:r>
          </w:p>
        </w:tc>
        <w:tc>
          <w:tcPr>
            <w:tcW w:w="1099" w:type="dxa"/>
            <w:tcBorders>
              <w:top w:val="nil"/>
              <w:left w:val="nil"/>
              <w:bottom w:val="single" w:sz="4" w:space="0" w:color="auto"/>
              <w:right w:val="single" w:sz="4" w:space="0" w:color="auto"/>
            </w:tcBorders>
            <w:vAlign w:val="center"/>
            <w:hideMark/>
          </w:tcPr>
          <w:p w14:paraId="263EEC2C" w14:textId="77777777" w:rsidR="00CE4AD6" w:rsidRPr="00031A77" w:rsidRDefault="00CE4AD6" w:rsidP="0021463E">
            <w:pPr>
              <w:rPr>
                <w:rFonts w:ascii="Calibri" w:eastAsia="Times New Roman" w:hAnsi="Calibri" w:cs="Calibri"/>
                <w:color w:val="000000"/>
                <w:kern w:val="2"/>
                <w:lang w:val="fr-FR"/>
                <w14:ligatures w14:val="standardContextual"/>
              </w:rPr>
            </w:pPr>
          </w:p>
        </w:tc>
        <w:tc>
          <w:tcPr>
            <w:tcW w:w="1313" w:type="dxa"/>
            <w:tcBorders>
              <w:top w:val="nil"/>
              <w:left w:val="nil"/>
              <w:bottom w:val="single" w:sz="4" w:space="0" w:color="auto"/>
              <w:right w:val="single" w:sz="4" w:space="0" w:color="auto"/>
            </w:tcBorders>
            <w:vAlign w:val="center"/>
            <w:hideMark/>
          </w:tcPr>
          <w:p w14:paraId="56F71A57"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Jeunes + </w:t>
            </w:r>
            <w:proofErr w:type="spellStart"/>
            <w:r w:rsidRPr="00CE4AD6">
              <w:rPr>
                <w:rFonts w:ascii="Calibri" w:eastAsia="Times New Roman" w:hAnsi="Calibri" w:cs="Calibri"/>
                <w:color w:val="000000"/>
                <w:kern w:val="2"/>
                <w14:ligatures w14:val="standardContextual"/>
              </w:rPr>
              <w:t>Educateurs</w:t>
            </w:r>
            <w:proofErr w:type="spellEnd"/>
          </w:p>
        </w:tc>
        <w:tc>
          <w:tcPr>
            <w:tcW w:w="1984" w:type="dxa"/>
            <w:tcBorders>
              <w:top w:val="nil"/>
              <w:left w:val="nil"/>
              <w:bottom w:val="single" w:sz="4" w:space="0" w:color="auto"/>
              <w:right w:val="single" w:sz="4" w:space="0" w:color="auto"/>
            </w:tcBorders>
            <w:vAlign w:val="center"/>
            <w:hideMark/>
          </w:tcPr>
          <w:p w14:paraId="60BA6AF2"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Réunion</w:t>
            </w:r>
          </w:p>
        </w:tc>
      </w:tr>
      <w:tr w:rsidR="00CE4AD6" w:rsidRPr="000A7C06" w14:paraId="54BE0856" w14:textId="77777777" w:rsidTr="0021463E">
        <w:trPr>
          <w:gridAfter w:val="1"/>
          <w:wAfter w:w="14" w:type="dxa"/>
          <w:trHeight w:val="1485"/>
        </w:trPr>
        <w:tc>
          <w:tcPr>
            <w:tcW w:w="1950" w:type="dxa"/>
            <w:tcBorders>
              <w:top w:val="nil"/>
              <w:left w:val="single" w:sz="4" w:space="0" w:color="auto"/>
              <w:bottom w:val="single" w:sz="4" w:space="0" w:color="auto"/>
              <w:right w:val="single" w:sz="4" w:space="0" w:color="auto"/>
            </w:tcBorders>
            <w:vAlign w:val="center"/>
            <w:hideMark/>
          </w:tcPr>
          <w:p w14:paraId="74358400" w14:textId="77777777" w:rsidR="00CE4AD6" w:rsidRPr="00031A77" w:rsidRDefault="00CE4AD6"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Validation du projet et du budget</w:t>
            </w:r>
          </w:p>
        </w:tc>
        <w:tc>
          <w:tcPr>
            <w:tcW w:w="1022" w:type="dxa"/>
            <w:tcBorders>
              <w:top w:val="nil"/>
              <w:left w:val="nil"/>
              <w:bottom w:val="single" w:sz="4" w:space="0" w:color="auto"/>
              <w:right w:val="single" w:sz="4" w:space="0" w:color="auto"/>
            </w:tcBorders>
            <w:vAlign w:val="center"/>
            <w:hideMark/>
          </w:tcPr>
          <w:p w14:paraId="4415E105"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RPEX</w:t>
            </w:r>
          </w:p>
        </w:tc>
        <w:tc>
          <w:tcPr>
            <w:tcW w:w="1418" w:type="dxa"/>
            <w:tcBorders>
              <w:top w:val="nil"/>
              <w:left w:val="nil"/>
              <w:bottom w:val="single" w:sz="4" w:space="0" w:color="auto"/>
              <w:right w:val="single" w:sz="4" w:space="0" w:color="auto"/>
            </w:tcBorders>
            <w:vAlign w:val="center"/>
            <w:hideMark/>
          </w:tcPr>
          <w:p w14:paraId="166661BF" w14:textId="77777777" w:rsidR="00CE4AD6" w:rsidRPr="00031A77" w:rsidRDefault="00CE4AD6" w:rsidP="0021463E">
            <w:pPr>
              <w:jc w:val="cente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A la fin de l'année scolaire A - 1</w:t>
            </w:r>
          </w:p>
        </w:tc>
        <w:tc>
          <w:tcPr>
            <w:tcW w:w="1099" w:type="dxa"/>
            <w:tcBorders>
              <w:top w:val="nil"/>
              <w:left w:val="nil"/>
              <w:bottom w:val="single" w:sz="4" w:space="0" w:color="auto"/>
              <w:right w:val="single" w:sz="4" w:space="0" w:color="auto"/>
            </w:tcBorders>
            <w:vAlign w:val="center"/>
            <w:hideMark/>
          </w:tcPr>
          <w:p w14:paraId="70C0A98F" w14:textId="77777777" w:rsidR="00CE4AD6" w:rsidRPr="00031A77" w:rsidRDefault="00CE4AD6" w:rsidP="0021463E">
            <w:pPr>
              <w:rPr>
                <w:rFonts w:ascii="Calibri" w:eastAsia="Times New Roman" w:hAnsi="Calibri" w:cs="Calibri"/>
                <w:color w:val="000000"/>
                <w:kern w:val="2"/>
                <w:lang w:val="fr-FR"/>
                <w14:ligatures w14:val="standardContextual"/>
              </w:rPr>
            </w:pPr>
          </w:p>
        </w:tc>
        <w:tc>
          <w:tcPr>
            <w:tcW w:w="1313" w:type="dxa"/>
            <w:tcBorders>
              <w:top w:val="nil"/>
              <w:left w:val="nil"/>
              <w:bottom w:val="single" w:sz="4" w:space="0" w:color="auto"/>
              <w:right w:val="single" w:sz="4" w:space="0" w:color="auto"/>
            </w:tcBorders>
            <w:vAlign w:val="center"/>
            <w:hideMark/>
          </w:tcPr>
          <w:p w14:paraId="2A35D69A" w14:textId="77777777" w:rsidR="00CE4AD6" w:rsidRPr="00031A77" w:rsidRDefault="00CE4AD6" w:rsidP="0021463E">
            <w:pPr>
              <w:rPr>
                <w:rFonts w:ascii="Calibri" w:eastAsia="Calibri" w:hAnsi="Calibri"/>
                <w:lang w:val="fr-FR"/>
              </w:rPr>
            </w:pPr>
          </w:p>
        </w:tc>
        <w:tc>
          <w:tcPr>
            <w:tcW w:w="1984" w:type="dxa"/>
            <w:tcBorders>
              <w:top w:val="nil"/>
              <w:left w:val="nil"/>
              <w:bottom w:val="single" w:sz="4" w:space="0" w:color="auto"/>
              <w:right w:val="single" w:sz="4" w:space="0" w:color="auto"/>
            </w:tcBorders>
            <w:vAlign w:val="center"/>
            <w:hideMark/>
          </w:tcPr>
          <w:p w14:paraId="6E768AF7"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Réunion</w:t>
            </w:r>
          </w:p>
        </w:tc>
      </w:tr>
      <w:tr w:rsidR="00CE4AD6" w:rsidRPr="000A7C06" w14:paraId="688E3A62" w14:textId="77777777" w:rsidTr="0021463E">
        <w:trPr>
          <w:gridAfter w:val="1"/>
          <w:wAfter w:w="14" w:type="dxa"/>
          <w:trHeight w:val="1575"/>
        </w:trPr>
        <w:tc>
          <w:tcPr>
            <w:tcW w:w="1950" w:type="dxa"/>
            <w:tcBorders>
              <w:top w:val="nil"/>
              <w:left w:val="single" w:sz="4" w:space="0" w:color="auto"/>
              <w:bottom w:val="single" w:sz="4" w:space="0" w:color="auto"/>
              <w:right w:val="single" w:sz="4" w:space="0" w:color="auto"/>
            </w:tcBorders>
            <w:vAlign w:val="center"/>
            <w:hideMark/>
          </w:tcPr>
          <w:p w14:paraId="1952A695" w14:textId="77777777" w:rsidR="00CE4AD6" w:rsidRPr="00031A77" w:rsidRDefault="00CE4AD6"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Dépôt de la navette pour les matériels</w:t>
            </w:r>
          </w:p>
        </w:tc>
        <w:tc>
          <w:tcPr>
            <w:tcW w:w="1022" w:type="dxa"/>
            <w:tcBorders>
              <w:top w:val="nil"/>
              <w:left w:val="nil"/>
              <w:bottom w:val="single" w:sz="4" w:space="0" w:color="auto"/>
              <w:right w:val="single" w:sz="4" w:space="0" w:color="auto"/>
            </w:tcBorders>
            <w:vAlign w:val="center"/>
            <w:hideMark/>
          </w:tcPr>
          <w:p w14:paraId="12CD65B8"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RPEX</w:t>
            </w:r>
          </w:p>
        </w:tc>
        <w:tc>
          <w:tcPr>
            <w:tcW w:w="1418" w:type="dxa"/>
            <w:tcBorders>
              <w:top w:val="nil"/>
              <w:left w:val="nil"/>
              <w:bottom w:val="single" w:sz="4" w:space="0" w:color="auto"/>
              <w:right w:val="single" w:sz="4" w:space="0" w:color="auto"/>
            </w:tcBorders>
            <w:vAlign w:val="center"/>
            <w:hideMark/>
          </w:tcPr>
          <w:p w14:paraId="6CC3F12C"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Au début de </w:t>
            </w:r>
            <w:proofErr w:type="spellStart"/>
            <w:r w:rsidRPr="00CE4AD6">
              <w:rPr>
                <w:rFonts w:ascii="Calibri" w:eastAsia="Times New Roman" w:hAnsi="Calibri" w:cs="Calibri"/>
                <w:color w:val="000000"/>
                <w:kern w:val="2"/>
                <w14:ligatures w14:val="standardContextual"/>
              </w:rPr>
              <w:t>l'année</w:t>
            </w:r>
            <w:proofErr w:type="spellEnd"/>
          </w:p>
        </w:tc>
        <w:tc>
          <w:tcPr>
            <w:tcW w:w="1099" w:type="dxa"/>
            <w:tcBorders>
              <w:top w:val="nil"/>
              <w:left w:val="nil"/>
              <w:bottom w:val="single" w:sz="4" w:space="0" w:color="auto"/>
              <w:right w:val="single" w:sz="4" w:space="0" w:color="auto"/>
            </w:tcBorders>
            <w:vAlign w:val="center"/>
            <w:hideMark/>
          </w:tcPr>
          <w:p w14:paraId="34082111" w14:textId="77777777" w:rsidR="00CE4AD6" w:rsidRPr="00CE4AD6" w:rsidRDefault="00CE4AD6" w:rsidP="0021463E">
            <w:pPr>
              <w:rPr>
                <w:rFonts w:ascii="Calibri" w:eastAsia="Times New Roman" w:hAnsi="Calibri" w:cs="Calibri"/>
                <w:color w:val="000000"/>
                <w:kern w:val="2"/>
                <w14:ligatures w14:val="standardContextual"/>
              </w:rPr>
            </w:pPr>
          </w:p>
        </w:tc>
        <w:tc>
          <w:tcPr>
            <w:tcW w:w="1313" w:type="dxa"/>
            <w:tcBorders>
              <w:top w:val="nil"/>
              <w:left w:val="nil"/>
              <w:bottom w:val="single" w:sz="4" w:space="0" w:color="auto"/>
              <w:right w:val="single" w:sz="4" w:space="0" w:color="auto"/>
            </w:tcBorders>
            <w:vAlign w:val="center"/>
            <w:hideMark/>
          </w:tcPr>
          <w:p w14:paraId="36E95B39"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RAL/RFE</w:t>
            </w:r>
          </w:p>
        </w:tc>
        <w:tc>
          <w:tcPr>
            <w:tcW w:w="1984" w:type="dxa"/>
            <w:tcBorders>
              <w:top w:val="nil"/>
              <w:left w:val="nil"/>
              <w:bottom w:val="single" w:sz="4" w:space="0" w:color="auto"/>
              <w:right w:val="single" w:sz="4" w:space="0" w:color="auto"/>
            </w:tcBorders>
            <w:vAlign w:val="center"/>
            <w:hideMark/>
          </w:tcPr>
          <w:p w14:paraId="315D6F93" w14:textId="77777777" w:rsidR="00CE4AD6" w:rsidRPr="00CE4AD6" w:rsidRDefault="00CE4AD6" w:rsidP="0021463E">
            <w:pPr>
              <w:rPr>
                <w:rFonts w:ascii="Calibri" w:eastAsia="Times New Roman" w:hAnsi="Calibri" w:cs="Calibri"/>
                <w:color w:val="000000"/>
                <w:kern w:val="2"/>
                <w14:ligatures w14:val="standardContextual"/>
              </w:rPr>
            </w:pPr>
          </w:p>
        </w:tc>
      </w:tr>
      <w:tr w:rsidR="00CE4AD6" w:rsidRPr="000A7C06" w14:paraId="5C9E067B" w14:textId="77777777" w:rsidTr="0021463E">
        <w:trPr>
          <w:gridAfter w:val="1"/>
          <w:wAfter w:w="14" w:type="dxa"/>
          <w:trHeight w:val="1440"/>
        </w:trPr>
        <w:tc>
          <w:tcPr>
            <w:tcW w:w="1950" w:type="dxa"/>
            <w:tcBorders>
              <w:top w:val="nil"/>
              <w:left w:val="single" w:sz="4" w:space="0" w:color="auto"/>
              <w:bottom w:val="single" w:sz="4" w:space="0" w:color="auto"/>
              <w:right w:val="single" w:sz="4" w:space="0" w:color="auto"/>
            </w:tcBorders>
            <w:vAlign w:val="center"/>
            <w:hideMark/>
          </w:tcPr>
          <w:p w14:paraId="3362B597" w14:textId="77777777" w:rsidR="00CE4AD6" w:rsidRPr="00031A77" w:rsidRDefault="00CE4AD6"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lastRenderedPageBreak/>
              <w:t>Achat des matériels nécessaires pour l'activité</w:t>
            </w:r>
          </w:p>
        </w:tc>
        <w:tc>
          <w:tcPr>
            <w:tcW w:w="1022" w:type="dxa"/>
            <w:tcBorders>
              <w:top w:val="nil"/>
              <w:left w:val="nil"/>
              <w:bottom w:val="single" w:sz="4" w:space="0" w:color="auto"/>
              <w:right w:val="single" w:sz="4" w:space="0" w:color="auto"/>
            </w:tcBorders>
            <w:vAlign w:val="center"/>
            <w:hideMark/>
          </w:tcPr>
          <w:p w14:paraId="6CDD4296"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FIN</w:t>
            </w:r>
          </w:p>
        </w:tc>
        <w:tc>
          <w:tcPr>
            <w:tcW w:w="1418" w:type="dxa"/>
            <w:tcBorders>
              <w:top w:val="nil"/>
              <w:left w:val="nil"/>
              <w:bottom w:val="single" w:sz="4" w:space="0" w:color="auto"/>
              <w:right w:val="single" w:sz="4" w:space="0" w:color="auto"/>
            </w:tcBorders>
            <w:vAlign w:val="center"/>
            <w:hideMark/>
          </w:tcPr>
          <w:p w14:paraId="7F50616F"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Au début de </w:t>
            </w:r>
            <w:proofErr w:type="spellStart"/>
            <w:r w:rsidRPr="00CE4AD6">
              <w:rPr>
                <w:rFonts w:ascii="Calibri" w:eastAsia="Times New Roman" w:hAnsi="Calibri" w:cs="Calibri"/>
                <w:color w:val="000000"/>
                <w:kern w:val="2"/>
                <w14:ligatures w14:val="standardContextual"/>
              </w:rPr>
              <w:t>l'année</w:t>
            </w:r>
            <w:proofErr w:type="spellEnd"/>
          </w:p>
        </w:tc>
        <w:tc>
          <w:tcPr>
            <w:tcW w:w="1099" w:type="dxa"/>
            <w:tcBorders>
              <w:top w:val="nil"/>
              <w:left w:val="nil"/>
              <w:bottom w:val="single" w:sz="4" w:space="0" w:color="auto"/>
              <w:right w:val="single" w:sz="4" w:space="0" w:color="auto"/>
            </w:tcBorders>
            <w:vAlign w:val="center"/>
            <w:hideMark/>
          </w:tcPr>
          <w:p w14:paraId="49B6E3B9" w14:textId="77777777" w:rsidR="00CE4AD6" w:rsidRPr="00CE4AD6" w:rsidRDefault="00CE4AD6" w:rsidP="0021463E">
            <w:pPr>
              <w:rPr>
                <w:rFonts w:ascii="Calibri" w:eastAsia="Times New Roman" w:hAnsi="Calibri" w:cs="Calibri"/>
                <w:color w:val="000000"/>
                <w:kern w:val="2"/>
                <w14:ligatures w14:val="standardContextual"/>
              </w:rPr>
            </w:pPr>
          </w:p>
        </w:tc>
        <w:tc>
          <w:tcPr>
            <w:tcW w:w="1313" w:type="dxa"/>
            <w:tcBorders>
              <w:top w:val="nil"/>
              <w:left w:val="nil"/>
              <w:bottom w:val="single" w:sz="4" w:space="0" w:color="auto"/>
              <w:right w:val="single" w:sz="4" w:space="0" w:color="auto"/>
            </w:tcBorders>
            <w:vAlign w:val="center"/>
            <w:hideMark/>
          </w:tcPr>
          <w:p w14:paraId="084B088D"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RAL/RFE</w:t>
            </w:r>
          </w:p>
        </w:tc>
        <w:tc>
          <w:tcPr>
            <w:tcW w:w="1984" w:type="dxa"/>
            <w:tcBorders>
              <w:top w:val="nil"/>
              <w:left w:val="nil"/>
              <w:bottom w:val="single" w:sz="4" w:space="0" w:color="auto"/>
              <w:right w:val="single" w:sz="4" w:space="0" w:color="auto"/>
            </w:tcBorders>
            <w:vAlign w:val="center"/>
            <w:hideMark/>
          </w:tcPr>
          <w:p w14:paraId="4193C29E" w14:textId="77777777" w:rsidR="00CE4AD6" w:rsidRPr="00CE4AD6" w:rsidRDefault="00CE4AD6" w:rsidP="0021463E">
            <w:pPr>
              <w:rPr>
                <w:rFonts w:ascii="Calibri" w:eastAsia="Times New Roman" w:hAnsi="Calibri" w:cs="Calibri"/>
                <w:color w:val="000000"/>
                <w:kern w:val="2"/>
                <w14:ligatures w14:val="standardContextual"/>
              </w:rPr>
            </w:pPr>
          </w:p>
        </w:tc>
      </w:tr>
      <w:tr w:rsidR="00CE4AD6" w:rsidRPr="000A7C06" w14:paraId="25AA036F" w14:textId="77777777" w:rsidTr="0021463E">
        <w:trPr>
          <w:gridAfter w:val="1"/>
          <w:wAfter w:w="14" w:type="dxa"/>
          <w:trHeight w:val="1365"/>
        </w:trPr>
        <w:tc>
          <w:tcPr>
            <w:tcW w:w="1950" w:type="dxa"/>
            <w:tcBorders>
              <w:top w:val="nil"/>
              <w:left w:val="single" w:sz="4" w:space="0" w:color="auto"/>
              <w:bottom w:val="single" w:sz="4" w:space="0" w:color="auto"/>
              <w:right w:val="single" w:sz="4" w:space="0" w:color="auto"/>
            </w:tcBorders>
            <w:vAlign w:val="center"/>
            <w:hideMark/>
          </w:tcPr>
          <w:p w14:paraId="356B89C8" w14:textId="77777777" w:rsidR="00CE4AD6" w:rsidRPr="00CE4AD6" w:rsidRDefault="00CE4AD6" w:rsidP="0021463E">
            <w:pP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Livraison des </w:t>
            </w:r>
            <w:proofErr w:type="spellStart"/>
            <w:r w:rsidRPr="00CE4AD6">
              <w:rPr>
                <w:rFonts w:ascii="Calibri" w:eastAsia="Times New Roman" w:hAnsi="Calibri" w:cs="Calibri"/>
                <w:color w:val="000000"/>
                <w:kern w:val="2"/>
                <w14:ligatures w14:val="standardContextual"/>
              </w:rPr>
              <w:t>matériels</w:t>
            </w:r>
            <w:proofErr w:type="spellEnd"/>
          </w:p>
        </w:tc>
        <w:tc>
          <w:tcPr>
            <w:tcW w:w="1022" w:type="dxa"/>
            <w:tcBorders>
              <w:top w:val="nil"/>
              <w:left w:val="nil"/>
              <w:bottom w:val="single" w:sz="4" w:space="0" w:color="auto"/>
              <w:right w:val="single" w:sz="4" w:space="0" w:color="auto"/>
            </w:tcBorders>
            <w:vAlign w:val="center"/>
            <w:hideMark/>
          </w:tcPr>
          <w:p w14:paraId="7991831D"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FIN</w:t>
            </w:r>
          </w:p>
        </w:tc>
        <w:tc>
          <w:tcPr>
            <w:tcW w:w="1418" w:type="dxa"/>
            <w:tcBorders>
              <w:top w:val="nil"/>
              <w:left w:val="nil"/>
              <w:bottom w:val="single" w:sz="4" w:space="0" w:color="auto"/>
              <w:right w:val="single" w:sz="4" w:space="0" w:color="auto"/>
            </w:tcBorders>
            <w:vAlign w:val="center"/>
            <w:hideMark/>
          </w:tcPr>
          <w:p w14:paraId="5E5FD7FC"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Au début de </w:t>
            </w:r>
            <w:proofErr w:type="spellStart"/>
            <w:r w:rsidRPr="00CE4AD6">
              <w:rPr>
                <w:rFonts w:ascii="Calibri" w:eastAsia="Times New Roman" w:hAnsi="Calibri" w:cs="Calibri"/>
                <w:color w:val="000000"/>
                <w:kern w:val="2"/>
                <w14:ligatures w14:val="standardContextual"/>
              </w:rPr>
              <w:t>l'année</w:t>
            </w:r>
            <w:proofErr w:type="spellEnd"/>
          </w:p>
        </w:tc>
        <w:tc>
          <w:tcPr>
            <w:tcW w:w="1099" w:type="dxa"/>
            <w:tcBorders>
              <w:top w:val="nil"/>
              <w:left w:val="nil"/>
              <w:bottom w:val="single" w:sz="4" w:space="0" w:color="auto"/>
              <w:right w:val="single" w:sz="4" w:space="0" w:color="auto"/>
            </w:tcBorders>
            <w:vAlign w:val="center"/>
            <w:hideMark/>
          </w:tcPr>
          <w:p w14:paraId="1DEDC07B" w14:textId="77777777" w:rsidR="00CE4AD6" w:rsidRPr="00CE4AD6" w:rsidRDefault="00CE4AD6" w:rsidP="0021463E">
            <w:pPr>
              <w:rPr>
                <w:rFonts w:ascii="Calibri" w:eastAsia="Times New Roman" w:hAnsi="Calibri" w:cs="Calibri"/>
                <w:color w:val="000000"/>
                <w:kern w:val="2"/>
                <w14:ligatures w14:val="standardContextual"/>
              </w:rPr>
            </w:pPr>
          </w:p>
        </w:tc>
        <w:tc>
          <w:tcPr>
            <w:tcW w:w="1313" w:type="dxa"/>
            <w:tcBorders>
              <w:top w:val="nil"/>
              <w:left w:val="nil"/>
              <w:bottom w:val="single" w:sz="4" w:space="0" w:color="auto"/>
              <w:right w:val="single" w:sz="4" w:space="0" w:color="auto"/>
            </w:tcBorders>
            <w:vAlign w:val="center"/>
            <w:hideMark/>
          </w:tcPr>
          <w:p w14:paraId="44FDF1AB"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RAL/RFE</w:t>
            </w:r>
          </w:p>
        </w:tc>
        <w:tc>
          <w:tcPr>
            <w:tcW w:w="1984" w:type="dxa"/>
            <w:tcBorders>
              <w:top w:val="nil"/>
              <w:left w:val="nil"/>
              <w:bottom w:val="single" w:sz="4" w:space="0" w:color="auto"/>
              <w:right w:val="single" w:sz="4" w:space="0" w:color="auto"/>
            </w:tcBorders>
            <w:vAlign w:val="center"/>
            <w:hideMark/>
          </w:tcPr>
          <w:p w14:paraId="5D2D15CB" w14:textId="77777777" w:rsidR="00CE4AD6" w:rsidRPr="00CE4AD6" w:rsidRDefault="00CE4AD6" w:rsidP="0021463E">
            <w:pPr>
              <w:rPr>
                <w:rFonts w:ascii="Calibri" w:eastAsia="Times New Roman" w:hAnsi="Calibri" w:cs="Calibri"/>
                <w:color w:val="000000"/>
                <w:kern w:val="2"/>
                <w14:ligatures w14:val="standardContextual"/>
              </w:rPr>
            </w:pPr>
          </w:p>
        </w:tc>
      </w:tr>
      <w:tr w:rsidR="00CE4AD6" w:rsidRPr="000A7C06" w14:paraId="129B711C" w14:textId="77777777" w:rsidTr="0021463E">
        <w:trPr>
          <w:gridAfter w:val="1"/>
          <w:wAfter w:w="14" w:type="dxa"/>
          <w:trHeight w:val="1170"/>
        </w:trPr>
        <w:tc>
          <w:tcPr>
            <w:tcW w:w="1950" w:type="dxa"/>
            <w:tcBorders>
              <w:top w:val="nil"/>
              <w:left w:val="single" w:sz="4" w:space="0" w:color="auto"/>
              <w:bottom w:val="single" w:sz="4" w:space="0" w:color="auto"/>
              <w:right w:val="single" w:sz="4" w:space="0" w:color="auto"/>
            </w:tcBorders>
            <w:vAlign w:val="center"/>
            <w:hideMark/>
          </w:tcPr>
          <w:p w14:paraId="06528861" w14:textId="77777777" w:rsidR="00CE4AD6" w:rsidRPr="00031A77" w:rsidRDefault="00CE4AD6" w:rsidP="0021463E">
            <w:pP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Réalisation du plan du projet selon les EDT définis</w:t>
            </w:r>
          </w:p>
        </w:tc>
        <w:tc>
          <w:tcPr>
            <w:tcW w:w="1022" w:type="dxa"/>
            <w:tcBorders>
              <w:top w:val="nil"/>
              <w:left w:val="nil"/>
              <w:bottom w:val="single" w:sz="4" w:space="0" w:color="auto"/>
              <w:right w:val="single" w:sz="4" w:space="0" w:color="auto"/>
            </w:tcBorders>
            <w:vAlign w:val="center"/>
            <w:hideMark/>
          </w:tcPr>
          <w:p w14:paraId="2746968E"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RFE</w:t>
            </w:r>
          </w:p>
        </w:tc>
        <w:tc>
          <w:tcPr>
            <w:tcW w:w="1418" w:type="dxa"/>
            <w:tcBorders>
              <w:top w:val="nil"/>
              <w:left w:val="nil"/>
              <w:bottom w:val="single" w:sz="4" w:space="0" w:color="auto"/>
              <w:right w:val="single" w:sz="4" w:space="0" w:color="auto"/>
            </w:tcBorders>
            <w:vAlign w:val="center"/>
            <w:hideMark/>
          </w:tcPr>
          <w:p w14:paraId="5A0A8A98"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Début </w:t>
            </w:r>
            <w:proofErr w:type="spellStart"/>
            <w:r w:rsidRPr="00CE4AD6">
              <w:rPr>
                <w:rFonts w:ascii="Calibri" w:eastAsia="Times New Roman" w:hAnsi="Calibri" w:cs="Calibri"/>
                <w:color w:val="000000"/>
                <w:kern w:val="2"/>
                <w14:ligatures w14:val="standardContextual"/>
              </w:rPr>
              <w:t>janvier</w:t>
            </w:r>
            <w:proofErr w:type="spellEnd"/>
          </w:p>
        </w:tc>
        <w:tc>
          <w:tcPr>
            <w:tcW w:w="1099" w:type="dxa"/>
            <w:tcBorders>
              <w:top w:val="nil"/>
              <w:left w:val="nil"/>
              <w:bottom w:val="single" w:sz="4" w:space="0" w:color="auto"/>
              <w:right w:val="single" w:sz="4" w:space="0" w:color="auto"/>
            </w:tcBorders>
            <w:vAlign w:val="center"/>
            <w:hideMark/>
          </w:tcPr>
          <w:p w14:paraId="6173CE38" w14:textId="77777777" w:rsidR="00CE4AD6" w:rsidRPr="00CE4AD6" w:rsidRDefault="00CE4AD6" w:rsidP="0021463E">
            <w:pPr>
              <w:rPr>
                <w:rFonts w:ascii="Calibri" w:eastAsia="Times New Roman" w:hAnsi="Calibri" w:cs="Calibri"/>
                <w:color w:val="000000"/>
                <w:kern w:val="2"/>
                <w14:ligatures w14:val="standardContextual"/>
              </w:rPr>
            </w:pPr>
          </w:p>
        </w:tc>
        <w:tc>
          <w:tcPr>
            <w:tcW w:w="1313" w:type="dxa"/>
            <w:tcBorders>
              <w:top w:val="nil"/>
              <w:left w:val="nil"/>
              <w:bottom w:val="single" w:sz="4" w:space="0" w:color="auto"/>
              <w:right w:val="single" w:sz="4" w:space="0" w:color="auto"/>
            </w:tcBorders>
            <w:vAlign w:val="center"/>
            <w:hideMark/>
          </w:tcPr>
          <w:p w14:paraId="32BB34DA"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Jeune + </w:t>
            </w:r>
            <w:proofErr w:type="spellStart"/>
            <w:r w:rsidRPr="00CE4AD6">
              <w:rPr>
                <w:rFonts w:ascii="Calibri" w:eastAsia="Times New Roman" w:hAnsi="Calibri" w:cs="Calibri"/>
                <w:color w:val="000000"/>
                <w:kern w:val="2"/>
                <w14:ligatures w14:val="standardContextual"/>
              </w:rPr>
              <w:t>Educateurs</w:t>
            </w:r>
            <w:proofErr w:type="spellEnd"/>
          </w:p>
        </w:tc>
        <w:tc>
          <w:tcPr>
            <w:tcW w:w="1984" w:type="dxa"/>
            <w:tcBorders>
              <w:top w:val="nil"/>
              <w:left w:val="nil"/>
              <w:bottom w:val="single" w:sz="4" w:space="0" w:color="auto"/>
              <w:right w:val="single" w:sz="4" w:space="0" w:color="auto"/>
            </w:tcBorders>
            <w:vAlign w:val="center"/>
            <w:hideMark/>
          </w:tcPr>
          <w:p w14:paraId="52E7685C" w14:textId="77777777" w:rsidR="00CE4AD6" w:rsidRPr="00CE4AD6" w:rsidRDefault="00CE4AD6" w:rsidP="0021463E">
            <w:pPr>
              <w:rPr>
                <w:rFonts w:ascii="Calibri" w:eastAsia="Times New Roman" w:hAnsi="Calibri" w:cs="Calibri"/>
                <w:color w:val="000000"/>
                <w:kern w:val="2"/>
                <w14:ligatures w14:val="standardContextual"/>
              </w:rPr>
            </w:pPr>
          </w:p>
        </w:tc>
      </w:tr>
      <w:tr w:rsidR="00CE4AD6" w:rsidRPr="000A7C06" w14:paraId="18B12E47" w14:textId="77777777" w:rsidTr="0021463E">
        <w:trPr>
          <w:gridAfter w:val="1"/>
          <w:wAfter w:w="14" w:type="dxa"/>
          <w:trHeight w:val="1050"/>
        </w:trPr>
        <w:tc>
          <w:tcPr>
            <w:tcW w:w="1950" w:type="dxa"/>
            <w:tcBorders>
              <w:top w:val="nil"/>
              <w:left w:val="single" w:sz="4" w:space="0" w:color="auto"/>
              <w:bottom w:val="single" w:sz="4" w:space="0" w:color="auto"/>
              <w:right w:val="single" w:sz="4" w:space="0" w:color="auto"/>
            </w:tcBorders>
            <w:vAlign w:val="center"/>
            <w:hideMark/>
          </w:tcPr>
          <w:p w14:paraId="704EF0EC" w14:textId="77777777" w:rsidR="00CE4AD6" w:rsidRPr="00CE4AD6" w:rsidRDefault="00CE4AD6" w:rsidP="0021463E">
            <w:pPr>
              <w:rPr>
                <w:rFonts w:ascii="Calibri" w:eastAsia="Times New Roman" w:hAnsi="Calibri" w:cs="Calibri"/>
                <w:color w:val="000000"/>
                <w:kern w:val="2"/>
                <w14:ligatures w14:val="standardContextual"/>
              </w:rPr>
            </w:pPr>
            <w:proofErr w:type="spellStart"/>
            <w:r w:rsidRPr="00CE4AD6">
              <w:rPr>
                <w:rFonts w:ascii="Calibri" w:eastAsia="Times New Roman" w:hAnsi="Calibri" w:cs="Calibri"/>
                <w:color w:val="000000"/>
                <w:kern w:val="2"/>
                <w14:ligatures w14:val="standardContextual"/>
              </w:rPr>
              <w:t>Présentation</w:t>
            </w:r>
            <w:proofErr w:type="spellEnd"/>
            <w:r w:rsidRPr="00CE4AD6">
              <w:rPr>
                <w:rFonts w:ascii="Calibri" w:eastAsia="Times New Roman" w:hAnsi="Calibri" w:cs="Calibri"/>
                <w:color w:val="000000"/>
                <w:kern w:val="2"/>
                <w14:ligatures w14:val="standardContextual"/>
              </w:rPr>
              <w:t xml:space="preserve"> des clubs</w:t>
            </w:r>
          </w:p>
        </w:tc>
        <w:tc>
          <w:tcPr>
            <w:tcW w:w="1022" w:type="dxa"/>
            <w:tcBorders>
              <w:top w:val="nil"/>
              <w:left w:val="nil"/>
              <w:bottom w:val="single" w:sz="4" w:space="0" w:color="auto"/>
              <w:right w:val="single" w:sz="4" w:space="0" w:color="auto"/>
            </w:tcBorders>
            <w:vAlign w:val="center"/>
            <w:hideMark/>
          </w:tcPr>
          <w:p w14:paraId="1F7D7EF4"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RFE</w:t>
            </w:r>
          </w:p>
        </w:tc>
        <w:tc>
          <w:tcPr>
            <w:tcW w:w="1418" w:type="dxa"/>
            <w:tcBorders>
              <w:top w:val="nil"/>
              <w:left w:val="nil"/>
              <w:bottom w:val="single" w:sz="4" w:space="0" w:color="auto"/>
              <w:right w:val="single" w:sz="4" w:space="0" w:color="auto"/>
            </w:tcBorders>
            <w:vAlign w:val="center"/>
            <w:hideMark/>
          </w:tcPr>
          <w:p w14:paraId="2C7C1BCD"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2 temps forts par club</w:t>
            </w:r>
          </w:p>
        </w:tc>
        <w:tc>
          <w:tcPr>
            <w:tcW w:w="1099" w:type="dxa"/>
            <w:tcBorders>
              <w:top w:val="nil"/>
              <w:left w:val="nil"/>
              <w:bottom w:val="single" w:sz="4" w:space="0" w:color="auto"/>
              <w:right w:val="single" w:sz="4" w:space="0" w:color="auto"/>
            </w:tcBorders>
            <w:vAlign w:val="center"/>
            <w:hideMark/>
          </w:tcPr>
          <w:p w14:paraId="3043540D" w14:textId="77777777" w:rsidR="00CE4AD6" w:rsidRPr="00CE4AD6" w:rsidRDefault="00CE4AD6" w:rsidP="0021463E">
            <w:pPr>
              <w:rPr>
                <w:rFonts w:ascii="Calibri" w:eastAsia="Times New Roman" w:hAnsi="Calibri" w:cs="Calibri"/>
                <w:color w:val="000000"/>
                <w:kern w:val="2"/>
                <w14:ligatures w14:val="standardContextual"/>
              </w:rPr>
            </w:pPr>
          </w:p>
        </w:tc>
        <w:tc>
          <w:tcPr>
            <w:tcW w:w="1313" w:type="dxa"/>
            <w:tcBorders>
              <w:top w:val="nil"/>
              <w:left w:val="nil"/>
              <w:bottom w:val="single" w:sz="4" w:space="0" w:color="auto"/>
              <w:right w:val="single" w:sz="4" w:space="0" w:color="auto"/>
            </w:tcBorders>
            <w:vAlign w:val="center"/>
            <w:hideMark/>
          </w:tcPr>
          <w:p w14:paraId="21FC42A1"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Jeunes + </w:t>
            </w:r>
            <w:proofErr w:type="spellStart"/>
            <w:r w:rsidRPr="00CE4AD6">
              <w:rPr>
                <w:rFonts w:ascii="Calibri" w:eastAsia="Times New Roman" w:hAnsi="Calibri" w:cs="Calibri"/>
                <w:color w:val="000000"/>
                <w:kern w:val="2"/>
                <w14:ligatures w14:val="standardContextual"/>
              </w:rPr>
              <w:t>Educateurs</w:t>
            </w:r>
            <w:proofErr w:type="spellEnd"/>
          </w:p>
        </w:tc>
        <w:tc>
          <w:tcPr>
            <w:tcW w:w="1984" w:type="dxa"/>
            <w:tcBorders>
              <w:top w:val="nil"/>
              <w:left w:val="nil"/>
              <w:bottom w:val="single" w:sz="4" w:space="0" w:color="auto"/>
              <w:right w:val="single" w:sz="4" w:space="0" w:color="auto"/>
            </w:tcBorders>
            <w:vAlign w:val="center"/>
            <w:hideMark/>
          </w:tcPr>
          <w:p w14:paraId="6594CE09" w14:textId="77777777" w:rsidR="00CE4AD6" w:rsidRPr="00CE4AD6" w:rsidRDefault="00CE4AD6" w:rsidP="0021463E">
            <w:pPr>
              <w:rPr>
                <w:rFonts w:ascii="Calibri" w:eastAsia="Times New Roman" w:hAnsi="Calibri" w:cs="Calibri"/>
                <w:color w:val="000000"/>
                <w:kern w:val="2"/>
                <w14:ligatures w14:val="standardContextual"/>
              </w:rPr>
            </w:pPr>
          </w:p>
        </w:tc>
      </w:tr>
      <w:tr w:rsidR="00CE4AD6" w:rsidRPr="00031A77" w14:paraId="7AA49A8F" w14:textId="77777777" w:rsidTr="0021463E">
        <w:trPr>
          <w:gridAfter w:val="1"/>
          <w:wAfter w:w="14" w:type="dxa"/>
          <w:trHeight w:val="870"/>
        </w:trPr>
        <w:tc>
          <w:tcPr>
            <w:tcW w:w="1950" w:type="dxa"/>
            <w:tcBorders>
              <w:top w:val="nil"/>
              <w:left w:val="single" w:sz="4" w:space="0" w:color="auto"/>
              <w:bottom w:val="single" w:sz="4" w:space="0" w:color="auto"/>
              <w:right w:val="single" w:sz="4" w:space="0" w:color="auto"/>
            </w:tcBorders>
            <w:vAlign w:val="center"/>
            <w:hideMark/>
          </w:tcPr>
          <w:p w14:paraId="604908B2" w14:textId="77777777" w:rsidR="00CE4AD6" w:rsidRPr="00CE4AD6" w:rsidRDefault="00CE4AD6" w:rsidP="0021463E">
            <w:pP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Bilan de </w:t>
            </w:r>
            <w:proofErr w:type="spellStart"/>
            <w:r w:rsidRPr="00CE4AD6">
              <w:rPr>
                <w:rFonts w:ascii="Calibri" w:eastAsia="Times New Roman" w:hAnsi="Calibri" w:cs="Calibri"/>
                <w:color w:val="000000"/>
                <w:kern w:val="2"/>
                <w14:ligatures w14:val="standardContextual"/>
              </w:rPr>
              <w:t>l'activité</w:t>
            </w:r>
            <w:proofErr w:type="spellEnd"/>
          </w:p>
        </w:tc>
        <w:tc>
          <w:tcPr>
            <w:tcW w:w="1022" w:type="dxa"/>
            <w:tcBorders>
              <w:top w:val="nil"/>
              <w:left w:val="nil"/>
              <w:bottom w:val="single" w:sz="4" w:space="0" w:color="auto"/>
              <w:right w:val="single" w:sz="4" w:space="0" w:color="auto"/>
            </w:tcBorders>
            <w:vAlign w:val="center"/>
            <w:hideMark/>
          </w:tcPr>
          <w:p w14:paraId="6CDF89A0"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RPEX</w:t>
            </w:r>
          </w:p>
        </w:tc>
        <w:tc>
          <w:tcPr>
            <w:tcW w:w="1418" w:type="dxa"/>
            <w:tcBorders>
              <w:top w:val="nil"/>
              <w:left w:val="nil"/>
              <w:bottom w:val="single" w:sz="4" w:space="0" w:color="auto"/>
              <w:right w:val="single" w:sz="4" w:space="0" w:color="auto"/>
            </w:tcBorders>
            <w:vAlign w:val="center"/>
            <w:hideMark/>
          </w:tcPr>
          <w:p w14:paraId="56AFADB8" w14:textId="77777777" w:rsidR="00CE4AD6" w:rsidRPr="00CE4AD6" w:rsidRDefault="00CE4AD6" w:rsidP="0021463E">
            <w:pPr>
              <w:jc w:val="center"/>
              <w:rPr>
                <w:rFonts w:ascii="Calibri" w:eastAsia="Times New Roman" w:hAnsi="Calibri" w:cs="Calibri"/>
                <w:color w:val="000000"/>
                <w:kern w:val="2"/>
                <w14:ligatures w14:val="standardContextual"/>
              </w:rPr>
            </w:pPr>
            <w:r w:rsidRPr="00CE4AD6">
              <w:rPr>
                <w:rFonts w:ascii="Calibri" w:eastAsia="Times New Roman" w:hAnsi="Calibri" w:cs="Calibri"/>
                <w:color w:val="000000"/>
                <w:kern w:val="2"/>
                <w14:ligatures w14:val="standardContextual"/>
              </w:rPr>
              <w:t xml:space="preserve">Fin de </w:t>
            </w:r>
            <w:proofErr w:type="spellStart"/>
            <w:r w:rsidRPr="00CE4AD6">
              <w:rPr>
                <w:rFonts w:ascii="Calibri" w:eastAsia="Times New Roman" w:hAnsi="Calibri" w:cs="Calibri"/>
                <w:color w:val="000000"/>
                <w:kern w:val="2"/>
                <w14:ligatures w14:val="standardContextual"/>
              </w:rPr>
              <w:t>l'année</w:t>
            </w:r>
            <w:proofErr w:type="spellEnd"/>
            <w:r w:rsidRPr="00CE4AD6">
              <w:rPr>
                <w:rFonts w:ascii="Calibri" w:eastAsia="Times New Roman" w:hAnsi="Calibri" w:cs="Calibri"/>
                <w:color w:val="000000"/>
                <w:kern w:val="2"/>
                <w14:ligatures w14:val="standardContextual"/>
              </w:rPr>
              <w:t xml:space="preserve"> </w:t>
            </w:r>
            <w:proofErr w:type="spellStart"/>
            <w:r w:rsidRPr="00CE4AD6">
              <w:rPr>
                <w:rFonts w:ascii="Calibri" w:eastAsia="Times New Roman" w:hAnsi="Calibri" w:cs="Calibri"/>
                <w:color w:val="000000"/>
                <w:kern w:val="2"/>
                <w14:ligatures w14:val="standardContextual"/>
              </w:rPr>
              <w:t>scolaire</w:t>
            </w:r>
            <w:proofErr w:type="spellEnd"/>
          </w:p>
        </w:tc>
        <w:tc>
          <w:tcPr>
            <w:tcW w:w="1099" w:type="dxa"/>
            <w:tcBorders>
              <w:top w:val="nil"/>
              <w:left w:val="nil"/>
              <w:bottom w:val="single" w:sz="4" w:space="0" w:color="auto"/>
              <w:right w:val="single" w:sz="4" w:space="0" w:color="auto"/>
            </w:tcBorders>
            <w:vAlign w:val="center"/>
            <w:hideMark/>
          </w:tcPr>
          <w:p w14:paraId="2CA84995" w14:textId="77777777" w:rsidR="00CE4AD6" w:rsidRPr="00CE4AD6" w:rsidRDefault="00CE4AD6" w:rsidP="0021463E">
            <w:pPr>
              <w:rPr>
                <w:rFonts w:ascii="Calibri" w:eastAsia="Times New Roman" w:hAnsi="Calibri" w:cs="Calibri"/>
                <w:color w:val="000000"/>
                <w:kern w:val="2"/>
                <w14:ligatures w14:val="standardContextual"/>
              </w:rPr>
            </w:pPr>
          </w:p>
        </w:tc>
        <w:tc>
          <w:tcPr>
            <w:tcW w:w="1313" w:type="dxa"/>
            <w:tcBorders>
              <w:top w:val="nil"/>
              <w:left w:val="nil"/>
              <w:bottom w:val="single" w:sz="4" w:space="0" w:color="auto"/>
              <w:right w:val="single" w:sz="4" w:space="0" w:color="auto"/>
            </w:tcBorders>
            <w:vAlign w:val="center"/>
            <w:hideMark/>
          </w:tcPr>
          <w:p w14:paraId="4F1B9585" w14:textId="77777777" w:rsidR="00CE4AD6" w:rsidRPr="00031A77" w:rsidRDefault="00CE4AD6" w:rsidP="0021463E">
            <w:pPr>
              <w:jc w:val="center"/>
              <w:rPr>
                <w:rFonts w:ascii="Calibri" w:eastAsia="Times New Roman" w:hAnsi="Calibri" w:cs="Calibri"/>
                <w:color w:val="000000"/>
                <w:kern w:val="2"/>
                <w:lang w:val="fr-FR"/>
                <w14:ligatures w14:val="standardContextual"/>
              </w:rPr>
            </w:pPr>
            <w:r w:rsidRPr="00031A77">
              <w:rPr>
                <w:rFonts w:ascii="Calibri" w:eastAsia="Times New Roman" w:hAnsi="Calibri" w:cs="Calibri"/>
                <w:color w:val="000000"/>
                <w:kern w:val="2"/>
                <w:lang w:val="fr-FR"/>
                <w14:ligatures w14:val="standardContextual"/>
              </w:rPr>
              <w:t>Educateurs + Pôle éducation+ Adjoint DPR</w:t>
            </w:r>
          </w:p>
        </w:tc>
        <w:tc>
          <w:tcPr>
            <w:tcW w:w="1984" w:type="dxa"/>
            <w:tcBorders>
              <w:top w:val="nil"/>
              <w:left w:val="nil"/>
              <w:bottom w:val="single" w:sz="4" w:space="0" w:color="auto"/>
              <w:right w:val="single" w:sz="4" w:space="0" w:color="auto"/>
            </w:tcBorders>
            <w:vAlign w:val="center"/>
            <w:hideMark/>
          </w:tcPr>
          <w:p w14:paraId="7043F897" w14:textId="77777777" w:rsidR="00CE4AD6" w:rsidRPr="00031A77" w:rsidRDefault="00CE4AD6" w:rsidP="0021463E">
            <w:pPr>
              <w:rPr>
                <w:rFonts w:ascii="Calibri" w:eastAsia="Times New Roman" w:hAnsi="Calibri" w:cs="Calibri"/>
                <w:color w:val="000000"/>
                <w:kern w:val="2"/>
                <w:lang w:val="fr-FR"/>
                <w14:ligatures w14:val="standardContextual"/>
              </w:rPr>
            </w:pPr>
          </w:p>
        </w:tc>
      </w:tr>
    </w:tbl>
    <w:p w14:paraId="3D220FCF" w14:textId="77777777" w:rsidR="00CE4AD6" w:rsidRPr="00031A77" w:rsidRDefault="00CE4AD6">
      <w:pPr>
        <w:pStyle w:val="CERESBody"/>
        <w:spacing w:after="80"/>
        <w:rPr>
          <w:lang w:val="fr-FR"/>
        </w:rPr>
      </w:pPr>
    </w:p>
    <w:p w14:paraId="307DD828" w14:textId="1584AD0B" w:rsidR="00A81020" w:rsidRDefault="00000000" w:rsidP="00F17385">
      <w:pPr>
        <w:pStyle w:val="Titre4"/>
      </w:pPr>
      <w:bookmarkStart w:id="155" w:name="_Toc223448106"/>
      <w:r>
        <w:t>Les séances de DVP</w:t>
      </w:r>
      <w:bookmarkEnd w:id="155"/>
    </w:p>
    <w:p w14:paraId="66DA30C0" w14:textId="77777777" w:rsidR="00A81020" w:rsidRPr="00031A77" w:rsidRDefault="00000000" w:rsidP="00183198">
      <w:pPr>
        <w:pStyle w:val="CERESBody"/>
        <w:spacing w:after="80"/>
        <w:jc w:val="both"/>
        <w:rPr>
          <w:lang w:val="fr-FR"/>
        </w:rPr>
      </w:pPr>
      <w:r w:rsidRPr="00031A77">
        <w:rPr>
          <w:lang w:val="fr-FR"/>
        </w:rPr>
        <w:t>Chaque niveau de la première année de licence à la dernière année bénéficie de six (6) séances de DVP chaque année. Les éducateurs foyers préparent chaque séance avec l’équipe DVP lors des pôles. Des fiches guides et supports (vidéo, photo, autres) sont octroyés lors de cette préparation. Ce sont les éducateurs foyers qui animent ces séances.</w:t>
      </w:r>
    </w:p>
    <w:p w14:paraId="5B8D14C2" w14:textId="77777777" w:rsidR="00A81020" w:rsidRPr="00031A77" w:rsidRDefault="00000000">
      <w:pPr>
        <w:pStyle w:val="CERESBody"/>
        <w:spacing w:after="80"/>
        <w:rPr>
          <w:lang w:val="fr-FR"/>
        </w:rPr>
      </w:pPr>
      <w:r w:rsidRPr="00031A77">
        <w:rPr>
          <w:lang w:val="fr-FR"/>
        </w:rPr>
        <w:t>Ci-après un tableau qui résume les objectifs de chaque niveau</w:t>
      </w:r>
    </w:p>
    <w:tbl>
      <w:tblPr>
        <w:tblW w:w="381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3"/>
        <w:gridCol w:w="1795"/>
        <w:gridCol w:w="1562"/>
        <w:gridCol w:w="1696"/>
      </w:tblGrid>
      <w:tr w:rsidR="00CE4AD6" w:rsidRPr="000A7C06" w14:paraId="7658B783" w14:textId="77777777" w:rsidTr="00964D82">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tcPr>
          <w:p w14:paraId="6BE384CA" w14:textId="77777777" w:rsidR="00CE4AD6" w:rsidRPr="00031A77" w:rsidRDefault="00CE4AD6" w:rsidP="0021463E">
            <w:pPr>
              <w:rPr>
                <w:rFonts w:ascii="Calibri" w:eastAsia="Times" w:hAnsi="Calibri" w:cs="Calibri"/>
                <w:b/>
                <w:kern w:val="2"/>
                <w:lang w:val="fr-FR"/>
                <w14:ligatures w14:val="standardContextual"/>
              </w:rPr>
            </w:pPr>
          </w:p>
        </w:tc>
        <w:tc>
          <w:tcPr>
            <w:tcW w:w="11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hideMark/>
          </w:tcPr>
          <w:p w14:paraId="126A1925" w14:textId="77777777" w:rsidR="00CE4AD6" w:rsidRPr="00CE4AD6" w:rsidRDefault="00CE4AD6" w:rsidP="0021463E">
            <w:pPr>
              <w:jc w:val="center"/>
              <w:rPr>
                <w:rFonts w:ascii="Calibri" w:eastAsia="Times" w:hAnsi="Calibri" w:cs="Calibri"/>
                <w:b/>
                <w:kern w:val="2"/>
                <w14:ligatures w14:val="standardContextual"/>
              </w:rPr>
            </w:pPr>
            <w:r w:rsidRPr="00CE4AD6">
              <w:rPr>
                <w:rFonts w:ascii="Calibri" w:eastAsia="Times" w:hAnsi="Calibri" w:cs="Calibri"/>
                <w:b/>
                <w:kern w:val="2"/>
                <w14:ligatures w14:val="standardContextual"/>
              </w:rPr>
              <w:t>L1</w:t>
            </w:r>
          </w:p>
        </w:tc>
        <w:tc>
          <w:tcPr>
            <w:tcW w:w="10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hideMark/>
          </w:tcPr>
          <w:p w14:paraId="0B535951" w14:textId="77777777" w:rsidR="00CE4AD6" w:rsidRPr="00CE4AD6" w:rsidRDefault="00CE4AD6" w:rsidP="0021463E">
            <w:pPr>
              <w:jc w:val="center"/>
              <w:rPr>
                <w:rFonts w:ascii="Calibri" w:eastAsia="Times" w:hAnsi="Calibri" w:cs="Calibri"/>
                <w:b/>
                <w:kern w:val="2"/>
                <w14:ligatures w14:val="standardContextual"/>
              </w:rPr>
            </w:pPr>
            <w:r w:rsidRPr="00CE4AD6">
              <w:rPr>
                <w:rFonts w:ascii="Calibri" w:eastAsia="Times" w:hAnsi="Calibri" w:cs="Calibri"/>
                <w:b/>
                <w:kern w:val="2"/>
                <w14:ligatures w14:val="standardContextual"/>
              </w:rPr>
              <w:t>L2</w:t>
            </w:r>
          </w:p>
        </w:tc>
        <w:tc>
          <w:tcPr>
            <w:tcW w:w="112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hideMark/>
          </w:tcPr>
          <w:p w14:paraId="179626BC" w14:textId="77777777" w:rsidR="00CE4AD6" w:rsidRPr="00CE4AD6" w:rsidRDefault="00CE4AD6" w:rsidP="0021463E">
            <w:pPr>
              <w:jc w:val="center"/>
              <w:rPr>
                <w:rFonts w:ascii="Calibri" w:eastAsia="Times" w:hAnsi="Calibri" w:cs="Calibri"/>
                <w:b/>
                <w:kern w:val="2"/>
                <w14:ligatures w14:val="standardContextual"/>
              </w:rPr>
            </w:pPr>
            <w:r w:rsidRPr="00CE4AD6">
              <w:rPr>
                <w:rFonts w:ascii="Calibri" w:eastAsia="Times" w:hAnsi="Calibri" w:cs="Calibri"/>
                <w:b/>
                <w:kern w:val="2"/>
                <w14:ligatures w14:val="standardContextual"/>
              </w:rPr>
              <w:t>L3</w:t>
            </w:r>
          </w:p>
        </w:tc>
      </w:tr>
      <w:tr w:rsidR="00CE4AD6" w:rsidRPr="000A7C06" w14:paraId="33943726" w14:textId="77777777" w:rsidTr="0021463E">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505CA" w14:textId="77777777" w:rsidR="00CE4AD6" w:rsidRPr="00CE4AD6" w:rsidRDefault="00CE4AD6" w:rsidP="0021463E">
            <w:pPr>
              <w:rPr>
                <w:rFonts w:ascii="Calibri" w:eastAsia="Times" w:hAnsi="Calibri" w:cs="Calibri"/>
                <w:kern w:val="2"/>
                <w14:ligatures w14:val="standardContextual"/>
              </w:rPr>
            </w:pPr>
            <w:r w:rsidRPr="00CE4AD6">
              <w:rPr>
                <w:rFonts w:ascii="Calibri" w:eastAsia="Times" w:hAnsi="Calibri" w:cs="Calibri"/>
                <w:kern w:val="2"/>
                <w14:ligatures w14:val="standardContextual"/>
              </w:rPr>
              <w:t>Nombre des séances</w:t>
            </w:r>
          </w:p>
        </w:tc>
        <w:tc>
          <w:tcPr>
            <w:tcW w:w="119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3BF11F" w14:textId="77777777" w:rsidR="00CE4AD6" w:rsidRPr="00CE4AD6" w:rsidRDefault="00CE4AD6" w:rsidP="0021463E">
            <w:pPr>
              <w:jc w:val="center"/>
              <w:rPr>
                <w:rFonts w:ascii="Calibri" w:eastAsia="Times" w:hAnsi="Calibri" w:cs="Calibri"/>
                <w:kern w:val="2"/>
                <w14:ligatures w14:val="standardContextual"/>
              </w:rPr>
            </w:pPr>
            <w:r w:rsidRPr="00CE4AD6">
              <w:rPr>
                <w:rFonts w:ascii="Calibri" w:eastAsia="Times" w:hAnsi="Calibri" w:cs="Calibri"/>
                <w:kern w:val="2"/>
                <w14:ligatures w14:val="standardContextual"/>
              </w:rPr>
              <w:t>6</w:t>
            </w:r>
          </w:p>
        </w:tc>
        <w:tc>
          <w:tcPr>
            <w:tcW w:w="10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9E0AD4" w14:textId="77777777" w:rsidR="00CE4AD6" w:rsidRPr="00CE4AD6" w:rsidRDefault="00CE4AD6" w:rsidP="0021463E">
            <w:pPr>
              <w:jc w:val="center"/>
              <w:rPr>
                <w:rFonts w:ascii="Calibri" w:eastAsia="Times" w:hAnsi="Calibri" w:cs="Calibri"/>
                <w:kern w:val="2"/>
                <w14:ligatures w14:val="standardContextual"/>
              </w:rPr>
            </w:pPr>
            <w:r w:rsidRPr="00CE4AD6">
              <w:rPr>
                <w:rFonts w:ascii="Calibri" w:eastAsia="Times" w:hAnsi="Calibri" w:cs="Calibri"/>
                <w:kern w:val="2"/>
                <w14:ligatures w14:val="standardContextual"/>
              </w:rPr>
              <w:t>6</w:t>
            </w:r>
          </w:p>
        </w:tc>
        <w:tc>
          <w:tcPr>
            <w:tcW w:w="112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123550" w14:textId="77777777" w:rsidR="00CE4AD6" w:rsidRPr="00CE4AD6" w:rsidRDefault="00CE4AD6" w:rsidP="0021463E">
            <w:pPr>
              <w:jc w:val="center"/>
              <w:rPr>
                <w:rFonts w:ascii="Calibri" w:eastAsia="Times" w:hAnsi="Calibri" w:cs="Calibri"/>
                <w:kern w:val="2"/>
                <w14:ligatures w14:val="standardContextual"/>
              </w:rPr>
            </w:pPr>
            <w:r w:rsidRPr="00CE4AD6">
              <w:rPr>
                <w:rFonts w:ascii="Calibri" w:eastAsia="Times" w:hAnsi="Calibri" w:cs="Calibri"/>
                <w:kern w:val="2"/>
                <w14:ligatures w14:val="standardContextual"/>
              </w:rPr>
              <w:t>6</w:t>
            </w:r>
          </w:p>
        </w:tc>
      </w:tr>
      <w:tr w:rsidR="00CE4AD6" w:rsidRPr="00031A77" w14:paraId="3398B5D9" w14:textId="77777777" w:rsidTr="0021463E">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1474A9" w14:textId="77777777" w:rsidR="00CE4AD6" w:rsidRPr="00CE4AD6" w:rsidRDefault="00CE4AD6" w:rsidP="0021463E">
            <w:pPr>
              <w:rPr>
                <w:rFonts w:ascii="Calibri" w:eastAsia="Times" w:hAnsi="Calibri" w:cs="Calibri"/>
                <w:kern w:val="2"/>
                <w14:ligatures w14:val="standardContextual"/>
              </w:rPr>
            </w:pPr>
            <w:proofErr w:type="spellStart"/>
            <w:r w:rsidRPr="00CE4AD6">
              <w:rPr>
                <w:rFonts w:ascii="Calibri" w:eastAsia="Times" w:hAnsi="Calibri" w:cs="Calibri"/>
                <w:kern w:val="2"/>
                <w14:ligatures w14:val="standardContextual"/>
              </w:rPr>
              <w:t>Objectifs</w:t>
            </w:r>
            <w:proofErr w:type="spellEnd"/>
          </w:p>
        </w:tc>
        <w:tc>
          <w:tcPr>
            <w:tcW w:w="119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C58A7" w14:textId="77777777" w:rsidR="00CE4AD6" w:rsidRPr="00CE4AD6" w:rsidRDefault="00CE4AD6" w:rsidP="0021463E">
            <w:pPr>
              <w:jc w:val="center"/>
              <w:rPr>
                <w:rFonts w:ascii="Calibri" w:eastAsia="Times" w:hAnsi="Calibri" w:cs="Calibri"/>
                <w:kern w:val="2"/>
                <w14:ligatures w14:val="standardContextual"/>
              </w:rPr>
            </w:pPr>
            <w:r w:rsidRPr="00CE4AD6">
              <w:rPr>
                <w:rFonts w:ascii="Calibri" w:eastAsia="Times" w:hAnsi="Calibri" w:cs="Calibri"/>
                <w:kern w:val="2"/>
                <w14:ligatures w14:val="standardContextual"/>
              </w:rPr>
              <w:t xml:space="preserve">Identifier </w:t>
            </w:r>
            <w:proofErr w:type="spellStart"/>
            <w:r w:rsidRPr="00CE4AD6">
              <w:rPr>
                <w:rFonts w:ascii="Calibri" w:eastAsia="Times" w:hAnsi="Calibri" w:cs="Calibri"/>
                <w:kern w:val="2"/>
                <w14:ligatures w14:val="standardContextual"/>
              </w:rPr>
              <w:t>ses</w:t>
            </w:r>
            <w:proofErr w:type="spellEnd"/>
            <w:r w:rsidRPr="00CE4AD6">
              <w:rPr>
                <w:rFonts w:ascii="Calibri" w:eastAsia="Times" w:hAnsi="Calibri" w:cs="Calibri"/>
                <w:kern w:val="2"/>
                <w14:ligatures w14:val="standardContextual"/>
              </w:rPr>
              <w:t xml:space="preserve"> </w:t>
            </w:r>
            <w:proofErr w:type="spellStart"/>
            <w:r w:rsidRPr="00CE4AD6">
              <w:rPr>
                <w:rFonts w:ascii="Calibri" w:eastAsia="Times" w:hAnsi="Calibri" w:cs="Calibri"/>
                <w:kern w:val="2"/>
                <w14:ligatures w14:val="standardContextual"/>
              </w:rPr>
              <w:t>priorités</w:t>
            </w:r>
            <w:proofErr w:type="spellEnd"/>
          </w:p>
        </w:tc>
        <w:tc>
          <w:tcPr>
            <w:tcW w:w="10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71CFAA" w14:textId="77777777" w:rsidR="00CE4AD6" w:rsidRPr="00CE4AD6" w:rsidRDefault="00CE4AD6" w:rsidP="0021463E">
            <w:pPr>
              <w:jc w:val="center"/>
              <w:rPr>
                <w:rFonts w:ascii="Calibri" w:eastAsia="Times" w:hAnsi="Calibri" w:cs="Calibri"/>
                <w:kern w:val="2"/>
                <w14:ligatures w14:val="standardContextual"/>
              </w:rPr>
            </w:pPr>
            <w:proofErr w:type="spellStart"/>
            <w:r w:rsidRPr="00CE4AD6">
              <w:rPr>
                <w:rFonts w:ascii="Calibri" w:eastAsia="Times" w:hAnsi="Calibri" w:cs="Calibri"/>
                <w:kern w:val="2"/>
                <w14:ligatures w14:val="standardContextual"/>
              </w:rPr>
              <w:t>Devenir</w:t>
            </w:r>
            <w:proofErr w:type="spellEnd"/>
            <w:r w:rsidRPr="00CE4AD6">
              <w:rPr>
                <w:rFonts w:ascii="Calibri" w:eastAsia="Times" w:hAnsi="Calibri" w:cs="Calibri"/>
                <w:kern w:val="2"/>
                <w14:ligatures w14:val="standardContextual"/>
              </w:rPr>
              <w:t xml:space="preserve"> </w:t>
            </w:r>
            <w:proofErr w:type="spellStart"/>
            <w:r w:rsidRPr="00CE4AD6">
              <w:rPr>
                <w:rFonts w:ascii="Calibri" w:eastAsia="Times" w:hAnsi="Calibri" w:cs="Calibri"/>
                <w:kern w:val="2"/>
                <w14:ligatures w14:val="standardContextual"/>
              </w:rPr>
              <w:t>responsable</w:t>
            </w:r>
            <w:proofErr w:type="spellEnd"/>
          </w:p>
        </w:tc>
        <w:tc>
          <w:tcPr>
            <w:tcW w:w="112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389429" w14:textId="77777777" w:rsidR="00CE4AD6" w:rsidRPr="00031A77" w:rsidRDefault="00CE4AD6" w:rsidP="0021463E">
            <w:pPr>
              <w:jc w:val="center"/>
              <w:rPr>
                <w:rFonts w:ascii="Calibri" w:eastAsia="Times" w:hAnsi="Calibri" w:cs="Calibri"/>
                <w:kern w:val="2"/>
                <w:lang w:val="fr-FR"/>
                <w14:ligatures w14:val="standardContextual"/>
              </w:rPr>
            </w:pPr>
            <w:r w:rsidRPr="00031A77">
              <w:rPr>
                <w:rFonts w:ascii="Calibri" w:eastAsia="Times" w:hAnsi="Calibri" w:cs="Calibri"/>
                <w:kern w:val="2"/>
                <w:lang w:val="fr-FR"/>
                <w14:ligatures w14:val="standardContextual"/>
              </w:rPr>
              <w:t>Se projeter à long terme</w:t>
            </w:r>
          </w:p>
        </w:tc>
      </w:tr>
    </w:tbl>
    <w:p w14:paraId="0A655110" w14:textId="77777777" w:rsidR="00CE4AD6" w:rsidRPr="00031A77" w:rsidRDefault="00CE4AD6">
      <w:pPr>
        <w:pStyle w:val="CERESBody"/>
        <w:spacing w:after="80"/>
        <w:rPr>
          <w:lang w:val="fr-FR"/>
        </w:rPr>
      </w:pPr>
    </w:p>
    <w:p w14:paraId="4E623C9A" w14:textId="6D4B3E6D" w:rsidR="00A81020" w:rsidRDefault="00000000" w:rsidP="00373038">
      <w:pPr>
        <w:pStyle w:val="Titre4"/>
      </w:pPr>
      <w:bookmarkStart w:id="156" w:name="_Toc223448107"/>
      <w:r>
        <w:t xml:space="preserve">Les séances </w:t>
      </w:r>
      <w:proofErr w:type="spellStart"/>
      <w:r>
        <w:t>d’insertion</w:t>
      </w:r>
      <w:proofErr w:type="spellEnd"/>
      <w:r>
        <w:t xml:space="preserve"> </w:t>
      </w:r>
      <w:proofErr w:type="spellStart"/>
      <w:r>
        <w:t>professionnelle</w:t>
      </w:r>
      <w:bookmarkEnd w:id="156"/>
      <w:proofErr w:type="spellEnd"/>
    </w:p>
    <w:p w14:paraId="29BBCFE4" w14:textId="77777777" w:rsidR="00A81020" w:rsidRPr="00031A77" w:rsidRDefault="00000000" w:rsidP="00183198">
      <w:pPr>
        <w:pStyle w:val="CERESBody"/>
        <w:spacing w:after="80"/>
        <w:jc w:val="both"/>
        <w:rPr>
          <w:lang w:val="fr-FR"/>
        </w:rPr>
      </w:pPr>
      <w:r w:rsidRPr="00031A77">
        <w:rPr>
          <w:lang w:val="fr-FR"/>
        </w:rPr>
        <w:t>Le responsable du bureau d’orientation et d’emploi (RBOE) se charge de préparer les séances avec les éducateurs de foyer. Des personnes ressources peuvent également être sollicitées, en fonction des thèmes abordés.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56"/>
        <w:gridCol w:w="1643"/>
        <w:gridCol w:w="1591"/>
        <w:gridCol w:w="1591"/>
      </w:tblGrid>
      <w:tr w:rsidR="00304BD8" w14:paraId="3697F7A8" w14:textId="77777777" w:rsidTr="00964D82">
        <w:trPr>
          <w:trHeight w:val="300"/>
        </w:trPr>
        <w:tc>
          <w:tcPr>
            <w:tcW w:w="22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tcPr>
          <w:p w14:paraId="31CF9865" w14:textId="77777777" w:rsidR="00304BD8" w:rsidRPr="00031A77" w:rsidRDefault="00304BD8" w:rsidP="0021463E">
            <w:pPr>
              <w:rPr>
                <w:rFonts w:ascii="Calibri" w:eastAsia="Times" w:hAnsi="Calibri" w:cs="Calibri"/>
                <w:b/>
                <w:bCs/>
                <w:lang w:val="fr-FR"/>
              </w:rPr>
            </w:pPr>
          </w:p>
        </w:tc>
        <w:tc>
          <w:tcPr>
            <w:tcW w:w="16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tcPr>
          <w:p w14:paraId="04161EE1" w14:textId="77777777" w:rsidR="00304BD8" w:rsidRPr="00304BD8" w:rsidRDefault="00304BD8" w:rsidP="0021463E">
            <w:pPr>
              <w:jc w:val="center"/>
              <w:rPr>
                <w:rFonts w:ascii="Calibri" w:eastAsia="Times" w:hAnsi="Calibri" w:cs="Calibri"/>
                <w:b/>
                <w:bCs/>
              </w:rPr>
            </w:pPr>
            <w:r w:rsidRPr="00304BD8">
              <w:rPr>
                <w:rFonts w:ascii="Calibri" w:eastAsia="Times" w:hAnsi="Calibri" w:cs="Calibri"/>
                <w:b/>
                <w:bCs/>
              </w:rPr>
              <w:t>L1</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tcPr>
          <w:p w14:paraId="5FAB5C74" w14:textId="77777777" w:rsidR="00304BD8" w:rsidRPr="00304BD8" w:rsidRDefault="00304BD8" w:rsidP="0021463E">
            <w:pPr>
              <w:jc w:val="center"/>
              <w:rPr>
                <w:rFonts w:ascii="Calibri" w:eastAsia="Times" w:hAnsi="Calibri" w:cs="Calibri"/>
                <w:b/>
                <w:bCs/>
              </w:rPr>
            </w:pPr>
            <w:r w:rsidRPr="00304BD8">
              <w:rPr>
                <w:rFonts w:ascii="Calibri" w:eastAsia="Times" w:hAnsi="Calibri" w:cs="Calibri"/>
                <w:b/>
                <w:bCs/>
              </w:rPr>
              <w:t>L2</w:t>
            </w:r>
          </w:p>
        </w:tc>
        <w:tc>
          <w:tcPr>
            <w:tcW w:w="15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tcPr>
          <w:p w14:paraId="4C06A941" w14:textId="77777777" w:rsidR="00304BD8" w:rsidRPr="00304BD8" w:rsidRDefault="00304BD8" w:rsidP="0021463E">
            <w:pPr>
              <w:jc w:val="center"/>
              <w:rPr>
                <w:rFonts w:ascii="Calibri" w:eastAsia="Times" w:hAnsi="Calibri" w:cs="Calibri"/>
                <w:b/>
                <w:bCs/>
              </w:rPr>
            </w:pPr>
            <w:r w:rsidRPr="00304BD8">
              <w:rPr>
                <w:rFonts w:ascii="Calibri" w:eastAsia="Times" w:hAnsi="Calibri" w:cs="Calibri"/>
                <w:b/>
                <w:bCs/>
              </w:rPr>
              <w:t>L3</w:t>
            </w:r>
          </w:p>
        </w:tc>
      </w:tr>
      <w:tr w:rsidR="00304BD8" w14:paraId="65066C24" w14:textId="77777777" w:rsidTr="0021463E">
        <w:trPr>
          <w:trHeight w:val="300"/>
        </w:trPr>
        <w:tc>
          <w:tcPr>
            <w:tcW w:w="22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4C816" w14:textId="77777777" w:rsidR="00304BD8" w:rsidRPr="00304BD8" w:rsidRDefault="00304BD8" w:rsidP="0021463E">
            <w:pPr>
              <w:rPr>
                <w:rFonts w:ascii="Calibri" w:eastAsia="Times" w:hAnsi="Calibri" w:cs="Calibri"/>
              </w:rPr>
            </w:pPr>
            <w:r w:rsidRPr="00304BD8">
              <w:rPr>
                <w:rFonts w:ascii="Calibri" w:eastAsia="Times" w:hAnsi="Calibri" w:cs="Calibri"/>
              </w:rPr>
              <w:t>Nombre des séances</w:t>
            </w:r>
          </w:p>
        </w:tc>
        <w:tc>
          <w:tcPr>
            <w:tcW w:w="1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7CEEF2" w14:textId="77777777" w:rsidR="00304BD8" w:rsidRPr="00304BD8" w:rsidRDefault="00304BD8" w:rsidP="0021463E">
            <w:pPr>
              <w:jc w:val="center"/>
              <w:rPr>
                <w:rFonts w:ascii="Calibri" w:eastAsia="Times" w:hAnsi="Calibri" w:cs="Calibri"/>
              </w:rPr>
            </w:pPr>
            <w:r w:rsidRPr="00304BD8">
              <w:rPr>
                <w:rFonts w:ascii="Calibri" w:eastAsia="Times" w:hAnsi="Calibri" w:cs="Calibri"/>
              </w:rPr>
              <w:t>6</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E7BCF6" w14:textId="77777777" w:rsidR="00304BD8" w:rsidRPr="00304BD8" w:rsidRDefault="00304BD8" w:rsidP="0021463E">
            <w:pPr>
              <w:jc w:val="center"/>
              <w:rPr>
                <w:rFonts w:ascii="Calibri" w:eastAsia="Times" w:hAnsi="Calibri" w:cs="Calibri"/>
              </w:rPr>
            </w:pPr>
            <w:r w:rsidRPr="00304BD8">
              <w:rPr>
                <w:rFonts w:ascii="Calibri" w:eastAsia="Times" w:hAnsi="Calibri" w:cs="Calibri"/>
              </w:rPr>
              <w:t>6</w:t>
            </w:r>
          </w:p>
        </w:tc>
        <w:tc>
          <w:tcPr>
            <w:tcW w:w="1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491DBB" w14:textId="77777777" w:rsidR="00304BD8" w:rsidRPr="00304BD8" w:rsidRDefault="00304BD8" w:rsidP="0021463E">
            <w:pPr>
              <w:jc w:val="center"/>
              <w:rPr>
                <w:rFonts w:ascii="Calibri" w:eastAsia="Times" w:hAnsi="Calibri" w:cs="Calibri"/>
              </w:rPr>
            </w:pPr>
            <w:r w:rsidRPr="00304BD8">
              <w:rPr>
                <w:rFonts w:ascii="Calibri" w:eastAsia="Times" w:hAnsi="Calibri" w:cs="Calibri"/>
              </w:rPr>
              <w:t>6</w:t>
            </w:r>
          </w:p>
        </w:tc>
      </w:tr>
      <w:tr w:rsidR="00304BD8" w14:paraId="4FCA1F19" w14:textId="77777777" w:rsidTr="0021463E">
        <w:trPr>
          <w:trHeight w:val="300"/>
        </w:trPr>
        <w:tc>
          <w:tcPr>
            <w:tcW w:w="22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F9FC8" w14:textId="77777777" w:rsidR="00304BD8" w:rsidRPr="00031A77" w:rsidRDefault="00304BD8" w:rsidP="0021463E">
            <w:pPr>
              <w:rPr>
                <w:rFonts w:ascii="Calibri" w:eastAsia="Times" w:hAnsi="Calibri" w:cs="Calibri"/>
                <w:lang w:val="fr-FR"/>
              </w:rPr>
            </w:pPr>
            <w:r w:rsidRPr="00031A77">
              <w:rPr>
                <w:rFonts w:ascii="Calibri" w:eastAsia="Times" w:hAnsi="Calibri" w:cs="Calibri"/>
                <w:lang w:val="fr-FR"/>
              </w:rPr>
              <w:t xml:space="preserve">Objectifs : Choisir sa filière, préparer au monde universitaire, préparer au monde du travail </w:t>
            </w:r>
          </w:p>
        </w:tc>
        <w:tc>
          <w:tcPr>
            <w:tcW w:w="1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519B6A" w14:textId="77777777" w:rsidR="00304BD8" w:rsidRPr="00031A77" w:rsidRDefault="00304BD8" w:rsidP="0021463E">
            <w:pPr>
              <w:jc w:val="center"/>
              <w:rPr>
                <w:rFonts w:ascii="Calibri" w:eastAsia="Times" w:hAnsi="Calibri" w:cs="Calibri"/>
                <w:lang w:val="fr-FR"/>
              </w:rPr>
            </w:pPr>
            <w:r w:rsidRPr="00031A77">
              <w:rPr>
                <w:rFonts w:ascii="Calibri" w:eastAsia="Times" w:hAnsi="Calibri" w:cs="Calibri"/>
                <w:lang w:val="fr-FR"/>
              </w:rPr>
              <w:t>Initiation à l‘insertion professionnelle</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41098" w14:textId="77777777" w:rsidR="00304BD8" w:rsidRPr="00031A77" w:rsidRDefault="00304BD8" w:rsidP="0021463E">
            <w:pPr>
              <w:jc w:val="center"/>
              <w:rPr>
                <w:rFonts w:ascii="Calibri" w:eastAsia="Times" w:hAnsi="Calibri" w:cs="Calibri"/>
                <w:lang w:val="fr-FR"/>
              </w:rPr>
            </w:pPr>
            <w:r w:rsidRPr="00031A77">
              <w:rPr>
                <w:rFonts w:ascii="Calibri" w:eastAsia="Times" w:hAnsi="Calibri" w:cs="Calibri"/>
                <w:lang w:val="fr-FR"/>
              </w:rPr>
              <w:t>Compétences clés pour la réussite professionnelle</w:t>
            </w:r>
          </w:p>
        </w:tc>
        <w:tc>
          <w:tcPr>
            <w:tcW w:w="1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D5DF3" w14:textId="77777777" w:rsidR="00304BD8" w:rsidRPr="00304BD8" w:rsidRDefault="00304BD8" w:rsidP="0021463E">
            <w:pPr>
              <w:jc w:val="center"/>
              <w:rPr>
                <w:rFonts w:ascii="Calibri" w:eastAsia="Times" w:hAnsi="Calibri" w:cs="Calibri"/>
              </w:rPr>
            </w:pPr>
            <w:proofErr w:type="spellStart"/>
            <w:r w:rsidRPr="00304BD8">
              <w:rPr>
                <w:rFonts w:ascii="Calibri" w:eastAsia="Times" w:hAnsi="Calibri" w:cs="Calibri"/>
              </w:rPr>
              <w:t>Préparation</w:t>
            </w:r>
            <w:proofErr w:type="spellEnd"/>
            <w:r w:rsidRPr="00304BD8">
              <w:rPr>
                <w:rFonts w:ascii="Calibri" w:eastAsia="Times" w:hAnsi="Calibri" w:cs="Calibri"/>
              </w:rPr>
              <w:t xml:space="preserve"> à </w:t>
            </w:r>
            <w:proofErr w:type="spellStart"/>
            <w:r w:rsidRPr="00304BD8">
              <w:rPr>
                <w:rFonts w:ascii="Calibri" w:eastAsia="Times" w:hAnsi="Calibri" w:cs="Calibri"/>
              </w:rPr>
              <w:t>l’insertion</w:t>
            </w:r>
            <w:proofErr w:type="spellEnd"/>
            <w:r w:rsidRPr="00304BD8">
              <w:rPr>
                <w:rFonts w:ascii="Calibri" w:eastAsia="Times" w:hAnsi="Calibri" w:cs="Calibri"/>
              </w:rPr>
              <w:t xml:space="preserve"> </w:t>
            </w:r>
            <w:proofErr w:type="spellStart"/>
            <w:r w:rsidRPr="00304BD8">
              <w:rPr>
                <w:rFonts w:ascii="Calibri" w:eastAsia="Times" w:hAnsi="Calibri" w:cs="Calibri"/>
              </w:rPr>
              <w:t>professionnelle</w:t>
            </w:r>
            <w:proofErr w:type="spellEnd"/>
          </w:p>
        </w:tc>
      </w:tr>
    </w:tbl>
    <w:p w14:paraId="505EFB78" w14:textId="77777777" w:rsidR="00304BD8" w:rsidRDefault="00304BD8">
      <w:pPr>
        <w:pStyle w:val="CERESBody"/>
      </w:pPr>
    </w:p>
    <w:p w14:paraId="4F7DD66F" w14:textId="377407EF" w:rsidR="00A81020" w:rsidRPr="00031A77" w:rsidRDefault="00000000" w:rsidP="007F53A2">
      <w:pPr>
        <w:pStyle w:val="Titre3"/>
        <w:rPr>
          <w:lang w:val="fr-FR"/>
        </w:rPr>
      </w:pPr>
      <w:bookmarkStart w:id="157" w:name="_Toc223448108"/>
      <w:r w:rsidRPr="00031A77">
        <w:rPr>
          <w:lang w:val="fr-FR"/>
        </w:rPr>
        <w:t>Le suivi et l’accompagnement des jeunes bénéficiaires</w:t>
      </w:r>
      <w:bookmarkEnd w:id="157"/>
    </w:p>
    <w:p w14:paraId="29985058" w14:textId="34ED9C7F" w:rsidR="00A81020" w:rsidRDefault="00000000" w:rsidP="007F53A2">
      <w:pPr>
        <w:pStyle w:val="Titre4"/>
      </w:pPr>
      <w:bookmarkStart w:id="158" w:name="_Toc223448109"/>
      <w:proofErr w:type="spellStart"/>
      <w:r>
        <w:t>L’intégration</w:t>
      </w:r>
      <w:bookmarkEnd w:id="158"/>
      <w:proofErr w:type="spellEnd"/>
    </w:p>
    <w:p w14:paraId="534F08A6" w14:textId="77777777" w:rsidR="00A81020" w:rsidRPr="00031A77" w:rsidRDefault="00000000" w:rsidP="00183198">
      <w:pPr>
        <w:pStyle w:val="CERESBody"/>
        <w:spacing w:after="80"/>
        <w:jc w:val="both"/>
        <w:rPr>
          <w:lang w:val="fr-FR"/>
        </w:rPr>
      </w:pPr>
      <w:r w:rsidRPr="00031A77">
        <w:rPr>
          <w:lang w:val="fr-FR"/>
        </w:rPr>
        <w:t>Après avoir réussi l’examen du baccalauréat, les jeunes intègrent le Foyer d’Excellence au début de leur première année de licence (L1).</w:t>
      </w:r>
    </w:p>
    <w:p w14:paraId="1A0BA97D" w14:textId="77777777" w:rsidR="00A81020" w:rsidRPr="00031A77" w:rsidRDefault="00000000" w:rsidP="00183198">
      <w:pPr>
        <w:pStyle w:val="CERESBody"/>
        <w:spacing w:after="80"/>
        <w:jc w:val="both"/>
        <w:rPr>
          <w:lang w:val="fr-FR"/>
        </w:rPr>
      </w:pPr>
      <w:r w:rsidRPr="00031A77">
        <w:rPr>
          <w:lang w:val="fr-FR"/>
        </w:rPr>
        <w:t>Une réunion est organisée en début d’année, en présence des jeunes et de leurs parents, afin de leur présenter le fonctionnement du Foyer d’Excellence.</w:t>
      </w:r>
    </w:p>
    <w:p w14:paraId="4C71EA70" w14:textId="3D162F19" w:rsidR="00A81020" w:rsidRDefault="00000000" w:rsidP="00521788">
      <w:pPr>
        <w:pStyle w:val="Titre4"/>
      </w:pPr>
      <w:bookmarkStart w:id="159" w:name="_Toc223448110"/>
      <w:r>
        <w:t>Les VAD</w:t>
      </w:r>
      <w:bookmarkEnd w:id="159"/>
    </w:p>
    <w:p w14:paraId="493BB636" w14:textId="77777777" w:rsidR="00A81020" w:rsidRPr="00031A77" w:rsidRDefault="00000000" w:rsidP="00183198">
      <w:pPr>
        <w:pStyle w:val="CERESBody"/>
        <w:spacing w:after="80"/>
        <w:jc w:val="both"/>
        <w:rPr>
          <w:lang w:val="fr-FR"/>
        </w:rPr>
      </w:pPr>
      <w:r w:rsidRPr="00031A77">
        <w:rPr>
          <w:lang w:val="fr-FR"/>
        </w:rPr>
        <w:t>Les éducateurs des foyers effectuent, en cas de besoin, des visites à domicile chez les parents en brousse, afin de maintenir le lien avec les familles et assurer un suivi personnalisé des jeunes.</w:t>
      </w:r>
    </w:p>
    <w:p w14:paraId="12CA0232" w14:textId="3BE2C670" w:rsidR="00A81020" w:rsidRDefault="00000000" w:rsidP="00521788">
      <w:pPr>
        <w:pStyle w:val="Titre4"/>
      </w:pPr>
      <w:bookmarkStart w:id="160" w:name="_Toc223448111"/>
      <w:r>
        <w:t xml:space="preserve">Les </w:t>
      </w:r>
      <w:proofErr w:type="spellStart"/>
      <w:r>
        <w:t>entretiens</w:t>
      </w:r>
      <w:bookmarkEnd w:id="160"/>
      <w:proofErr w:type="spellEnd"/>
    </w:p>
    <w:p w14:paraId="6AC30410" w14:textId="2B0DC6C8" w:rsidR="00A81020" w:rsidRDefault="00000000" w:rsidP="00183198">
      <w:pPr>
        <w:pStyle w:val="CERESBody"/>
        <w:spacing w:after="80"/>
        <w:jc w:val="both"/>
      </w:pPr>
      <w:r w:rsidRPr="00031A77">
        <w:rPr>
          <w:lang w:val="fr-FR"/>
        </w:rPr>
        <w:t xml:space="preserve">Chaque jeune bénéficie d’un entretien de tutorat mensuel, programmé de manière régulière. En complément de ces entretiens planifiés, des entretiens inopinés peuvent être organisés en fonction des besoins ou des circonstances. </w:t>
      </w:r>
      <w:r>
        <w:t>(</w:t>
      </w:r>
      <w:r w:rsidR="009D35BE">
        <w:t>Cf:</w:t>
      </w:r>
      <w:r>
        <w:t xml:space="preserve"> </w:t>
      </w:r>
      <w:proofErr w:type="spellStart"/>
      <w:r>
        <w:t>compte</w:t>
      </w:r>
      <w:proofErr w:type="spellEnd"/>
      <w:r>
        <w:t xml:space="preserve"> </w:t>
      </w:r>
      <w:proofErr w:type="spellStart"/>
      <w:r>
        <w:t>rendu</w:t>
      </w:r>
      <w:proofErr w:type="spellEnd"/>
      <w:r>
        <w:t xml:space="preserve"> de </w:t>
      </w:r>
      <w:proofErr w:type="spellStart"/>
      <w:r>
        <w:t>tutorat</w:t>
      </w:r>
      <w:proofErr w:type="spellEnd"/>
      <w:r>
        <w:t xml:space="preserve"> par le </w:t>
      </w:r>
      <w:proofErr w:type="spellStart"/>
      <w:r>
        <w:t>tuteur</w:t>
      </w:r>
      <w:proofErr w:type="spellEnd"/>
      <w:r>
        <w:t>)</w:t>
      </w:r>
    </w:p>
    <w:p w14:paraId="567FDA17" w14:textId="0643AA31" w:rsidR="00A81020" w:rsidRDefault="00000000" w:rsidP="00941169">
      <w:pPr>
        <w:pStyle w:val="Titre4"/>
      </w:pPr>
      <w:bookmarkStart w:id="161" w:name="_Toc223448112"/>
      <w:r>
        <w:t>Les convocations des parents</w:t>
      </w:r>
      <w:bookmarkEnd w:id="161"/>
    </w:p>
    <w:p w14:paraId="01DE7D00" w14:textId="77777777" w:rsidR="00A81020" w:rsidRPr="00031A77" w:rsidRDefault="00000000" w:rsidP="00183198">
      <w:pPr>
        <w:pStyle w:val="CERESBody"/>
        <w:spacing w:after="80"/>
        <w:jc w:val="both"/>
        <w:rPr>
          <w:lang w:val="fr-FR"/>
        </w:rPr>
      </w:pPr>
      <w:r w:rsidRPr="00031A77">
        <w:rPr>
          <w:lang w:val="fr-FR"/>
        </w:rPr>
        <w:t>Les parents sont invités à rendre visite à leurs enfants au moins une fois par mois. En cas de nécessité, ils peuvent être convoqués au bureau ou au foyer, selon de la situation.</w:t>
      </w:r>
    </w:p>
    <w:p w14:paraId="4F6E17E8" w14:textId="6B68A743" w:rsidR="00A81020" w:rsidRDefault="00000000" w:rsidP="00941169">
      <w:pPr>
        <w:pStyle w:val="Titre4"/>
      </w:pPr>
      <w:bookmarkStart w:id="162" w:name="_Toc223448113"/>
      <w:r>
        <w:t>Le COED</w:t>
      </w:r>
      <w:bookmarkEnd w:id="162"/>
    </w:p>
    <w:p w14:paraId="4D97EDE2" w14:textId="179AF5A1" w:rsidR="00A81020" w:rsidRPr="00031A77" w:rsidRDefault="00000000" w:rsidP="00183198">
      <w:pPr>
        <w:pStyle w:val="CERESBody"/>
        <w:spacing w:after="80"/>
        <w:jc w:val="both"/>
        <w:rPr>
          <w:lang w:val="fr-FR"/>
        </w:rPr>
      </w:pPr>
      <w:r w:rsidRPr="00031A77">
        <w:rPr>
          <w:lang w:val="fr-FR"/>
        </w:rPr>
        <w:t xml:space="preserve">Le COED (Conseil Educatif) est organisé en cas de difficultés récurrentes rencontrées avec un jeune. Il est présidé par le </w:t>
      </w:r>
      <w:proofErr w:type="gramStart"/>
      <w:r w:rsidR="009D35BE" w:rsidRPr="00031A77">
        <w:rPr>
          <w:lang w:val="fr-FR"/>
        </w:rPr>
        <w:t>RPEX;</w:t>
      </w:r>
      <w:proofErr w:type="gramEnd"/>
      <w:r w:rsidRPr="00031A77">
        <w:rPr>
          <w:lang w:val="fr-FR"/>
        </w:rPr>
        <w:t xml:space="preserve"> en son absence, le RFE assure la présidence. Le compte-rendu est rédigé par l’équipe PEX. L’équipe DVP y assiste uniquement en tant que soutien technique.</w:t>
      </w:r>
    </w:p>
    <w:p w14:paraId="588DD656" w14:textId="34656CA3" w:rsidR="00A81020" w:rsidRDefault="00000000" w:rsidP="002014EF">
      <w:pPr>
        <w:pStyle w:val="Titre4"/>
      </w:pPr>
      <w:bookmarkStart w:id="163" w:name="_Toc223448114"/>
      <w:r>
        <w:t xml:space="preserve">Le </w:t>
      </w:r>
      <w:proofErr w:type="spellStart"/>
      <w:r>
        <w:t>règlement</w:t>
      </w:r>
      <w:proofErr w:type="spellEnd"/>
      <w:r>
        <w:t xml:space="preserve"> </w:t>
      </w:r>
      <w:proofErr w:type="spellStart"/>
      <w:r>
        <w:t>intérieur</w:t>
      </w:r>
      <w:bookmarkEnd w:id="163"/>
      <w:proofErr w:type="spellEnd"/>
    </w:p>
    <w:p w14:paraId="546475E9" w14:textId="77777777" w:rsidR="00A81020" w:rsidRPr="00031A77" w:rsidRDefault="00000000" w:rsidP="00183198">
      <w:pPr>
        <w:pStyle w:val="CERESBody"/>
        <w:spacing w:after="80"/>
        <w:jc w:val="both"/>
        <w:rPr>
          <w:lang w:val="fr-FR"/>
        </w:rPr>
      </w:pPr>
      <w:r w:rsidRPr="00031A77">
        <w:rPr>
          <w:lang w:val="fr-FR"/>
        </w:rPr>
        <w:t>Un règlement interne (R.I) est mis en place au sein du foyer afin de garantir le respect de la vie communautaire. Sa conception est réalisée en collaboration entre l’équipe DVP et les éducateurs, puis il est validé par le RPEX avant sa diffusion.</w:t>
      </w:r>
    </w:p>
    <w:p w14:paraId="2D0C4F3A" w14:textId="77777777" w:rsidR="00A81020" w:rsidRPr="00031A77" w:rsidRDefault="00000000" w:rsidP="00183198">
      <w:pPr>
        <w:pStyle w:val="CERESBody"/>
        <w:spacing w:after="80"/>
        <w:jc w:val="both"/>
        <w:rPr>
          <w:lang w:val="fr-FR"/>
        </w:rPr>
      </w:pPr>
      <w:r w:rsidRPr="00031A77">
        <w:rPr>
          <w:lang w:val="fr-FR"/>
        </w:rPr>
        <w:t>Santé des jeunes bénéficiaires</w:t>
      </w:r>
    </w:p>
    <w:p w14:paraId="4C4826E8" w14:textId="5F1EBBD8" w:rsidR="00A81020" w:rsidRPr="00031A77" w:rsidRDefault="009D35BE" w:rsidP="00183198">
      <w:pPr>
        <w:pStyle w:val="CERESBody"/>
        <w:spacing w:after="80"/>
        <w:jc w:val="both"/>
        <w:rPr>
          <w:lang w:val="fr-FR"/>
        </w:rPr>
      </w:pPr>
      <w:proofErr w:type="gramStart"/>
      <w:r w:rsidRPr="00031A77">
        <w:rPr>
          <w:lang w:val="fr-FR"/>
        </w:rPr>
        <w:t>Cf.:</w:t>
      </w:r>
      <w:proofErr w:type="gramEnd"/>
      <w:r w:rsidRPr="00031A77">
        <w:rPr>
          <w:lang w:val="fr-FR"/>
        </w:rPr>
        <w:t xml:space="preserve"> engagement du Programme CERES.</w:t>
      </w:r>
    </w:p>
    <w:p w14:paraId="07096D06" w14:textId="6DCE9327" w:rsidR="00A81020" w:rsidRDefault="00000000" w:rsidP="002014EF">
      <w:pPr>
        <w:pStyle w:val="Titre4"/>
      </w:pPr>
      <w:bookmarkStart w:id="164" w:name="_Toc223448115"/>
      <w:r>
        <w:lastRenderedPageBreak/>
        <w:t>Le stage</w:t>
      </w:r>
      <w:bookmarkEnd w:id="164"/>
    </w:p>
    <w:p w14:paraId="0FA83163" w14:textId="77777777" w:rsidR="00A81020" w:rsidRPr="00031A77" w:rsidRDefault="00000000" w:rsidP="00183198">
      <w:pPr>
        <w:pStyle w:val="CERESBody"/>
        <w:spacing w:after="80"/>
        <w:jc w:val="both"/>
        <w:rPr>
          <w:lang w:val="fr-FR"/>
        </w:rPr>
      </w:pPr>
      <w:r w:rsidRPr="00031A77">
        <w:rPr>
          <w:lang w:val="fr-FR"/>
        </w:rPr>
        <w:t>Il sera demandé aux étudiants d’effectuer, chaque année, un stage ou un petit emploi d’une durée minimale d’un mois. Si leur établissement d’enseignement supérieur impose déjà un stage, celui-ci sera reconnu et validé par le CERES. Dans le cas contraire, il leur incombera de trouver un stage ou un emploi. Les éducateurs des foyers, en collaboration avec le Bureau de l’Orientation et de l’Emploi, accompagnent les étudiants dans leurs démarches. Des simulations d’entretiens sont également organisées au cours de l’année pour les y préparer.</w:t>
      </w:r>
    </w:p>
    <w:p w14:paraId="427B4AE7" w14:textId="77777777" w:rsidR="00A81020" w:rsidRPr="00031A77" w:rsidRDefault="00000000" w:rsidP="00183198">
      <w:pPr>
        <w:pStyle w:val="CERESBody"/>
        <w:spacing w:after="80"/>
        <w:jc w:val="both"/>
        <w:rPr>
          <w:lang w:val="fr-FR"/>
        </w:rPr>
      </w:pPr>
      <w:r w:rsidRPr="00031A77">
        <w:rPr>
          <w:lang w:val="fr-FR"/>
        </w:rPr>
        <w:t>La validation de la bourse pour l’année universitaire suivante est conditionnée par la présentation d’un oral de renouvellement ainsi que d’un oral de stage.</w:t>
      </w:r>
    </w:p>
    <w:p w14:paraId="0EF552A4" w14:textId="56B868BE" w:rsidR="00A81020" w:rsidRDefault="00000000" w:rsidP="002014EF">
      <w:pPr>
        <w:pStyle w:val="Titre4"/>
      </w:pPr>
      <w:bookmarkStart w:id="165" w:name="_Toc223448116"/>
      <w:r>
        <w:t xml:space="preserve">La sortie </w:t>
      </w:r>
      <w:proofErr w:type="spellStart"/>
      <w:r>
        <w:t>récréative</w:t>
      </w:r>
      <w:bookmarkEnd w:id="165"/>
      <w:proofErr w:type="spellEnd"/>
    </w:p>
    <w:p w14:paraId="7470256E" w14:textId="77777777" w:rsidR="00A81020" w:rsidRPr="00031A77" w:rsidRDefault="00000000" w:rsidP="00183198">
      <w:pPr>
        <w:pStyle w:val="CERESBody"/>
        <w:spacing w:after="80"/>
        <w:jc w:val="both"/>
        <w:rPr>
          <w:lang w:val="fr-FR"/>
        </w:rPr>
      </w:pPr>
      <w:r w:rsidRPr="00031A77">
        <w:rPr>
          <w:lang w:val="fr-FR"/>
        </w:rPr>
        <w:t>L’équipe organise une rencontre annuelle pour tous les étudiants en fonction des disponibilités de la majorité d’entre eux. Ces rencontres peuvent être organisées en dehors du campus ou même en dehors de Fianarantsoa.</w:t>
      </w:r>
    </w:p>
    <w:p w14:paraId="0D58F496" w14:textId="77777777" w:rsidR="00A81020" w:rsidRPr="00031A77" w:rsidRDefault="00000000" w:rsidP="00183198">
      <w:pPr>
        <w:pStyle w:val="CERESBody"/>
        <w:spacing w:after="80"/>
        <w:jc w:val="both"/>
        <w:rPr>
          <w:lang w:val="fr-FR"/>
        </w:rPr>
      </w:pPr>
      <w:r w:rsidRPr="00031A77">
        <w:rPr>
          <w:lang w:val="fr-FR"/>
        </w:rPr>
        <w:t>La sortie récréative dure une journée en fonction du lieu de l’activité et du budget alloué.</w:t>
      </w:r>
    </w:p>
    <w:p w14:paraId="28ABC947" w14:textId="77777777" w:rsidR="00A81020" w:rsidRPr="00031A77" w:rsidRDefault="00000000" w:rsidP="00183198">
      <w:pPr>
        <w:pStyle w:val="CERESBody"/>
        <w:spacing w:after="80"/>
        <w:jc w:val="both"/>
        <w:rPr>
          <w:lang w:val="fr-FR"/>
        </w:rPr>
      </w:pPr>
      <w:r w:rsidRPr="00031A77">
        <w:rPr>
          <w:lang w:val="fr-FR"/>
        </w:rPr>
        <w:t>L’objectif est de maintenir l’esprit de groupe et d’encourager l’émulation parmi les jeunes.</w:t>
      </w:r>
    </w:p>
    <w:p w14:paraId="615577C4" w14:textId="77777777" w:rsidR="00A81020" w:rsidRPr="00031A77" w:rsidRDefault="00000000" w:rsidP="00183198">
      <w:pPr>
        <w:pStyle w:val="CERESBody"/>
        <w:spacing w:after="80"/>
        <w:jc w:val="both"/>
        <w:rPr>
          <w:lang w:val="fr-FR"/>
        </w:rPr>
      </w:pPr>
      <w:r w:rsidRPr="00031A77">
        <w:rPr>
          <w:lang w:val="fr-FR"/>
        </w:rPr>
        <w:t>Durant cette rencontre, diverses activités sont organisées dans le cadre de leur éducation telles qu’un parcours d’orientation, un parcours de développement personnel, et des ateliers sur préparation à la vie associative.</w:t>
      </w:r>
    </w:p>
    <w:p w14:paraId="26E08547" w14:textId="77777777" w:rsidR="00A81020" w:rsidRPr="00031A77" w:rsidRDefault="00000000" w:rsidP="00183198">
      <w:pPr>
        <w:pStyle w:val="CERESBody"/>
        <w:spacing w:after="80"/>
        <w:jc w:val="both"/>
        <w:rPr>
          <w:lang w:val="fr-FR"/>
        </w:rPr>
      </w:pPr>
      <w:r w:rsidRPr="00031A77">
        <w:rPr>
          <w:lang w:val="fr-FR"/>
        </w:rPr>
        <w:t>Le Responsable des Foyers, en concertation avec l’ensemble de l’équipe, détermine la date de sortie au cours de l’année universitaire.</w:t>
      </w:r>
    </w:p>
    <w:p w14:paraId="0E65BDED" w14:textId="77777777" w:rsidR="00A81020" w:rsidRPr="00031A77" w:rsidRDefault="00000000" w:rsidP="00183198">
      <w:pPr>
        <w:pStyle w:val="CERESBody"/>
        <w:spacing w:after="80"/>
        <w:jc w:val="both"/>
        <w:rPr>
          <w:lang w:val="fr-FR"/>
        </w:rPr>
      </w:pPr>
      <w:r w:rsidRPr="00031A77">
        <w:rPr>
          <w:lang w:val="fr-FR"/>
        </w:rPr>
        <w:t>Le Responsable des Foyers désigne un pilote, indépendamment de l’équipe animatrice, bien que cette dernière demeure la première responsable de l’activité.</w:t>
      </w:r>
    </w:p>
    <w:p w14:paraId="7033EB5C" w14:textId="1B282831" w:rsidR="00A81020" w:rsidRDefault="00000000" w:rsidP="0051164C">
      <w:pPr>
        <w:pStyle w:val="Titre4"/>
      </w:pPr>
      <w:bookmarkStart w:id="166" w:name="_Toc223448117"/>
      <w:r>
        <w:t>La sortie de promotion</w:t>
      </w:r>
      <w:bookmarkEnd w:id="166"/>
    </w:p>
    <w:p w14:paraId="12D92674" w14:textId="77777777" w:rsidR="00A81020" w:rsidRPr="00031A77" w:rsidRDefault="00000000" w:rsidP="00183198">
      <w:pPr>
        <w:pStyle w:val="CERESBody"/>
        <w:spacing w:after="80"/>
        <w:jc w:val="both"/>
        <w:rPr>
          <w:lang w:val="fr-FR"/>
        </w:rPr>
      </w:pPr>
      <w:r w:rsidRPr="00031A77">
        <w:rPr>
          <w:lang w:val="fr-FR"/>
        </w:rPr>
        <w:t>Afin de marquer la fin du Parcours CERES pour les jeunes en L3, une sortie de promotion est organisée chaque année par le CERES. A cette occasion, les membres du CA PROMES, le DPR, son adjoint, les chefs de service, les éducateurs concernés, les représentants des ES ainsi que les parents des bénéficiaires sont conviés à cette cérémonie.</w:t>
      </w:r>
    </w:p>
    <w:p w14:paraId="2FA4F7B3" w14:textId="674B7477" w:rsidR="00A81020" w:rsidRDefault="00000000" w:rsidP="005C27BE">
      <w:pPr>
        <w:pStyle w:val="Titre3"/>
      </w:pPr>
      <w:bookmarkStart w:id="167" w:name="_Toc223448118"/>
      <w:proofErr w:type="spellStart"/>
      <w:r>
        <w:t>Partenaires</w:t>
      </w:r>
      <w:proofErr w:type="spellEnd"/>
      <w:r>
        <w:t xml:space="preserve"> du Foyer d’Excellence</w:t>
      </w:r>
      <w:bookmarkEnd w:id="167"/>
    </w:p>
    <w:p w14:paraId="4A7891F5" w14:textId="660985F3" w:rsidR="007230DA" w:rsidRPr="00992996" w:rsidRDefault="007230DA">
      <w:pPr>
        <w:pStyle w:val="CERESTitle2"/>
        <w:spacing w:before="240" w:after="80"/>
        <w:rPr>
          <w:b w:val="0"/>
          <w:color w:val="000000"/>
          <w:sz w:val="22"/>
        </w:rPr>
      </w:pPr>
      <w:r w:rsidRPr="00992996">
        <w:rPr>
          <w:b w:val="0"/>
          <w:color w:val="000000"/>
          <w:sz w:val="22"/>
        </w:rPr>
        <w:t>(</w:t>
      </w:r>
      <w:r w:rsidRPr="00992996">
        <w:rPr>
          <w:bCs/>
          <w:color w:val="000000"/>
          <w:sz w:val="22"/>
        </w:rPr>
        <w:t xml:space="preserve">Voir </w:t>
      </w:r>
      <w:proofErr w:type="spellStart"/>
      <w:r w:rsidRPr="00992996">
        <w:rPr>
          <w:bCs/>
          <w:color w:val="000000"/>
          <w:sz w:val="22"/>
        </w:rPr>
        <w:t>annexe</w:t>
      </w:r>
      <w:proofErr w:type="spellEnd"/>
      <w:r w:rsidRPr="00992996">
        <w:rPr>
          <w:b w:val="0"/>
          <w:color w:val="000000"/>
          <w:sz w:val="22"/>
        </w:rPr>
        <w:t>)</w:t>
      </w:r>
    </w:p>
    <w:p w14:paraId="66BF5369" w14:textId="6C19150C" w:rsidR="00A81020" w:rsidRPr="00031A77" w:rsidRDefault="00000000" w:rsidP="0007798F">
      <w:pPr>
        <w:pStyle w:val="Titre3"/>
        <w:rPr>
          <w:lang w:val="fr-FR"/>
        </w:rPr>
      </w:pPr>
      <w:bookmarkStart w:id="168" w:name="_Toc223448119"/>
      <w:r w:rsidRPr="00031A77">
        <w:rPr>
          <w:lang w:val="fr-FR"/>
        </w:rPr>
        <w:t>Les activités annexes du Parcours Excellence</w:t>
      </w:r>
      <w:bookmarkEnd w:id="168"/>
    </w:p>
    <w:p w14:paraId="54EFC4A0" w14:textId="5FF596AA" w:rsidR="00A81020" w:rsidRDefault="00000000" w:rsidP="0007798F">
      <w:pPr>
        <w:pStyle w:val="Titre4"/>
      </w:pPr>
      <w:bookmarkStart w:id="169" w:name="_Toc223448120"/>
      <w:r>
        <w:t xml:space="preserve">Le Forum de </w:t>
      </w:r>
      <w:proofErr w:type="spellStart"/>
      <w:r>
        <w:t>l’orientation</w:t>
      </w:r>
      <w:bookmarkEnd w:id="169"/>
      <w:proofErr w:type="spellEnd"/>
    </w:p>
    <w:p w14:paraId="0D571408" w14:textId="77777777" w:rsidR="00A81020" w:rsidRPr="00031A77" w:rsidRDefault="00000000" w:rsidP="00FD1CD6">
      <w:pPr>
        <w:pStyle w:val="CERESBody"/>
        <w:spacing w:after="80"/>
        <w:jc w:val="both"/>
        <w:rPr>
          <w:lang w:val="fr-FR"/>
        </w:rPr>
      </w:pPr>
      <w:r w:rsidRPr="00031A77">
        <w:rPr>
          <w:lang w:val="fr-FR"/>
        </w:rPr>
        <w:t>Le forum de l’orientation est organisé une fois par an en collaboration avec les lycées partenaires du Programme CERES. Cet évènement est axé sur l’orientation scolaire et professionnelle. De nombreux établissements d’enseignement supérieur, centres de formation professionnelle et entreprises de la région Haute Matsiatra, ainsi que d’autres régions, sont invités à présenter leurs cursus lors de cet évènement. Les publics ciblés sont : les collégiens, lycéens, étudiants universitaires, ainsi que leurs parents.</w:t>
      </w:r>
    </w:p>
    <w:p w14:paraId="60A82B94" w14:textId="77777777" w:rsidR="00A81020" w:rsidRPr="00031A77" w:rsidRDefault="00000000" w:rsidP="00FD1CD6">
      <w:pPr>
        <w:pStyle w:val="CERESBody"/>
        <w:spacing w:after="80"/>
        <w:jc w:val="both"/>
        <w:rPr>
          <w:lang w:val="fr-FR"/>
        </w:rPr>
      </w:pPr>
      <w:r w:rsidRPr="00031A77">
        <w:rPr>
          <w:lang w:val="fr-FR"/>
        </w:rPr>
        <w:lastRenderedPageBreak/>
        <w:t>L’organisation de ce forum se fait en étroite collaboration avec le RBOE, le lycée qui accueille l’évènement, les autorités locales ainsi que les autres acteurs impliqués dans l’orientation à Fianarantsoa.</w:t>
      </w:r>
    </w:p>
    <w:p w14:paraId="2E9CC135" w14:textId="77777777" w:rsidR="00A81020" w:rsidRPr="00031A77" w:rsidRDefault="00000000" w:rsidP="00FD1CD6">
      <w:pPr>
        <w:pStyle w:val="CERESBody"/>
        <w:spacing w:after="80"/>
        <w:jc w:val="both"/>
        <w:rPr>
          <w:lang w:val="fr-FR"/>
        </w:rPr>
      </w:pPr>
      <w:r w:rsidRPr="00031A77">
        <w:rPr>
          <w:lang w:val="fr-FR"/>
        </w:rPr>
        <w:t>Le forum dure une journée et a pour objectif de contribuer au parcours d’information, d’orientation et d’insertion professionnelle des jeunes.</w:t>
      </w:r>
    </w:p>
    <w:p w14:paraId="4EACCC12" w14:textId="3375B90E" w:rsidR="00A81020" w:rsidRDefault="00000000" w:rsidP="00E03874">
      <w:pPr>
        <w:pStyle w:val="Titre4"/>
      </w:pPr>
      <w:bookmarkStart w:id="170" w:name="_Toc223448121"/>
      <w:proofErr w:type="spellStart"/>
      <w:r>
        <w:t>L’école</w:t>
      </w:r>
      <w:proofErr w:type="spellEnd"/>
      <w:r>
        <w:t xml:space="preserve"> des parents</w:t>
      </w:r>
      <w:bookmarkEnd w:id="170"/>
    </w:p>
    <w:p w14:paraId="561DA2C2" w14:textId="77777777" w:rsidR="00A81020" w:rsidRPr="00031A77" w:rsidRDefault="00000000" w:rsidP="000F2C5F">
      <w:pPr>
        <w:pStyle w:val="CERESBody"/>
        <w:spacing w:after="80"/>
        <w:jc w:val="both"/>
        <w:rPr>
          <w:lang w:val="fr-FR"/>
        </w:rPr>
      </w:pPr>
      <w:r w:rsidRPr="00031A77">
        <w:rPr>
          <w:lang w:val="fr-FR"/>
        </w:rPr>
        <w:t>L’école des parents pour les élèves du parcours excellence, est organisée deux fois par an dans chaque ville où se trouve un Internat de la Réussite, afin de faciliter le regroupement des parents. Ce regroupement est organisé en étroite collaboration avec l’équipe DVP. Les thèmes abordés lors de cette activité sont en lien avec le parcours DVP des jeunes.</w:t>
      </w:r>
    </w:p>
    <w:p w14:paraId="49F9CC9C" w14:textId="77777777" w:rsidR="00A81020" w:rsidRPr="00031A77" w:rsidRDefault="00000000" w:rsidP="000F2C5F">
      <w:pPr>
        <w:pStyle w:val="CERESBody"/>
        <w:spacing w:after="80"/>
        <w:jc w:val="both"/>
        <w:rPr>
          <w:lang w:val="fr-FR"/>
        </w:rPr>
      </w:pPr>
      <w:r w:rsidRPr="00031A77">
        <w:rPr>
          <w:lang w:val="fr-FR"/>
        </w:rPr>
        <w:t>Lors de l’EDP, un intervenant extérieur anime les séances. L’équipe PEX et l’équipe DVP sont présentes durant les sessions afin d’en assurer le bon déroulement.</w:t>
      </w:r>
    </w:p>
    <w:p w14:paraId="0F2B583D" w14:textId="77777777" w:rsidR="00A81020" w:rsidRPr="00031A77" w:rsidRDefault="00000000" w:rsidP="000F2C5F">
      <w:pPr>
        <w:pStyle w:val="CERESBody"/>
        <w:spacing w:after="80"/>
        <w:jc w:val="both"/>
        <w:rPr>
          <w:lang w:val="fr-FR"/>
        </w:rPr>
      </w:pPr>
      <w:r w:rsidRPr="00031A77">
        <w:rPr>
          <w:lang w:val="fr-FR"/>
        </w:rPr>
        <w:t>Un remerciement de 50 000 Ar est versé aux intervenants extérieurs à la fin de chaque séance.</w:t>
      </w:r>
    </w:p>
    <w:p w14:paraId="0CE4CE4A" w14:textId="57329B63" w:rsidR="00A81020" w:rsidRDefault="00000000" w:rsidP="00E03874">
      <w:pPr>
        <w:pStyle w:val="Titre4"/>
      </w:pPr>
      <w:bookmarkStart w:id="171" w:name="_Toc223448122"/>
      <w:r>
        <w:t xml:space="preserve">La </w:t>
      </w:r>
      <w:proofErr w:type="spellStart"/>
      <w:r>
        <w:t>réunion</w:t>
      </w:r>
      <w:proofErr w:type="spellEnd"/>
      <w:r>
        <w:t xml:space="preserve"> </w:t>
      </w:r>
      <w:proofErr w:type="spellStart"/>
      <w:r>
        <w:t>Annuelle</w:t>
      </w:r>
      <w:proofErr w:type="spellEnd"/>
      <w:r>
        <w:t xml:space="preserve"> des Parents</w:t>
      </w:r>
      <w:bookmarkEnd w:id="171"/>
    </w:p>
    <w:p w14:paraId="40CAB437" w14:textId="77777777" w:rsidR="00A81020" w:rsidRPr="00031A77" w:rsidRDefault="00000000" w:rsidP="007964DB">
      <w:pPr>
        <w:pStyle w:val="CERESBody"/>
        <w:spacing w:after="80"/>
        <w:jc w:val="both"/>
        <w:rPr>
          <w:lang w:val="fr-FR"/>
        </w:rPr>
      </w:pPr>
      <w:r w:rsidRPr="00031A77">
        <w:rPr>
          <w:lang w:val="fr-FR"/>
        </w:rPr>
        <w:t>En milieu d’année scolaire, lors de l’AG APEC 2 en IR, une réunion des parents du Parcours Excellence est organisée par Internat de la Réussite. La réunion se tient au sein de l’IR.</w:t>
      </w:r>
    </w:p>
    <w:p w14:paraId="3B7078D3" w14:textId="77777777" w:rsidR="00A81020" w:rsidRDefault="00000000" w:rsidP="007964DB">
      <w:pPr>
        <w:pStyle w:val="CERESBody"/>
        <w:spacing w:after="80"/>
        <w:jc w:val="both"/>
      </w:pPr>
      <w:r w:rsidRPr="00031A77">
        <w:rPr>
          <w:lang w:val="fr-FR"/>
        </w:rPr>
        <w:t xml:space="preserve">Le Responsable du Parcours Excellence et son équipe préparent l’ordre du jour et animent la réunion, ou délèguent cette responsabilité à leurs collaborateurs. </w:t>
      </w:r>
      <w:r>
        <w:t xml:space="preserve">Les participants à la </w:t>
      </w:r>
      <w:proofErr w:type="spellStart"/>
      <w:r>
        <w:t>réunion</w:t>
      </w:r>
      <w:proofErr w:type="spellEnd"/>
      <w:r>
        <w:t xml:space="preserve"> </w:t>
      </w:r>
      <w:proofErr w:type="spellStart"/>
      <w:r>
        <w:t>sont</w:t>
      </w:r>
      <w:proofErr w:type="spellEnd"/>
      <w:r>
        <w:t xml:space="preserve"> les </w:t>
      </w:r>
      <w:proofErr w:type="spellStart"/>
      <w:proofErr w:type="gramStart"/>
      <w:r>
        <w:t>suivants</w:t>
      </w:r>
      <w:proofErr w:type="spellEnd"/>
      <w:r>
        <w:t> :</w:t>
      </w:r>
      <w:proofErr w:type="gramEnd"/>
    </w:p>
    <w:p w14:paraId="64D7FE22" w14:textId="77777777" w:rsidR="00A81020" w:rsidRPr="00031A77" w:rsidRDefault="00000000">
      <w:pPr>
        <w:pStyle w:val="CERESBody"/>
        <w:numPr>
          <w:ilvl w:val="0"/>
          <w:numId w:val="166"/>
        </w:numPr>
        <w:spacing w:after="80"/>
        <w:jc w:val="both"/>
        <w:rPr>
          <w:lang w:val="fr-FR"/>
        </w:rPr>
      </w:pPr>
      <w:r w:rsidRPr="00031A77">
        <w:rPr>
          <w:lang w:val="fr-FR"/>
        </w:rPr>
        <w:t>Les parents des jeunes lycéens par niveau</w:t>
      </w:r>
    </w:p>
    <w:p w14:paraId="4D3D4321" w14:textId="77777777" w:rsidR="00A81020" w:rsidRDefault="00000000">
      <w:pPr>
        <w:pStyle w:val="CERESBody"/>
        <w:numPr>
          <w:ilvl w:val="0"/>
          <w:numId w:val="166"/>
        </w:numPr>
        <w:spacing w:after="80"/>
        <w:jc w:val="both"/>
      </w:pPr>
      <w:r>
        <w:t xml:space="preserve">Les </w:t>
      </w:r>
      <w:proofErr w:type="spellStart"/>
      <w:r>
        <w:t>Responsables</w:t>
      </w:r>
      <w:proofErr w:type="spellEnd"/>
      <w:r>
        <w:t xml:space="preserve"> IR et RIR</w:t>
      </w:r>
    </w:p>
    <w:p w14:paraId="42452E97" w14:textId="77777777" w:rsidR="00A81020" w:rsidRDefault="00000000">
      <w:pPr>
        <w:pStyle w:val="CERESBody"/>
        <w:numPr>
          <w:ilvl w:val="0"/>
          <w:numId w:val="166"/>
        </w:numPr>
        <w:spacing w:after="80"/>
        <w:jc w:val="both"/>
      </w:pPr>
      <w:r>
        <w:t>Les membres de bureau APEC</w:t>
      </w:r>
    </w:p>
    <w:p w14:paraId="73193C61" w14:textId="77777777" w:rsidR="00A81020" w:rsidRDefault="00000000">
      <w:pPr>
        <w:pStyle w:val="CERESBody"/>
        <w:numPr>
          <w:ilvl w:val="0"/>
          <w:numId w:val="166"/>
        </w:numPr>
        <w:spacing w:after="80"/>
        <w:jc w:val="both"/>
      </w:pPr>
      <w:r>
        <w:t>Le Responsable FE/SUP</w:t>
      </w:r>
    </w:p>
    <w:p w14:paraId="2A2E5A2A" w14:textId="77777777" w:rsidR="00A81020" w:rsidRDefault="00000000">
      <w:pPr>
        <w:pStyle w:val="CERESBody"/>
        <w:numPr>
          <w:ilvl w:val="0"/>
          <w:numId w:val="166"/>
        </w:numPr>
        <w:spacing w:after="80"/>
        <w:jc w:val="both"/>
      </w:pPr>
      <w:r>
        <w:t xml:space="preserve">Les </w:t>
      </w:r>
      <w:proofErr w:type="spellStart"/>
      <w:r>
        <w:t>éducateurs</w:t>
      </w:r>
      <w:proofErr w:type="spellEnd"/>
    </w:p>
    <w:p w14:paraId="4F45B9B9" w14:textId="77777777" w:rsidR="00A81020" w:rsidRDefault="00000000">
      <w:pPr>
        <w:pStyle w:val="CERESBody"/>
        <w:numPr>
          <w:ilvl w:val="0"/>
          <w:numId w:val="166"/>
        </w:numPr>
        <w:spacing w:after="80"/>
        <w:jc w:val="both"/>
      </w:pPr>
      <w:r>
        <w:t xml:space="preserve">Le Responsable du </w:t>
      </w:r>
      <w:proofErr w:type="spellStart"/>
      <w:r>
        <w:t>Parcours</w:t>
      </w:r>
      <w:proofErr w:type="spellEnd"/>
      <w:r>
        <w:t xml:space="preserve"> Excellence</w:t>
      </w:r>
    </w:p>
    <w:p w14:paraId="40F2DE73" w14:textId="77777777" w:rsidR="00A81020" w:rsidRPr="00031A77" w:rsidRDefault="00000000" w:rsidP="007964DB">
      <w:pPr>
        <w:pStyle w:val="CERESBody"/>
        <w:spacing w:after="80"/>
        <w:jc w:val="both"/>
        <w:rPr>
          <w:lang w:val="fr-FR"/>
        </w:rPr>
      </w:pPr>
      <w:r w:rsidRPr="00031A77">
        <w:rPr>
          <w:lang w:val="fr-FR"/>
        </w:rPr>
        <w:t>L’objectif de la réunion est d’établir un bilan de l’année en cours, de réfléchir et de mettre en place un plan d’action pour améliorer la stratégie et les moyens de suivi des lycéens, notamment en ce qui concerne la vie sociale, scolaire et la motivation des parents.</w:t>
      </w:r>
    </w:p>
    <w:p w14:paraId="404CBF5D" w14:textId="77777777" w:rsidR="00A81020" w:rsidRPr="00031A77" w:rsidRDefault="00000000" w:rsidP="007964DB">
      <w:pPr>
        <w:pStyle w:val="CERESBody"/>
        <w:spacing w:after="80"/>
        <w:jc w:val="both"/>
        <w:rPr>
          <w:lang w:val="fr-FR"/>
        </w:rPr>
      </w:pPr>
      <w:r w:rsidRPr="00031A77">
        <w:rPr>
          <w:lang w:val="fr-FR"/>
        </w:rPr>
        <w:t>L’équipe PEX prépare à l’avance une synthèse mettant en évidence les points forts, les difficultés et les attentes concernant les lycéens.</w:t>
      </w:r>
    </w:p>
    <w:p w14:paraId="00E9450B" w14:textId="458F3230" w:rsidR="001124D5" w:rsidRPr="00031A77" w:rsidRDefault="00000000" w:rsidP="00A3759A">
      <w:pPr>
        <w:pStyle w:val="CERESBody"/>
        <w:spacing w:after="80"/>
        <w:jc w:val="both"/>
        <w:rPr>
          <w:lang w:val="fr-FR"/>
        </w:rPr>
      </w:pPr>
      <w:r w:rsidRPr="00031A77">
        <w:rPr>
          <w:lang w:val="fr-FR"/>
        </w:rPr>
        <w:t>L’équipe IR accueille les participants et organise un déjeuner pour tous.</w:t>
      </w:r>
    </w:p>
    <w:p w14:paraId="67DEC420" w14:textId="77777777" w:rsidR="00141B9E" w:rsidRPr="00031A77" w:rsidRDefault="00141B9E" w:rsidP="00A3759A">
      <w:pPr>
        <w:pStyle w:val="CERESBody"/>
        <w:spacing w:after="80"/>
        <w:jc w:val="both"/>
        <w:rPr>
          <w:lang w:val="fr-FR"/>
        </w:rPr>
      </w:pPr>
    </w:p>
    <w:p w14:paraId="5139A98A" w14:textId="77777777" w:rsidR="00141B9E" w:rsidRPr="00031A77" w:rsidRDefault="00141B9E" w:rsidP="00A3759A">
      <w:pPr>
        <w:pStyle w:val="CERESBody"/>
        <w:spacing w:after="80"/>
        <w:jc w:val="both"/>
        <w:rPr>
          <w:lang w:val="fr-FR"/>
        </w:rPr>
      </w:pPr>
    </w:p>
    <w:p w14:paraId="091EA44D" w14:textId="77777777" w:rsidR="00141B9E" w:rsidRPr="00031A77" w:rsidRDefault="00141B9E" w:rsidP="00A3759A">
      <w:pPr>
        <w:pStyle w:val="CERESBody"/>
        <w:spacing w:after="80"/>
        <w:jc w:val="both"/>
        <w:rPr>
          <w:lang w:val="fr-FR"/>
        </w:rPr>
      </w:pPr>
    </w:p>
    <w:p w14:paraId="36E54266" w14:textId="38137413" w:rsidR="00A81020" w:rsidRDefault="00000000" w:rsidP="00E03874">
      <w:pPr>
        <w:pStyle w:val="Titre1"/>
      </w:pPr>
      <w:bookmarkStart w:id="172" w:name="_Toc223448123"/>
      <w:r>
        <w:lastRenderedPageBreak/>
        <w:t>PROCEDURE DU PÔLE EDUCATION</w:t>
      </w:r>
      <w:bookmarkEnd w:id="172"/>
    </w:p>
    <w:p w14:paraId="14311986" w14:textId="77777777" w:rsidR="00A81020" w:rsidRPr="00031A77" w:rsidRDefault="00000000" w:rsidP="007964DB">
      <w:pPr>
        <w:pStyle w:val="CERESBody"/>
        <w:spacing w:after="80"/>
        <w:jc w:val="both"/>
        <w:rPr>
          <w:lang w:val="fr-FR"/>
        </w:rPr>
      </w:pPr>
      <w:r w:rsidRPr="00031A77">
        <w:rPr>
          <w:lang w:val="fr-FR"/>
        </w:rPr>
        <w:t>Le pôle Education constitue un service support stratégique qui met à disposition son expertise sur des thématiques clés telles que l’orientation professionnelle, le développement personnel, les compétences de vie et l’accompagnement socio-éducatif.</w:t>
      </w:r>
    </w:p>
    <w:p w14:paraId="3AACF4AF" w14:textId="77777777" w:rsidR="00A81020" w:rsidRPr="00031A77" w:rsidRDefault="00000000" w:rsidP="007964DB">
      <w:pPr>
        <w:pStyle w:val="CERESBody"/>
        <w:spacing w:after="80"/>
        <w:jc w:val="both"/>
        <w:rPr>
          <w:lang w:val="fr-FR"/>
        </w:rPr>
      </w:pPr>
      <w:r w:rsidRPr="00031A77">
        <w:rPr>
          <w:lang w:val="fr-FR"/>
        </w:rPr>
        <w:t>Il assure un rôle central dans le renforcement des capacités des éducateurs, en les accompagnant et en les formant à la conception, l’animation et l’évaluation de modules éducatifs adaptés aux besoins des jeunes.</w:t>
      </w:r>
    </w:p>
    <w:p w14:paraId="1833B099" w14:textId="77777777" w:rsidR="00A81020" w:rsidRPr="00031A77" w:rsidRDefault="00000000" w:rsidP="007964DB">
      <w:pPr>
        <w:pStyle w:val="CERESBody"/>
        <w:spacing w:after="80"/>
        <w:jc w:val="both"/>
        <w:rPr>
          <w:lang w:val="fr-FR"/>
        </w:rPr>
      </w:pPr>
      <w:r w:rsidRPr="00031A77">
        <w:rPr>
          <w:lang w:val="fr-FR"/>
        </w:rPr>
        <w:t>Par ailleurs, le pôle Education contribue activement à l’épanouissement global des bénéficiaires en développant et en coordonnant des activités éducatives complémentaires aux apprentissage scolaires, favorisant l’autonomie, la confiance en soi, l’esprit critique et l’engagement citoyen des jeunes.</w:t>
      </w:r>
    </w:p>
    <w:p w14:paraId="120A9AF4" w14:textId="593B17DF" w:rsidR="00A81020" w:rsidRPr="00031A77" w:rsidRDefault="00000000" w:rsidP="00E03874">
      <w:pPr>
        <w:pStyle w:val="Titre2"/>
        <w:rPr>
          <w:lang w:val="fr-FR"/>
        </w:rPr>
      </w:pPr>
      <w:bookmarkStart w:id="173" w:name="_Toc223448124"/>
      <w:r w:rsidRPr="00031A77">
        <w:rPr>
          <w:lang w:val="fr-FR"/>
        </w:rPr>
        <w:t>MODALITES DE FONCTIONNEMENT DE L’ECOLE DES PARENTS</w:t>
      </w:r>
      <w:bookmarkEnd w:id="173"/>
    </w:p>
    <w:p w14:paraId="3BE72D0D" w14:textId="389DE33B" w:rsidR="00A81020" w:rsidRDefault="009D35BE" w:rsidP="00E03874">
      <w:pPr>
        <w:pStyle w:val="Titre3"/>
      </w:pPr>
      <w:bookmarkStart w:id="174" w:name="_Toc223448125"/>
      <w:proofErr w:type="gramStart"/>
      <w:r>
        <w:t>OBJET</w:t>
      </w:r>
      <w:proofErr w:type="gramEnd"/>
      <w:r>
        <w:t>: EDP</w:t>
      </w:r>
      <w:bookmarkEnd w:id="174"/>
    </w:p>
    <w:p w14:paraId="2EB81E38" w14:textId="087D1509" w:rsidR="00A81020" w:rsidRDefault="00000000" w:rsidP="0086761B">
      <w:pPr>
        <w:pStyle w:val="Titre3"/>
      </w:pPr>
      <w:bookmarkStart w:id="175" w:name="_Toc223448126"/>
      <w:r>
        <w:t xml:space="preserve">DOMAINE </w:t>
      </w:r>
      <w:r w:rsidR="009D35BE">
        <w:t>D’APPLICATION:</w:t>
      </w:r>
      <w:bookmarkEnd w:id="175"/>
    </w:p>
    <w:p w14:paraId="686C23A8" w14:textId="77777777" w:rsidR="00A81020" w:rsidRPr="00031A77" w:rsidRDefault="00000000" w:rsidP="007964DB">
      <w:pPr>
        <w:pStyle w:val="CERESBody"/>
        <w:spacing w:after="80"/>
        <w:jc w:val="both"/>
        <w:rPr>
          <w:lang w:val="fr-FR"/>
        </w:rPr>
      </w:pPr>
      <w:r w:rsidRPr="00031A77">
        <w:rPr>
          <w:lang w:val="fr-FR"/>
        </w:rPr>
        <w:t>Les écoles de parents (ou formations parentales) offrent aux parents et aux tuteurs un espace de réflexion et de dialogue sur l’éducation de leurs enfants et les relations familiales, dans le but d’améliorer ces dernières.</w:t>
      </w:r>
    </w:p>
    <w:p w14:paraId="17A0D1A7" w14:textId="77777777" w:rsidR="00A81020" w:rsidRPr="00031A77" w:rsidRDefault="00000000" w:rsidP="007964DB">
      <w:pPr>
        <w:pStyle w:val="CERESBody"/>
        <w:spacing w:after="80"/>
        <w:jc w:val="both"/>
        <w:rPr>
          <w:lang w:val="fr-FR"/>
        </w:rPr>
      </w:pPr>
      <w:r w:rsidRPr="00031A77">
        <w:rPr>
          <w:lang w:val="fr-FR"/>
        </w:rPr>
        <w:t>L’objectif principal est de transmettre aux familles, et en particulier aux parents et aux tuteurs, des compétences de vie, ainsi que des méthodes et des pratiques susceptibles de les aider dans l’éducation de leurs enfants.</w:t>
      </w:r>
    </w:p>
    <w:p w14:paraId="0F97C38B" w14:textId="3B7134BB" w:rsidR="00A81020" w:rsidRPr="00247085" w:rsidRDefault="00000000">
      <w:pPr>
        <w:pStyle w:val="CERESBody"/>
        <w:spacing w:after="80"/>
        <w:rPr>
          <w:b/>
          <w:bCs/>
        </w:rPr>
      </w:pPr>
      <w:proofErr w:type="spellStart"/>
      <w:r w:rsidRPr="00247085">
        <w:rPr>
          <w:b/>
          <w:bCs/>
        </w:rPr>
        <w:t>Objectifs</w:t>
      </w:r>
      <w:proofErr w:type="spellEnd"/>
      <w:r w:rsidRPr="00247085">
        <w:rPr>
          <w:b/>
          <w:bCs/>
        </w:rPr>
        <w:t xml:space="preserve"> </w:t>
      </w:r>
      <w:proofErr w:type="spellStart"/>
      <w:r w:rsidR="00247085" w:rsidRPr="00247085">
        <w:rPr>
          <w:b/>
          <w:bCs/>
        </w:rPr>
        <w:t>Spécifiques</w:t>
      </w:r>
      <w:proofErr w:type="spellEnd"/>
      <w:r w:rsidR="00247085" w:rsidRPr="00247085">
        <w:rPr>
          <w:b/>
          <w:bCs/>
        </w:rPr>
        <w:t>:</w:t>
      </w:r>
    </w:p>
    <w:p w14:paraId="4C357719" w14:textId="77777777" w:rsidR="00A81020" w:rsidRPr="00031A77" w:rsidRDefault="00000000">
      <w:pPr>
        <w:pStyle w:val="CERESBody"/>
        <w:numPr>
          <w:ilvl w:val="0"/>
          <w:numId w:val="25"/>
        </w:numPr>
        <w:spacing w:after="80"/>
        <w:jc w:val="both"/>
        <w:rPr>
          <w:lang w:val="fr-FR"/>
        </w:rPr>
      </w:pPr>
      <w:r w:rsidRPr="00031A77">
        <w:rPr>
          <w:lang w:val="fr-FR"/>
        </w:rPr>
        <w:t>Soutenir les parents dans leur rôle éducatif et au quotidien.</w:t>
      </w:r>
    </w:p>
    <w:p w14:paraId="3A26DE7D" w14:textId="77777777" w:rsidR="00A81020" w:rsidRPr="00031A77" w:rsidRDefault="00000000">
      <w:pPr>
        <w:pStyle w:val="CERESBody"/>
        <w:numPr>
          <w:ilvl w:val="0"/>
          <w:numId w:val="25"/>
        </w:numPr>
        <w:spacing w:after="80"/>
        <w:jc w:val="both"/>
        <w:rPr>
          <w:lang w:val="fr-FR"/>
        </w:rPr>
      </w:pPr>
      <w:r w:rsidRPr="00031A77">
        <w:rPr>
          <w:lang w:val="fr-FR"/>
        </w:rPr>
        <w:t>Promouvoir une parentalité positive, fondée sur l’écoute, le respect et la bienveillance.</w:t>
      </w:r>
    </w:p>
    <w:p w14:paraId="0032242D" w14:textId="77777777" w:rsidR="00A81020" w:rsidRPr="00031A77" w:rsidRDefault="00000000">
      <w:pPr>
        <w:pStyle w:val="CERESBody"/>
        <w:numPr>
          <w:ilvl w:val="0"/>
          <w:numId w:val="25"/>
        </w:numPr>
        <w:spacing w:after="80"/>
        <w:jc w:val="both"/>
        <w:rPr>
          <w:lang w:val="fr-FR"/>
        </w:rPr>
      </w:pPr>
      <w:r w:rsidRPr="00031A77">
        <w:rPr>
          <w:lang w:val="fr-FR"/>
        </w:rPr>
        <w:t>Offrir des outils pratiques pour faire face aux défis éducatifs, sanitaires, sociaux et émotionnels.</w:t>
      </w:r>
    </w:p>
    <w:p w14:paraId="1EA27FC2" w14:textId="77777777" w:rsidR="00A81020" w:rsidRPr="00031A77" w:rsidRDefault="00000000">
      <w:pPr>
        <w:pStyle w:val="CERESBody"/>
        <w:numPr>
          <w:ilvl w:val="0"/>
          <w:numId w:val="25"/>
        </w:numPr>
        <w:spacing w:after="80"/>
        <w:jc w:val="both"/>
        <w:rPr>
          <w:lang w:val="fr-FR"/>
        </w:rPr>
      </w:pPr>
      <w:r w:rsidRPr="00031A77">
        <w:rPr>
          <w:lang w:val="fr-FR"/>
        </w:rPr>
        <w:t>Favoriser les échanges entre parents et intervenants afin de créer un réseau d’entraide.</w:t>
      </w:r>
    </w:p>
    <w:p w14:paraId="5B0BEBCD" w14:textId="77777777" w:rsidR="00A81020" w:rsidRPr="00031A77" w:rsidRDefault="00000000">
      <w:pPr>
        <w:pStyle w:val="CERESBody"/>
        <w:numPr>
          <w:ilvl w:val="0"/>
          <w:numId w:val="25"/>
        </w:numPr>
        <w:spacing w:after="80"/>
        <w:jc w:val="both"/>
        <w:rPr>
          <w:lang w:val="fr-FR"/>
        </w:rPr>
      </w:pPr>
      <w:r w:rsidRPr="00031A77">
        <w:rPr>
          <w:lang w:val="fr-FR"/>
        </w:rPr>
        <w:t>Améliorer la communication au sein des familles et la relation parents-enfants.</w:t>
      </w:r>
    </w:p>
    <w:p w14:paraId="7361F3C8" w14:textId="77777777" w:rsidR="00A81020" w:rsidRPr="00031A77" w:rsidRDefault="00000000">
      <w:pPr>
        <w:pStyle w:val="CERESBody"/>
        <w:numPr>
          <w:ilvl w:val="0"/>
          <w:numId w:val="25"/>
        </w:numPr>
        <w:spacing w:after="80"/>
        <w:jc w:val="both"/>
        <w:rPr>
          <w:lang w:val="fr-FR"/>
        </w:rPr>
      </w:pPr>
      <w:r w:rsidRPr="00031A77">
        <w:rPr>
          <w:lang w:val="fr-FR"/>
        </w:rPr>
        <w:t>Renforcer la communication au sein des couples pour aider chaque parent à trouver sa place dans l’éducation des enfants.</w:t>
      </w:r>
    </w:p>
    <w:p w14:paraId="0FD23778" w14:textId="6E12A6E3" w:rsidR="00A81020" w:rsidRPr="00031A77" w:rsidRDefault="00000000">
      <w:pPr>
        <w:pStyle w:val="CERESBody"/>
        <w:numPr>
          <w:ilvl w:val="0"/>
          <w:numId w:val="25"/>
        </w:numPr>
        <w:spacing w:after="80"/>
        <w:jc w:val="both"/>
        <w:rPr>
          <w:lang w:val="fr-FR"/>
        </w:rPr>
      </w:pPr>
      <w:r w:rsidRPr="00031A77">
        <w:rPr>
          <w:lang w:val="fr-FR"/>
        </w:rPr>
        <w:t xml:space="preserve">Communiquer sur les valeurs éducatives du </w:t>
      </w:r>
      <w:proofErr w:type="gramStart"/>
      <w:r w:rsidR="00161572" w:rsidRPr="00031A77">
        <w:rPr>
          <w:lang w:val="fr-FR"/>
        </w:rPr>
        <w:t>CERES:</w:t>
      </w:r>
      <w:proofErr w:type="gramEnd"/>
      <w:r w:rsidRPr="00031A77">
        <w:rPr>
          <w:lang w:val="fr-FR"/>
        </w:rPr>
        <w:t xml:space="preserve"> l’éducation bienveillante, le respect de l’enfant, et sa place dans la famille et la société.</w:t>
      </w:r>
    </w:p>
    <w:p w14:paraId="0EA6BB28" w14:textId="512783A1" w:rsidR="00A81020" w:rsidRDefault="00161572" w:rsidP="0086761B">
      <w:pPr>
        <w:pStyle w:val="Titre3"/>
      </w:pPr>
      <w:bookmarkStart w:id="176" w:name="_Toc223448127"/>
      <w:r>
        <w:t>ORGANISATION:</w:t>
      </w:r>
      <w:bookmarkEnd w:id="176"/>
    </w:p>
    <w:p w14:paraId="2D66A8BA" w14:textId="77777777" w:rsidR="00A81020" w:rsidRPr="00031A77" w:rsidRDefault="00000000">
      <w:pPr>
        <w:pStyle w:val="CERESBody"/>
        <w:numPr>
          <w:ilvl w:val="0"/>
          <w:numId w:val="26"/>
        </w:numPr>
        <w:spacing w:after="80"/>
        <w:rPr>
          <w:b/>
          <w:bCs/>
          <w:lang w:val="fr-FR"/>
        </w:rPr>
      </w:pPr>
      <w:r w:rsidRPr="00031A77">
        <w:rPr>
          <w:b/>
          <w:bCs/>
          <w:lang w:val="fr-FR"/>
        </w:rPr>
        <w:t>La période et le lieu et la fréquence</w:t>
      </w:r>
    </w:p>
    <w:p w14:paraId="5663AE14" w14:textId="1F4DA1AB" w:rsidR="00A81020" w:rsidRPr="00BA404C" w:rsidRDefault="00000000">
      <w:pPr>
        <w:pStyle w:val="CERESBody"/>
        <w:numPr>
          <w:ilvl w:val="0"/>
          <w:numId w:val="27"/>
        </w:numPr>
        <w:spacing w:after="80"/>
        <w:rPr>
          <w:b/>
          <w:bCs/>
        </w:rPr>
      </w:pPr>
      <w:r w:rsidRPr="00BA404C">
        <w:rPr>
          <w:b/>
          <w:bCs/>
        </w:rPr>
        <w:t xml:space="preserve">Fixation des </w:t>
      </w:r>
      <w:r w:rsidR="00BA404C" w:rsidRPr="00BA404C">
        <w:rPr>
          <w:b/>
          <w:bCs/>
        </w:rPr>
        <w:t>dates:</w:t>
      </w:r>
    </w:p>
    <w:p w14:paraId="491A0C2F" w14:textId="77777777" w:rsidR="00A81020" w:rsidRPr="00031A77" w:rsidRDefault="00000000">
      <w:pPr>
        <w:pStyle w:val="CERESBody"/>
        <w:spacing w:after="80"/>
        <w:rPr>
          <w:lang w:val="fr-FR"/>
        </w:rPr>
      </w:pPr>
      <w:r w:rsidRPr="00031A77">
        <w:rPr>
          <w:lang w:val="fr-FR"/>
        </w:rPr>
        <w:t>Les dates des Écoles des Parents sont fixées par les responsables des parcours (</w:t>
      </w:r>
      <w:r w:rsidRPr="00031A77">
        <w:rPr>
          <w:b/>
          <w:bCs/>
          <w:lang w:val="fr-FR"/>
        </w:rPr>
        <w:t>PAR</w:t>
      </w:r>
      <w:r w:rsidRPr="00031A77">
        <w:rPr>
          <w:lang w:val="fr-FR"/>
        </w:rPr>
        <w:t xml:space="preserve"> et </w:t>
      </w:r>
      <w:r w:rsidRPr="00031A77">
        <w:rPr>
          <w:b/>
          <w:bCs/>
          <w:lang w:val="fr-FR"/>
        </w:rPr>
        <w:t>PEX</w:t>
      </w:r>
      <w:r w:rsidRPr="00031A77">
        <w:rPr>
          <w:lang w:val="fr-FR"/>
        </w:rPr>
        <w:t>) au début de l’année scolaire, en septembre, puis intégrées dans le planning annuel de chaque service.</w:t>
      </w:r>
    </w:p>
    <w:p w14:paraId="07523587" w14:textId="20E11954" w:rsidR="00A81020" w:rsidRPr="00346F64" w:rsidRDefault="00346F64">
      <w:pPr>
        <w:pStyle w:val="CERESBody"/>
        <w:numPr>
          <w:ilvl w:val="0"/>
          <w:numId w:val="27"/>
        </w:numPr>
        <w:spacing w:after="80"/>
        <w:rPr>
          <w:b/>
          <w:bCs/>
        </w:rPr>
      </w:pPr>
      <w:proofErr w:type="spellStart"/>
      <w:r w:rsidRPr="00346F64">
        <w:rPr>
          <w:b/>
          <w:bCs/>
        </w:rPr>
        <w:t>Horaires</w:t>
      </w:r>
      <w:proofErr w:type="spellEnd"/>
      <w:r w:rsidRPr="00346F64">
        <w:rPr>
          <w:b/>
          <w:bCs/>
        </w:rPr>
        <w:t>:</w:t>
      </w:r>
    </w:p>
    <w:p w14:paraId="77DC3656" w14:textId="77777777" w:rsidR="00A81020" w:rsidRPr="00031A77" w:rsidRDefault="00000000">
      <w:pPr>
        <w:pStyle w:val="CERESBody"/>
        <w:spacing w:after="80"/>
        <w:rPr>
          <w:lang w:val="fr-FR"/>
        </w:rPr>
      </w:pPr>
      <w:r w:rsidRPr="00031A77">
        <w:rPr>
          <w:lang w:val="fr-FR"/>
        </w:rPr>
        <w:t xml:space="preserve">Les Écoles des Parents ont lieu les vendredis, </w:t>
      </w:r>
      <w:r w:rsidRPr="00031A77">
        <w:rPr>
          <w:b/>
          <w:bCs/>
          <w:lang w:val="fr-FR"/>
        </w:rPr>
        <w:t>de 8h30 à 11h30 au maximum</w:t>
      </w:r>
      <w:r w:rsidRPr="00031A77">
        <w:rPr>
          <w:lang w:val="fr-FR"/>
        </w:rPr>
        <w:t>.</w:t>
      </w:r>
    </w:p>
    <w:p w14:paraId="561D6738" w14:textId="5D5591D4" w:rsidR="00A81020" w:rsidRPr="00346F64" w:rsidRDefault="00346F64">
      <w:pPr>
        <w:pStyle w:val="CERESBody"/>
        <w:numPr>
          <w:ilvl w:val="0"/>
          <w:numId w:val="27"/>
        </w:numPr>
        <w:spacing w:after="80"/>
        <w:rPr>
          <w:b/>
          <w:bCs/>
        </w:rPr>
      </w:pPr>
      <w:proofErr w:type="spellStart"/>
      <w:r w:rsidRPr="00346F64">
        <w:rPr>
          <w:b/>
          <w:bCs/>
        </w:rPr>
        <w:lastRenderedPageBreak/>
        <w:t>Fréquence</w:t>
      </w:r>
      <w:proofErr w:type="spellEnd"/>
      <w:r w:rsidRPr="00346F64">
        <w:rPr>
          <w:b/>
          <w:bCs/>
        </w:rPr>
        <w:t>:</w:t>
      </w:r>
    </w:p>
    <w:p w14:paraId="410DB16D" w14:textId="3B5A368A" w:rsidR="00A81020" w:rsidRPr="00031A77" w:rsidRDefault="00000000">
      <w:pPr>
        <w:pStyle w:val="CERESBody"/>
        <w:numPr>
          <w:ilvl w:val="0"/>
          <w:numId w:val="27"/>
        </w:numPr>
        <w:spacing w:after="80"/>
        <w:rPr>
          <w:lang w:val="fr-FR"/>
        </w:rPr>
      </w:pPr>
      <w:r w:rsidRPr="00031A77">
        <w:rPr>
          <w:lang w:val="fr-FR"/>
        </w:rPr>
        <w:t xml:space="preserve">Pour le Parcours Réussite, il y </w:t>
      </w:r>
      <w:r w:rsidR="006C3E74" w:rsidRPr="00031A77">
        <w:rPr>
          <w:lang w:val="fr-FR"/>
        </w:rPr>
        <w:t>a 3 sessions</w:t>
      </w:r>
      <w:r w:rsidRPr="00031A77">
        <w:rPr>
          <w:lang w:val="fr-FR"/>
        </w:rPr>
        <w:t xml:space="preserve"> par an et par centre, ce qui représente un total de </w:t>
      </w:r>
      <w:r w:rsidRPr="00031A77">
        <w:rPr>
          <w:b/>
          <w:bCs/>
          <w:lang w:val="fr-FR"/>
        </w:rPr>
        <w:t>15 sessions</w:t>
      </w:r>
      <w:r w:rsidRPr="00031A77">
        <w:rPr>
          <w:lang w:val="fr-FR"/>
        </w:rPr>
        <w:t xml:space="preserve"> sur l’année.</w:t>
      </w:r>
    </w:p>
    <w:p w14:paraId="455C7385" w14:textId="77777777" w:rsidR="00A81020" w:rsidRPr="00031A77" w:rsidRDefault="00000000">
      <w:pPr>
        <w:pStyle w:val="CERESBody"/>
        <w:numPr>
          <w:ilvl w:val="0"/>
          <w:numId w:val="27"/>
        </w:numPr>
        <w:spacing w:after="80"/>
        <w:rPr>
          <w:lang w:val="fr-FR"/>
        </w:rPr>
      </w:pPr>
      <w:r w:rsidRPr="00031A77">
        <w:rPr>
          <w:lang w:val="fr-FR"/>
        </w:rPr>
        <w:t xml:space="preserve">Pour le Parcours </w:t>
      </w:r>
      <w:r w:rsidRPr="00031A77">
        <w:rPr>
          <w:b/>
          <w:bCs/>
          <w:lang w:val="fr-FR"/>
        </w:rPr>
        <w:t>Excellence</w:t>
      </w:r>
      <w:r w:rsidRPr="00031A77">
        <w:rPr>
          <w:lang w:val="fr-FR"/>
        </w:rPr>
        <w:t xml:space="preserve">, il y a 2 sessions par an et par centre, ce qui représente un total de </w:t>
      </w:r>
      <w:r w:rsidRPr="00031A77">
        <w:rPr>
          <w:b/>
          <w:bCs/>
          <w:lang w:val="fr-FR"/>
        </w:rPr>
        <w:t>10 sessions</w:t>
      </w:r>
      <w:r w:rsidRPr="00031A77">
        <w:rPr>
          <w:lang w:val="fr-FR"/>
        </w:rPr>
        <w:t xml:space="preserve"> sur l’année.</w:t>
      </w:r>
    </w:p>
    <w:p w14:paraId="06C895C1" w14:textId="55B7ACA9" w:rsidR="00A81020" w:rsidRPr="00284AB3" w:rsidRDefault="00284AB3">
      <w:pPr>
        <w:pStyle w:val="CERESBody"/>
        <w:numPr>
          <w:ilvl w:val="0"/>
          <w:numId w:val="27"/>
        </w:numPr>
        <w:spacing w:after="80"/>
        <w:rPr>
          <w:b/>
          <w:bCs/>
        </w:rPr>
      </w:pPr>
      <w:r w:rsidRPr="00284AB3">
        <w:rPr>
          <w:b/>
          <w:bCs/>
        </w:rPr>
        <w:t>Lieux:</w:t>
      </w:r>
    </w:p>
    <w:p w14:paraId="3A09E1A9" w14:textId="2C5CC0D9" w:rsidR="00A81020" w:rsidRPr="00031A77" w:rsidRDefault="00000000" w:rsidP="00A3759A">
      <w:pPr>
        <w:pStyle w:val="CERESBody"/>
        <w:spacing w:after="80"/>
        <w:rPr>
          <w:lang w:val="fr-FR"/>
        </w:rPr>
      </w:pPr>
      <w:r w:rsidRPr="00031A77">
        <w:rPr>
          <w:lang w:val="fr-FR"/>
        </w:rPr>
        <w:t xml:space="preserve">Les Écoles des Parents se déroulent dans les locaux de chaque </w:t>
      </w:r>
      <w:r w:rsidRPr="00031A77">
        <w:rPr>
          <w:b/>
          <w:bCs/>
          <w:lang w:val="fr-FR"/>
        </w:rPr>
        <w:t>Internat de la Réussite</w:t>
      </w:r>
      <w:r w:rsidRPr="00031A77">
        <w:rPr>
          <w:lang w:val="fr-FR"/>
        </w:rPr>
        <w:t xml:space="preserve"> (ADV, ALK, AKI, ISO et NDT) pour les deux parcours, </w:t>
      </w:r>
      <w:r w:rsidRPr="00031A77">
        <w:rPr>
          <w:b/>
          <w:bCs/>
          <w:lang w:val="fr-FR"/>
        </w:rPr>
        <w:t>PAR</w:t>
      </w:r>
      <w:r w:rsidRPr="00031A77">
        <w:rPr>
          <w:lang w:val="fr-FR"/>
        </w:rPr>
        <w:t xml:space="preserve"> et </w:t>
      </w:r>
      <w:r w:rsidRPr="00031A77">
        <w:rPr>
          <w:b/>
          <w:bCs/>
          <w:lang w:val="fr-FR"/>
        </w:rPr>
        <w:t>PEX</w:t>
      </w:r>
      <w:r w:rsidRPr="00031A77">
        <w:rPr>
          <w:lang w:val="fr-FR"/>
        </w:rPr>
        <w:t>.</w:t>
      </w:r>
    </w:p>
    <w:p w14:paraId="2822D93A" w14:textId="77777777" w:rsidR="00A81020" w:rsidRDefault="00000000">
      <w:pPr>
        <w:pStyle w:val="CERESBody"/>
        <w:numPr>
          <w:ilvl w:val="0"/>
          <w:numId w:val="26"/>
        </w:numPr>
        <w:spacing w:after="80"/>
      </w:pPr>
      <w:proofErr w:type="spellStart"/>
      <w:r>
        <w:t>Déroulement</w:t>
      </w:r>
      <w:proofErr w:type="spellEnd"/>
    </w:p>
    <w:p w14:paraId="67C0E607" w14:textId="77777777" w:rsidR="006C3E74" w:rsidRDefault="00000000">
      <w:pPr>
        <w:pStyle w:val="CERESBody"/>
        <w:spacing w:after="80"/>
        <w:rPr>
          <w:b/>
          <w:bCs/>
        </w:rPr>
      </w:pPr>
      <w:proofErr w:type="spellStart"/>
      <w:r w:rsidRPr="00463BDB">
        <w:rPr>
          <w:b/>
          <w:bCs/>
        </w:rPr>
        <w:t>Rôle</w:t>
      </w:r>
      <w:proofErr w:type="spellEnd"/>
      <w:r w:rsidRPr="00463BDB">
        <w:rPr>
          <w:b/>
          <w:bCs/>
        </w:rPr>
        <w:t xml:space="preserve"> de l’équipe </w:t>
      </w:r>
      <w:r w:rsidR="00463BDB" w:rsidRPr="00463BDB">
        <w:rPr>
          <w:b/>
          <w:bCs/>
        </w:rPr>
        <w:t>DVP:</w:t>
      </w:r>
    </w:p>
    <w:p w14:paraId="5BF44ED3" w14:textId="6E457FFE" w:rsidR="00A81020" w:rsidRPr="00031A77" w:rsidRDefault="00000000" w:rsidP="006C3E74">
      <w:pPr>
        <w:pStyle w:val="CERESBody"/>
        <w:spacing w:after="80"/>
        <w:jc w:val="both"/>
        <w:rPr>
          <w:lang w:val="fr-FR"/>
        </w:rPr>
      </w:pPr>
      <w:r w:rsidRPr="00031A77">
        <w:rPr>
          <w:lang w:val="fr-FR"/>
        </w:rPr>
        <w:t xml:space="preserve">L’équipe DVP est responsable de l’organisation et du bon déroulement de l’École des Parents dans tous les centres. Voici ses missions principales pour la réalisation des </w:t>
      </w:r>
      <w:proofErr w:type="gramStart"/>
      <w:r w:rsidR="006C3E74" w:rsidRPr="00031A77">
        <w:rPr>
          <w:lang w:val="fr-FR"/>
        </w:rPr>
        <w:t>sessions:</w:t>
      </w:r>
      <w:proofErr w:type="gramEnd"/>
    </w:p>
    <w:p w14:paraId="4680DCCD" w14:textId="6888076F" w:rsidR="00A81020" w:rsidRPr="00031A77" w:rsidRDefault="00000000">
      <w:pPr>
        <w:pStyle w:val="CERESTitle2"/>
        <w:spacing w:before="240" w:after="80"/>
        <w:rPr>
          <w:lang w:val="fr-FR"/>
        </w:rPr>
      </w:pPr>
      <w:r w:rsidRPr="00031A77">
        <w:rPr>
          <w:lang w:val="fr-FR"/>
        </w:rPr>
        <w:t xml:space="preserve">1. Conception des termes de référence ou du cahier des </w:t>
      </w:r>
      <w:proofErr w:type="gramStart"/>
      <w:r w:rsidR="009D35BE" w:rsidRPr="00031A77">
        <w:rPr>
          <w:lang w:val="fr-FR"/>
        </w:rPr>
        <w:t>charges:</w:t>
      </w:r>
      <w:proofErr w:type="gramEnd"/>
    </w:p>
    <w:p w14:paraId="58A390BE" w14:textId="669BDB44" w:rsidR="00A81020" w:rsidRPr="00031A77" w:rsidRDefault="00000000">
      <w:pPr>
        <w:pStyle w:val="CERESBody"/>
        <w:spacing w:after="80"/>
        <w:rPr>
          <w:lang w:val="fr-FR"/>
        </w:rPr>
      </w:pPr>
      <w:r w:rsidRPr="00031A77">
        <w:rPr>
          <w:lang w:val="fr-FR"/>
        </w:rPr>
        <w:t xml:space="preserve">Un document détaillant toutes les conditions nécessaires à la session, </w:t>
      </w:r>
      <w:proofErr w:type="gramStart"/>
      <w:r w:rsidR="009D35BE" w:rsidRPr="00031A77">
        <w:rPr>
          <w:lang w:val="fr-FR"/>
        </w:rPr>
        <w:t>incluant:</w:t>
      </w:r>
      <w:proofErr w:type="gramEnd"/>
    </w:p>
    <w:p w14:paraId="15F4B4EC" w14:textId="5AE6E401" w:rsidR="00A81020" w:rsidRPr="00031A77" w:rsidRDefault="00463BDB">
      <w:pPr>
        <w:pStyle w:val="CERESBody"/>
        <w:numPr>
          <w:ilvl w:val="0"/>
          <w:numId w:val="28"/>
        </w:numPr>
        <w:spacing w:after="80"/>
        <w:jc w:val="both"/>
        <w:rPr>
          <w:lang w:val="fr-FR"/>
        </w:rPr>
      </w:pPr>
      <w:proofErr w:type="gramStart"/>
      <w:r w:rsidRPr="00031A77">
        <w:rPr>
          <w:b/>
          <w:bCs/>
          <w:lang w:val="fr-FR"/>
        </w:rPr>
        <w:t>Contexte</w:t>
      </w:r>
      <w:r w:rsidRPr="00031A77">
        <w:rPr>
          <w:lang w:val="fr-FR"/>
        </w:rPr>
        <w:t>:</w:t>
      </w:r>
      <w:proofErr w:type="gramEnd"/>
      <w:r w:rsidRPr="00031A77">
        <w:rPr>
          <w:lang w:val="fr-FR"/>
        </w:rPr>
        <w:t xml:space="preserve"> Cadre et enjeux de la session.</w:t>
      </w:r>
    </w:p>
    <w:p w14:paraId="67CD8ACA" w14:textId="507B88C4" w:rsidR="00A81020" w:rsidRPr="00031A77" w:rsidRDefault="00463BDB">
      <w:pPr>
        <w:pStyle w:val="CERESBody"/>
        <w:numPr>
          <w:ilvl w:val="0"/>
          <w:numId w:val="28"/>
        </w:numPr>
        <w:spacing w:after="80"/>
        <w:jc w:val="both"/>
        <w:rPr>
          <w:lang w:val="fr-FR"/>
        </w:rPr>
      </w:pPr>
      <w:proofErr w:type="gramStart"/>
      <w:r w:rsidRPr="00031A77">
        <w:rPr>
          <w:b/>
          <w:bCs/>
          <w:lang w:val="fr-FR"/>
        </w:rPr>
        <w:t>Objectif:</w:t>
      </w:r>
      <w:proofErr w:type="gramEnd"/>
      <w:r w:rsidRPr="00031A77">
        <w:rPr>
          <w:lang w:val="fr-FR"/>
        </w:rPr>
        <w:t xml:space="preserve"> Objectifs spécifiques de la session.</w:t>
      </w:r>
    </w:p>
    <w:p w14:paraId="5352450B" w14:textId="1B88A5ED" w:rsidR="00A81020" w:rsidRPr="00031A77" w:rsidRDefault="00000000">
      <w:pPr>
        <w:pStyle w:val="CERESBody"/>
        <w:numPr>
          <w:ilvl w:val="0"/>
          <w:numId w:val="28"/>
        </w:numPr>
        <w:spacing w:after="80"/>
        <w:jc w:val="both"/>
        <w:rPr>
          <w:lang w:val="fr-FR"/>
        </w:rPr>
      </w:pPr>
      <w:r w:rsidRPr="00031A77">
        <w:rPr>
          <w:b/>
          <w:bCs/>
          <w:lang w:val="fr-FR"/>
        </w:rPr>
        <w:t xml:space="preserve">Objet et prestation </w:t>
      </w:r>
      <w:proofErr w:type="gramStart"/>
      <w:r w:rsidR="00463BDB" w:rsidRPr="00031A77">
        <w:rPr>
          <w:b/>
          <w:bCs/>
          <w:lang w:val="fr-FR"/>
        </w:rPr>
        <w:t>demandée:</w:t>
      </w:r>
      <w:proofErr w:type="gramEnd"/>
      <w:r w:rsidRPr="00031A77">
        <w:rPr>
          <w:lang w:val="fr-FR"/>
        </w:rPr>
        <w:t xml:space="preserve"> Description des activités et des attentes.</w:t>
      </w:r>
    </w:p>
    <w:p w14:paraId="162F92C9" w14:textId="177D1DBF" w:rsidR="00A81020" w:rsidRPr="00031A77" w:rsidRDefault="00000000">
      <w:pPr>
        <w:pStyle w:val="CERESBody"/>
        <w:numPr>
          <w:ilvl w:val="0"/>
          <w:numId w:val="28"/>
        </w:numPr>
        <w:spacing w:after="80"/>
        <w:jc w:val="both"/>
        <w:rPr>
          <w:lang w:val="fr-FR"/>
        </w:rPr>
      </w:pPr>
      <w:r w:rsidRPr="00031A77">
        <w:rPr>
          <w:b/>
          <w:bCs/>
          <w:lang w:val="fr-FR"/>
        </w:rPr>
        <w:t xml:space="preserve">Dates, durée et </w:t>
      </w:r>
      <w:proofErr w:type="gramStart"/>
      <w:r w:rsidR="00463BDB" w:rsidRPr="00031A77">
        <w:rPr>
          <w:b/>
          <w:bCs/>
          <w:lang w:val="fr-FR"/>
        </w:rPr>
        <w:t>rémunération</w:t>
      </w:r>
      <w:r w:rsidR="00463BDB" w:rsidRPr="00031A77">
        <w:rPr>
          <w:lang w:val="fr-FR"/>
        </w:rPr>
        <w:t>:</w:t>
      </w:r>
      <w:proofErr w:type="gramEnd"/>
      <w:r w:rsidRPr="00031A77">
        <w:rPr>
          <w:lang w:val="fr-FR"/>
        </w:rPr>
        <w:t xml:space="preserve"> Détails pratiques et financiers.</w:t>
      </w:r>
    </w:p>
    <w:p w14:paraId="3A1EF00D" w14:textId="105A43EE" w:rsidR="00A81020" w:rsidRPr="00031A77" w:rsidRDefault="00000000">
      <w:pPr>
        <w:pStyle w:val="CERESBody"/>
        <w:numPr>
          <w:ilvl w:val="0"/>
          <w:numId w:val="28"/>
        </w:numPr>
        <w:spacing w:after="80"/>
        <w:jc w:val="both"/>
        <w:rPr>
          <w:lang w:val="fr-FR"/>
        </w:rPr>
      </w:pPr>
      <w:r w:rsidRPr="00031A77">
        <w:rPr>
          <w:b/>
          <w:bCs/>
          <w:lang w:val="fr-FR"/>
        </w:rPr>
        <w:t xml:space="preserve">Conditions de </w:t>
      </w:r>
      <w:proofErr w:type="gramStart"/>
      <w:r w:rsidR="00463BDB" w:rsidRPr="00031A77">
        <w:rPr>
          <w:b/>
          <w:bCs/>
          <w:lang w:val="fr-FR"/>
        </w:rPr>
        <w:t>déplacement:</w:t>
      </w:r>
      <w:proofErr w:type="gramEnd"/>
      <w:r w:rsidRPr="00031A77">
        <w:rPr>
          <w:lang w:val="fr-FR"/>
        </w:rPr>
        <w:t xml:space="preserve"> Modalités pour les intervenants externes.</w:t>
      </w:r>
    </w:p>
    <w:p w14:paraId="4FEC040E" w14:textId="2EF78D52" w:rsidR="00A81020" w:rsidRPr="00031A77" w:rsidRDefault="00000000">
      <w:pPr>
        <w:pStyle w:val="CERESBody"/>
        <w:numPr>
          <w:ilvl w:val="0"/>
          <w:numId w:val="28"/>
        </w:numPr>
        <w:spacing w:after="80"/>
        <w:jc w:val="both"/>
        <w:rPr>
          <w:lang w:val="fr-FR"/>
        </w:rPr>
      </w:pPr>
      <w:r w:rsidRPr="00031A77">
        <w:rPr>
          <w:b/>
          <w:bCs/>
          <w:lang w:val="fr-FR"/>
        </w:rPr>
        <w:t xml:space="preserve">Résultats </w:t>
      </w:r>
      <w:proofErr w:type="gramStart"/>
      <w:r w:rsidR="00463BDB" w:rsidRPr="00031A77">
        <w:rPr>
          <w:b/>
          <w:bCs/>
          <w:lang w:val="fr-FR"/>
        </w:rPr>
        <w:t>attendus</w:t>
      </w:r>
      <w:r w:rsidR="00463BDB" w:rsidRPr="00031A77">
        <w:rPr>
          <w:lang w:val="fr-FR"/>
        </w:rPr>
        <w:t>:</w:t>
      </w:r>
      <w:proofErr w:type="gramEnd"/>
      <w:r w:rsidRPr="00031A77">
        <w:rPr>
          <w:lang w:val="fr-FR"/>
        </w:rPr>
        <w:t xml:space="preserve"> Impacts visés pour les participants.</w:t>
      </w:r>
    </w:p>
    <w:p w14:paraId="2C64650E" w14:textId="5EA5E6AA" w:rsidR="00A81020" w:rsidRPr="00031A77" w:rsidRDefault="00000000">
      <w:pPr>
        <w:pStyle w:val="CERESBody"/>
        <w:numPr>
          <w:ilvl w:val="0"/>
          <w:numId w:val="28"/>
        </w:numPr>
        <w:spacing w:after="80"/>
        <w:rPr>
          <w:lang w:val="fr-FR"/>
        </w:rPr>
      </w:pPr>
      <w:r w:rsidRPr="00031A77">
        <w:rPr>
          <w:b/>
          <w:bCs/>
          <w:lang w:val="fr-FR"/>
        </w:rPr>
        <w:t xml:space="preserve">Engagement pour la protection contre les </w:t>
      </w:r>
      <w:proofErr w:type="gramStart"/>
      <w:r w:rsidR="00463BDB" w:rsidRPr="00031A77">
        <w:rPr>
          <w:b/>
          <w:bCs/>
          <w:lang w:val="fr-FR"/>
        </w:rPr>
        <w:t>abus</w:t>
      </w:r>
      <w:r w:rsidR="00463BDB" w:rsidRPr="00031A77">
        <w:rPr>
          <w:lang w:val="fr-FR"/>
        </w:rPr>
        <w:t>:</w:t>
      </w:r>
      <w:proofErr w:type="gramEnd"/>
      <w:r w:rsidRPr="00031A77">
        <w:rPr>
          <w:lang w:val="fr-FR"/>
        </w:rPr>
        <w:t xml:space="preserve"> Mesures de sécurité et de respect.</w:t>
      </w:r>
    </w:p>
    <w:p w14:paraId="22858701" w14:textId="5EAB8E65" w:rsidR="00A81020" w:rsidRPr="00031A77" w:rsidRDefault="00000000" w:rsidP="00E5741E">
      <w:pPr>
        <w:pStyle w:val="CERESBody"/>
        <w:spacing w:after="80"/>
        <w:jc w:val="both"/>
        <w:rPr>
          <w:b/>
          <w:bCs/>
          <w:lang w:val="fr-FR"/>
        </w:rPr>
      </w:pPr>
      <w:r w:rsidRPr="00031A77">
        <w:rPr>
          <w:b/>
          <w:bCs/>
          <w:lang w:val="fr-FR"/>
        </w:rPr>
        <w:t xml:space="preserve">Deux cas de figure sont </w:t>
      </w:r>
      <w:proofErr w:type="gramStart"/>
      <w:r w:rsidR="00152DD5" w:rsidRPr="00031A77">
        <w:rPr>
          <w:b/>
          <w:bCs/>
          <w:lang w:val="fr-FR"/>
        </w:rPr>
        <w:t>possibles:</w:t>
      </w:r>
      <w:proofErr w:type="gramEnd"/>
    </w:p>
    <w:p w14:paraId="7798FEB0" w14:textId="2350E5C6" w:rsidR="00A81020" w:rsidRPr="00031A77" w:rsidRDefault="00000000">
      <w:pPr>
        <w:pStyle w:val="CERESBody"/>
        <w:spacing w:after="80"/>
        <w:rPr>
          <w:lang w:val="fr-FR"/>
        </w:rPr>
      </w:pPr>
      <w:r w:rsidRPr="00031A77">
        <w:rPr>
          <w:b/>
          <w:bCs/>
          <w:lang w:val="fr-FR"/>
        </w:rPr>
        <w:t xml:space="preserve">Cas </w:t>
      </w:r>
      <w:proofErr w:type="gramStart"/>
      <w:r w:rsidR="001140AB" w:rsidRPr="00031A77">
        <w:rPr>
          <w:b/>
          <w:bCs/>
          <w:lang w:val="fr-FR"/>
        </w:rPr>
        <w:t>1:</w:t>
      </w:r>
      <w:proofErr w:type="gramEnd"/>
      <w:r w:rsidRPr="00031A77">
        <w:rPr>
          <w:lang w:val="fr-FR"/>
        </w:rPr>
        <w:t xml:space="preserve"> L’équipe DVP recherche des </w:t>
      </w:r>
      <w:r w:rsidRPr="00031A77">
        <w:rPr>
          <w:b/>
          <w:bCs/>
          <w:lang w:val="fr-FR"/>
        </w:rPr>
        <w:t>personnes ressources</w:t>
      </w:r>
      <w:r w:rsidRPr="00031A77">
        <w:rPr>
          <w:lang w:val="fr-FR"/>
        </w:rPr>
        <w:t xml:space="preserve"> externes maîtrisant la thématique à aborder.</w:t>
      </w:r>
    </w:p>
    <w:p w14:paraId="436F9129" w14:textId="77777777" w:rsidR="00A81020" w:rsidRPr="00031A77" w:rsidRDefault="00000000">
      <w:pPr>
        <w:pStyle w:val="CERESBody"/>
        <w:numPr>
          <w:ilvl w:val="0"/>
          <w:numId w:val="29"/>
        </w:numPr>
        <w:spacing w:after="80"/>
        <w:jc w:val="both"/>
        <w:rPr>
          <w:lang w:val="fr-FR"/>
        </w:rPr>
      </w:pPr>
      <w:r w:rsidRPr="00031A77">
        <w:rPr>
          <w:lang w:val="fr-FR"/>
        </w:rPr>
        <w:t>Elle récupère la fiche descriptive ou le support PowerPoint de l’intervenant.</w:t>
      </w:r>
    </w:p>
    <w:p w14:paraId="2A20A90A" w14:textId="77777777" w:rsidR="00A81020" w:rsidRPr="00031A77" w:rsidRDefault="00000000">
      <w:pPr>
        <w:pStyle w:val="CERESBody"/>
        <w:numPr>
          <w:ilvl w:val="0"/>
          <w:numId w:val="29"/>
        </w:numPr>
        <w:spacing w:after="80"/>
        <w:jc w:val="both"/>
        <w:rPr>
          <w:lang w:val="fr-FR"/>
        </w:rPr>
      </w:pPr>
      <w:r w:rsidRPr="00031A77">
        <w:rPr>
          <w:lang w:val="fr-FR"/>
        </w:rPr>
        <w:t xml:space="preserve">Elle assure le rôle de </w:t>
      </w:r>
      <w:r w:rsidRPr="00031A77">
        <w:rPr>
          <w:b/>
          <w:bCs/>
          <w:lang w:val="fr-FR"/>
        </w:rPr>
        <w:t>facilitatrice</w:t>
      </w:r>
      <w:r w:rsidRPr="00031A77">
        <w:rPr>
          <w:lang w:val="fr-FR"/>
        </w:rPr>
        <w:t xml:space="preserve"> pendant la session.</w:t>
      </w:r>
    </w:p>
    <w:p w14:paraId="4201A1A0" w14:textId="77777777" w:rsidR="00A81020" w:rsidRPr="00031A77" w:rsidRDefault="00000000">
      <w:pPr>
        <w:pStyle w:val="CERESBody"/>
        <w:numPr>
          <w:ilvl w:val="0"/>
          <w:numId w:val="29"/>
        </w:numPr>
        <w:spacing w:after="80"/>
        <w:jc w:val="both"/>
        <w:rPr>
          <w:lang w:val="fr-FR"/>
        </w:rPr>
      </w:pPr>
      <w:r w:rsidRPr="00031A77">
        <w:rPr>
          <w:lang w:val="fr-FR"/>
        </w:rPr>
        <w:t xml:space="preserve">Elle rédige le </w:t>
      </w:r>
      <w:r w:rsidRPr="00031A77">
        <w:rPr>
          <w:b/>
          <w:bCs/>
          <w:lang w:val="fr-FR"/>
        </w:rPr>
        <w:t>compte rendu</w:t>
      </w:r>
      <w:r w:rsidRPr="00031A77">
        <w:rPr>
          <w:lang w:val="fr-FR"/>
        </w:rPr>
        <w:t xml:space="preserve"> de la session.</w:t>
      </w:r>
    </w:p>
    <w:p w14:paraId="53A24B6B" w14:textId="229E2754" w:rsidR="00A81020" w:rsidRPr="00031A77" w:rsidRDefault="00000000" w:rsidP="00E5741E">
      <w:pPr>
        <w:pStyle w:val="CERESBody"/>
        <w:spacing w:after="80"/>
        <w:jc w:val="both"/>
        <w:rPr>
          <w:lang w:val="fr-FR"/>
        </w:rPr>
      </w:pPr>
      <w:r w:rsidRPr="00031A77">
        <w:rPr>
          <w:b/>
          <w:bCs/>
          <w:lang w:val="fr-FR"/>
        </w:rPr>
        <w:t xml:space="preserve">Cas </w:t>
      </w:r>
      <w:proofErr w:type="gramStart"/>
      <w:r w:rsidR="001140AB" w:rsidRPr="00031A77">
        <w:rPr>
          <w:b/>
          <w:bCs/>
          <w:lang w:val="fr-FR"/>
        </w:rPr>
        <w:t>2:</w:t>
      </w:r>
      <w:proofErr w:type="gramEnd"/>
      <w:r w:rsidRPr="00031A77">
        <w:rPr>
          <w:lang w:val="fr-FR"/>
        </w:rPr>
        <w:t xml:space="preserve"> L’équipe DVP anime elle-même la session si la thématique relève de ses compétences (par </w:t>
      </w:r>
      <w:proofErr w:type="gramStart"/>
      <w:r w:rsidR="001140AB" w:rsidRPr="00031A77">
        <w:rPr>
          <w:lang w:val="fr-FR"/>
        </w:rPr>
        <w:t>exemple:</w:t>
      </w:r>
      <w:proofErr w:type="gramEnd"/>
      <w:r w:rsidRPr="00031A77">
        <w:rPr>
          <w:lang w:val="fr-FR"/>
        </w:rPr>
        <w:t xml:space="preserve"> éducation affective et sexuelle, communication non violente, relation parents-enfants).</w:t>
      </w:r>
    </w:p>
    <w:p w14:paraId="14342EFA" w14:textId="77777777" w:rsidR="00A81020" w:rsidRPr="00031A77" w:rsidRDefault="00000000">
      <w:pPr>
        <w:pStyle w:val="CERESBody"/>
        <w:numPr>
          <w:ilvl w:val="0"/>
          <w:numId w:val="30"/>
        </w:numPr>
        <w:spacing w:after="80"/>
        <w:jc w:val="both"/>
        <w:rPr>
          <w:lang w:val="fr-FR"/>
        </w:rPr>
      </w:pPr>
      <w:r w:rsidRPr="00031A77">
        <w:rPr>
          <w:lang w:val="fr-FR"/>
        </w:rPr>
        <w:t xml:space="preserve">Elle élabore un </w:t>
      </w:r>
      <w:r w:rsidRPr="00031A77">
        <w:rPr>
          <w:b/>
          <w:bCs/>
          <w:lang w:val="fr-FR"/>
        </w:rPr>
        <w:t>cahier des charges</w:t>
      </w:r>
      <w:r w:rsidRPr="00031A77">
        <w:rPr>
          <w:lang w:val="fr-FR"/>
        </w:rPr>
        <w:t xml:space="preserve"> pour la session.</w:t>
      </w:r>
    </w:p>
    <w:p w14:paraId="30FADDE6" w14:textId="77777777" w:rsidR="00A81020" w:rsidRPr="00031A77" w:rsidRDefault="00000000">
      <w:pPr>
        <w:pStyle w:val="CERESBody"/>
        <w:numPr>
          <w:ilvl w:val="0"/>
          <w:numId w:val="30"/>
        </w:numPr>
        <w:spacing w:after="80"/>
        <w:jc w:val="both"/>
        <w:rPr>
          <w:lang w:val="fr-FR"/>
        </w:rPr>
      </w:pPr>
      <w:r w:rsidRPr="00031A77">
        <w:rPr>
          <w:lang w:val="fr-FR"/>
        </w:rPr>
        <w:t>Elle collabore étroitement avec les éducateurs sur place pour rédiger le compte rendu et, si nécessaire assurer un rôle de facilitateur.</w:t>
      </w:r>
    </w:p>
    <w:p w14:paraId="231F996C" w14:textId="77777777" w:rsidR="00A81020" w:rsidRPr="00031A77" w:rsidRDefault="00000000" w:rsidP="00E5741E">
      <w:pPr>
        <w:pStyle w:val="CERESBody"/>
        <w:spacing w:after="80"/>
        <w:jc w:val="both"/>
        <w:rPr>
          <w:lang w:val="fr-FR"/>
        </w:rPr>
      </w:pPr>
      <w:r w:rsidRPr="00031A77">
        <w:rPr>
          <w:lang w:val="fr-FR"/>
        </w:rPr>
        <w:t xml:space="preserve">Dans les deux cas, l’équipe DVP prépare tout le </w:t>
      </w:r>
      <w:r w:rsidRPr="00031A77">
        <w:rPr>
          <w:b/>
          <w:bCs/>
          <w:lang w:val="fr-FR"/>
        </w:rPr>
        <w:t>matériel nécessaire</w:t>
      </w:r>
      <w:r w:rsidRPr="00031A77">
        <w:rPr>
          <w:lang w:val="fr-FR"/>
        </w:rPr>
        <w:t xml:space="preserve"> (outils pédagogiques, supports visuels, etc.).</w:t>
      </w:r>
    </w:p>
    <w:p w14:paraId="0E4D880C" w14:textId="0BACD1AD" w:rsidR="00A81020" w:rsidRPr="00031A77" w:rsidRDefault="00000000">
      <w:pPr>
        <w:pStyle w:val="CERESTitle2"/>
        <w:spacing w:before="240" w:after="80"/>
        <w:rPr>
          <w:lang w:val="fr-FR"/>
        </w:rPr>
      </w:pPr>
      <w:r w:rsidRPr="00031A77">
        <w:rPr>
          <w:lang w:val="fr-FR"/>
        </w:rPr>
        <w:lastRenderedPageBreak/>
        <w:t xml:space="preserve">2. Diffusion des </w:t>
      </w:r>
      <w:proofErr w:type="gramStart"/>
      <w:r w:rsidR="009D35BE" w:rsidRPr="00031A77">
        <w:rPr>
          <w:lang w:val="fr-FR"/>
        </w:rPr>
        <w:t>annonces:</w:t>
      </w:r>
      <w:proofErr w:type="gramEnd"/>
    </w:p>
    <w:p w14:paraId="4F68F698" w14:textId="77777777" w:rsidR="00A81020" w:rsidRPr="00031A77" w:rsidRDefault="00000000" w:rsidP="009160F9">
      <w:pPr>
        <w:pStyle w:val="CERESBody"/>
        <w:spacing w:after="80"/>
        <w:jc w:val="both"/>
        <w:rPr>
          <w:lang w:val="fr-FR"/>
        </w:rPr>
      </w:pPr>
      <w:r w:rsidRPr="00031A77">
        <w:rPr>
          <w:lang w:val="fr-FR"/>
        </w:rPr>
        <w:t>L’équipe DVP rédige et diffuse les annonces via Radio MAMPITA et Radio TSIRY afin d’informer les parents.</w:t>
      </w:r>
    </w:p>
    <w:p w14:paraId="08C914F1" w14:textId="40FB330F" w:rsidR="00A81020" w:rsidRPr="00031A77" w:rsidRDefault="00000000" w:rsidP="0086761B">
      <w:pPr>
        <w:rPr>
          <w:b/>
          <w:lang w:val="fr-FR"/>
        </w:rPr>
      </w:pPr>
      <w:r w:rsidRPr="00031A77">
        <w:rPr>
          <w:lang w:val="fr-FR"/>
        </w:rPr>
        <w:t xml:space="preserve">4.1.6 </w:t>
      </w:r>
      <w:proofErr w:type="gramStart"/>
      <w:r w:rsidR="006E5329" w:rsidRPr="00031A77">
        <w:rPr>
          <w:lang w:val="fr-FR"/>
        </w:rPr>
        <w:t>Remarques:</w:t>
      </w:r>
      <w:proofErr w:type="gramEnd"/>
    </w:p>
    <w:p w14:paraId="25350E5C" w14:textId="5F376190" w:rsidR="00A81020" w:rsidRPr="00031A77" w:rsidRDefault="00000000" w:rsidP="009160F9">
      <w:pPr>
        <w:pStyle w:val="CERESBody"/>
        <w:spacing w:after="80"/>
        <w:jc w:val="both"/>
        <w:rPr>
          <w:lang w:val="fr-FR"/>
        </w:rPr>
      </w:pPr>
      <w:r w:rsidRPr="00031A77">
        <w:rPr>
          <w:b/>
          <w:lang w:val="fr-FR"/>
        </w:rPr>
        <w:t xml:space="preserve">Coût de </w:t>
      </w:r>
      <w:proofErr w:type="gramStart"/>
      <w:r w:rsidR="006E5329" w:rsidRPr="00031A77">
        <w:rPr>
          <w:b/>
          <w:lang w:val="fr-FR"/>
        </w:rPr>
        <w:t>l’intervention:</w:t>
      </w:r>
      <w:proofErr w:type="gramEnd"/>
      <w:r w:rsidRPr="00031A77">
        <w:rPr>
          <w:lang w:val="fr-FR"/>
        </w:rPr>
        <w:t xml:space="preserve"> 50 000 Ariary (Si intervenant externe)</w:t>
      </w:r>
    </w:p>
    <w:p w14:paraId="7F74AAB9" w14:textId="77777777" w:rsidR="00A81020" w:rsidRPr="00031A77" w:rsidRDefault="00000000" w:rsidP="009160F9">
      <w:pPr>
        <w:pStyle w:val="CERESBody"/>
        <w:spacing w:after="80"/>
        <w:jc w:val="both"/>
        <w:rPr>
          <w:lang w:val="fr-FR"/>
        </w:rPr>
      </w:pPr>
      <w:r w:rsidRPr="00031A77">
        <w:rPr>
          <w:lang w:val="fr-FR"/>
        </w:rPr>
        <w:t>Langue d’animation : Malagasy officiel, et si possible, en dialecte local.</w:t>
      </w:r>
    </w:p>
    <w:p w14:paraId="39C66A1A" w14:textId="1720676C" w:rsidR="00A81020" w:rsidRPr="00031A77" w:rsidRDefault="00000000" w:rsidP="009160F9">
      <w:pPr>
        <w:pStyle w:val="CERESBody"/>
        <w:spacing w:after="80"/>
        <w:jc w:val="both"/>
        <w:rPr>
          <w:b/>
          <w:bCs/>
          <w:lang w:val="fr-FR"/>
        </w:rPr>
      </w:pPr>
      <w:r w:rsidRPr="00031A77">
        <w:rPr>
          <w:b/>
          <w:bCs/>
          <w:lang w:val="fr-FR"/>
        </w:rPr>
        <w:t xml:space="preserve">Goûter et </w:t>
      </w:r>
      <w:proofErr w:type="gramStart"/>
      <w:r w:rsidR="006E5329" w:rsidRPr="00031A77">
        <w:rPr>
          <w:b/>
          <w:bCs/>
          <w:lang w:val="fr-FR"/>
        </w:rPr>
        <w:t>déplacement:</w:t>
      </w:r>
      <w:proofErr w:type="gramEnd"/>
    </w:p>
    <w:p w14:paraId="0BE13AB2" w14:textId="77777777" w:rsidR="00A81020" w:rsidRPr="00031A77" w:rsidRDefault="00000000" w:rsidP="009160F9">
      <w:pPr>
        <w:pStyle w:val="CERESBody"/>
        <w:spacing w:after="80"/>
        <w:jc w:val="both"/>
        <w:rPr>
          <w:lang w:val="fr-FR"/>
        </w:rPr>
      </w:pPr>
      <w:r w:rsidRPr="00031A77">
        <w:rPr>
          <w:lang w:val="fr-FR"/>
        </w:rPr>
        <w:t xml:space="preserve">Le programme CERES offre un goûter d’une valeur de </w:t>
      </w:r>
      <w:r w:rsidRPr="00031A77">
        <w:rPr>
          <w:b/>
          <w:bCs/>
          <w:lang w:val="fr-FR"/>
        </w:rPr>
        <w:t>1 500 Ariary par parent.</w:t>
      </w:r>
    </w:p>
    <w:p w14:paraId="5A956A92" w14:textId="77777777" w:rsidR="00A81020" w:rsidRPr="00031A77" w:rsidRDefault="00000000" w:rsidP="009160F9">
      <w:pPr>
        <w:pStyle w:val="CERESBody"/>
        <w:spacing w:after="80"/>
        <w:jc w:val="both"/>
        <w:rPr>
          <w:lang w:val="fr-FR"/>
        </w:rPr>
      </w:pPr>
      <w:r w:rsidRPr="00031A77">
        <w:rPr>
          <w:lang w:val="fr-FR"/>
        </w:rPr>
        <w:t>Il prend également en charge le déplacement des intervenants à l’aide du véhicule de service.</w:t>
      </w:r>
    </w:p>
    <w:p w14:paraId="31264DD0" w14:textId="2A8BFB99" w:rsidR="00A81020" w:rsidRDefault="00000000">
      <w:pPr>
        <w:pStyle w:val="CERESBody"/>
        <w:spacing w:after="80"/>
      </w:pPr>
      <w:proofErr w:type="spellStart"/>
      <w:r w:rsidRPr="006E5329">
        <w:rPr>
          <w:b/>
          <w:bCs/>
        </w:rPr>
        <w:t>Rôle</w:t>
      </w:r>
      <w:proofErr w:type="spellEnd"/>
      <w:r w:rsidRPr="006E5329">
        <w:rPr>
          <w:b/>
          <w:bCs/>
        </w:rPr>
        <w:t xml:space="preserve"> des </w:t>
      </w:r>
      <w:proofErr w:type="spellStart"/>
      <w:r w:rsidR="006E5329" w:rsidRPr="006E5329">
        <w:rPr>
          <w:b/>
          <w:bCs/>
        </w:rPr>
        <w:t>éducateurs</w:t>
      </w:r>
      <w:proofErr w:type="spellEnd"/>
      <w:r w:rsidR="006E5329">
        <w:t>:</w:t>
      </w:r>
    </w:p>
    <w:p w14:paraId="2583F82F" w14:textId="70000463" w:rsidR="00A81020" w:rsidRDefault="00000000">
      <w:pPr>
        <w:pStyle w:val="CERESBody"/>
        <w:numPr>
          <w:ilvl w:val="0"/>
          <w:numId w:val="31"/>
        </w:numPr>
        <w:spacing w:after="80"/>
        <w:jc w:val="both"/>
      </w:pPr>
      <w:r>
        <w:t xml:space="preserve">Information aux </w:t>
      </w:r>
      <w:r w:rsidR="006E5329">
        <w:t>parents:</w:t>
      </w:r>
    </w:p>
    <w:p w14:paraId="52D4F1D3" w14:textId="77777777" w:rsidR="00A81020" w:rsidRPr="00031A77" w:rsidRDefault="00000000">
      <w:pPr>
        <w:pStyle w:val="CERESBody"/>
        <w:numPr>
          <w:ilvl w:val="0"/>
          <w:numId w:val="32"/>
        </w:numPr>
        <w:spacing w:after="80"/>
        <w:jc w:val="both"/>
        <w:rPr>
          <w:lang w:val="fr-FR"/>
        </w:rPr>
      </w:pPr>
      <w:r w:rsidRPr="00031A77">
        <w:rPr>
          <w:lang w:val="fr-FR"/>
        </w:rPr>
        <w:t>Les éducateurs informent les parents de la date de l’École des Parents en écrivant dans le carnet de correspondance des jeunes dès que la date est fixée.</w:t>
      </w:r>
    </w:p>
    <w:p w14:paraId="4E4E01D2" w14:textId="77777777" w:rsidR="00A81020" w:rsidRPr="00031A77" w:rsidRDefault="00000000">
      <w:pPr>
        <w:pStyle w:val="CERESBody"/>
        <w:numPr>
          <w:ilvl w:val="0"/>
          <w:numId w:val="32"/>
        </w:numPr>
        <w:spacing w:after="80"/>
        <w:jc w:val="both"/>
        <w:rPr>
          <w:lang w:val="fr-FR"/>
        </w:rPr>
      </w:pPr>
      <w:r w:rsidRPr="00031A77">
        <w:rPr>
          <w:lang w:val="fr-FR"/>
        </w:rPr>
        <w:t>Un rappel est envoyé une semaine à l’avance.</w:t>
      </w:r>
    </w:p>
    <w:p w14:paraId="21A8AAC9" w14:textId="77777777" w:rsidR="00A81020" w:rsidRPr="00031A77" w:rsidRDefault="00A81020" w:rsidP="009160F9">
      <w:pPr>
        <w:pStyle w:val="CERESBody"/>
        <w:jc w:val="both"/>
        <w:rPr>
          <w:lang w:val="fr-FR"/>
        </w:rPr>
      </w:pPr>
    </w:p>
    <w:p w14:paraId="5EAC9E29" w14:textId="03DFD179" w:rsidR="00A81020" w:rsidRDefault="00000000">
      <w:pPr>
        <w:pStyle w:val="CERESBody"/>
        <w:numPr>
          <w:ilvl w:val="0"/>
          <w:numId w:val="31"/>
        </w:numPr>
        <w:spacing w:after="80"/>
        <w:jc w:val="both"/>
      </w:pPr>
      <w:proofErr w:type="spellStart"/>
      <w:r>
        <w:t>Préparation</w:t>
      </w:r>
      <w:proofErr w:type="spellEnd"/>
      <w:r>
        <w:t xml:space="preserve"> </w:t>
      </w:r>
      <w:proofErr w:type="spellStart"/>
      <w:r w:rsidR="006E5329">
        <w:t>logistique</w:t>
      </w:r>
      <w:proofErr w:type="spellEnd"/>
      <w:r w:rsidR="006E5329">
        <w:t>:</w:t>
      </w:r>
    </w:p>
    <w:p w14:paraId="1F3C6D21" w14:textId="77777777" w:rsidR="00A81020" w:rsidRDefault="00000000">
      <w:pPr>
        <w:pStyle w:val="CERESBody"/>
        <w:numPr>
          <w:ilvl w:val="0"/>
          <w:numId w:val="33"/>
        </w:numPr>
        <w:spacing w:after="80"/>
        <w:jc w:val="both"/>
      </w:pPr>
      <w:r w:rsidRPr="00031A77">
        <w:rPr>
          <w:lang w:val="fr-FR"/>
        </w:rPr>
        <w:t xml:space="preserve">Le jour de la session, les éducateurs préparent la salle et installent le matériel nécessaire (vidéoprojecteur, ordinateur, etc.). </w:t>
      </w:r>
      <w:r>
        <w:t>￼</w:t>
      </w:r>
    </w:p>
    <w:p w14:paraId="6C33437B" w14:textId="33F2F29D" w:rsidR="00A81020" w:rsidRPr="00031A77" w:rsidRDefault="00000000">
      <w:pPr>
        <w:pStyle w:val="CERESBody"/>
        <w:numPr>
          <w:ilvl w:val="0"/>
          <w:numId w:val="33"/>
        </w:numPr>
        <w:spacing w:after="80"/>
        <w:jc w:val="both"/>
        <w:rPr>
          <w:lang w:val="fr-FR"/>
        </w:rPr>
      </w:pPr>
      <w:r w:rsidRPr="00031A77">
        <w:rPr>
          <w:b/>
          <w:bCs/>
          <w:lang w:val="fr-FR"/>
        </w:rPr>
        <w:t xml:space="preserve">Compte </w:t>
      </w:r>
      <w:proofErr w:type="gramStart"/>
      <w:r w:rsidR="00742B7C" w:rsidRPr="00031A77">
        <w:rPr>
          <w:b/>
          <w:bCs/>
          <w:lang w:val="fr-FR"/>
        </w:rPr>
        <w:t>rendu</w:t>
      </w:r>
      <w:r w:rsidR="00742B7C" w:rsidRPr="00031A77">
        <w:rPr>
          <w:lang w:val="fr-FR"/>
        </w:rPr>
        <w:t>:</w:t>
      </w:r>
      <w:proofErr w:type="gramEnd"/>
      <w:r w:rsidRPr="00031A77">
        <w:rPr>
          <w:lang w:val="fr-FR"/>
        </w:rPr>
        <w:t xml:space="preserve"> dans un même fichier et diffuser à la fin de la session dans tous les centres.</w:t>
      </w:r>
    </w:p>
    <w:p w14:paraId="05B0C43E" w14:textId="559B9C5D" w:rsidR="00A81020" w:rsidRPr="00031A77" w:rsidRDefault="00000000" w:rsidP="00EF09D9">
      <w:pPr>
        <w:pStyle w:val="Titre2"/>
        <w:rPr>
          <w:lang w:val="fr-FR"/>
        </w:rPr>
      </w:pPr>
      <w:bookmarkStart w:id="177" w:name="_Toc223448128"/>
      <w:r w:rsidRPr="00031A77">
        <w:rPr>
          <w:lang w:val="fr-FR"/>
        </w:rPr>
        <w:t>MODALITES DE FONCTIONNEMENT DES SEANCES DE DEVELOPPEMENT PERSONNEL</w:t>
      </w:r>
      <w:bookmarkEnd w:id="177"/>
    </w:p>
    <w:p w14:paraId="69652A0E" w14:textId="544DD9DB" w:rsidR="00A81020" w:rsidRPr="00031A77" w:rsidRDefault="00515389" w:rsidP="00EF09D9">
      <w:pPr>
        <w:pStyle w:val="Titre3"/>
        <w:rPr>
          <w:lang w:val="fr-FR"/>
        </w:rPr>
      </w:pPr>
      <w:bookmarkStart w:id="178" w:name="_Toc223448129"/>
      <w:proofErr w:type="gramStart"/>
      <w:r w:rsidRPr="00031A77">
        <w:rPr>
          <w:lang w:val="fr-FR"/>
        </w:rPr>
        <w:t>OBJET:</w:t>
      </w:r>
      <w:proofErr w:type="gramEnd"/>
      <w:r w:rsidRPr="00031A77">
        <w:rPr>
          <w:lang w:val="fr-FR"/>
        </w:rPr>
        <w:t xml:space="preserve"> SEANCE DE DEVELOPPEMENT PERSONNEL (ou Séance DVP)</w:t>
      </w:r>
      <w:bookmarkEnd w:id="178"/>
    </w:p>
    <w:p w14:paraId="690B4961" w14:textId="24A5A2E1" w:rsidR="00A81020" w:rsidRDefault="00000000" w:rsidP="00EF09D9">
      <w:pPr>
        <w:pStyle w:val="Titre3"/>
      </w:pPr>
      <w:bookmarkStart w:id="179" w:name="_Toc223448130"/>
      <w:r>
        <w:t xml:space="preserve">DOMAINE </w:t>
      </w:r>
      <w:r w:rsidR="00515389">
        <w:t>D’APPLICATION:</w:t>
      </w:r>
      <w:bookmarkEnd w:id="179"/>
    </w:p>
    <w:p w14:paraId="710AF676" w14:textId="4530C747" w:rsidR="00A81020" w:rsidRDefault="00000000" w:rsidP="009160F9">
      <w:pPr>
        <w:pStyle w:val="CERESBody"/>
        <w:spacing w:after="80"/>
        <w:jc w:val="both"/>
      </w:pPr>
      <w:r w:rsidRPr="00031A77">
        <w:rPr>
          <w:lang w:val="fr-FR"/>
        </w:rPr>
        <w:t xml:space="preserve">Afin de donner un cadre éducatif global pour les jeunes du programme, des temps de développement personnel sont proposés tout au long du parcours éducatif des élèves CERES.  Il s’agit de moments d’échanges, de partages et de réflexions entre les jeunes et un éducateur/une éducatrice, visant à développer les compétences de vie des jeunes. L’objectif est de les amener à réfléchir sur leur épanouissement dans toutes les dimensions de l’être humain, et non seulement d’un apprentissage scolaire, d’un savoir. Les séances DVP sont organisées de manière progressive en fonction de l’âge des jeunes et de l’étape du parcours dans laquelle ils se trouvent. Elles sont réparties en 9 grands thèmes et répondent à des objectifs éducatifs définis par niveau. </w:t>
      </w:r>
      <w:r>
        <w:t xml:space="preserve">Les 9 grands </w:t>
      </w:r>
      <w:proofErr w:type="spellStart"/>
      <w:r>
        <w:t>thèmes</w:t>
      </w:r>
      <w:proofErr w:type="spellEnd"/>
      <w:r>
        <w:t xml:space="preserve"> </w:t>
      </w:r>
      <w:proofErr w:type="spellStart"/>
      <w:r>
        <w:t>sont</w:t>
      </w:r>
      <w:proofErr w:type="spellEnd"/>
      <w:r>
        <w:t xml:space="preserve"> les </w:t>
      </w:r>
      <w:proofErr w:type="spellStart"/>
      <w:r w:rsidR="00515389">
        <w:t>suivants</w:t>
      </w:r>
      <w:proofErr w:type="spellEnd"/>
      <w:r w:rsidR="00515389">
        <w:t>:</w:t>
      </w:r>
    </w:p>
    <w:p w14:paraId="4C9E001B" w14:textId="77777777" w:rsidR="00A81020" w:rsidRDefault="00000000">
      <w:pPr>
        <w:pStyle w:val="CERESBody"/>
        <w:numPr>
          <w:ilvl w:val="0"/>
          <w:numId w:val="34"/>
        </w:numPr>
        <w:spacing w:after="80"/>
        <w:jc w:val="both"/>
      </w:pPr>
      <w:r>
        <w:t xml:space="preserve">Se </w:t>
      </w:r>
      <w:proofErr w:type="spellStart"/>
      <w:r>
        <w:t>connaître</w:t>
      </w:r>
      <w:proofErr w:type="spellEnd"/>
    </w:p>
    <w:p w14:paraId="6476F3BB" w14:textId="77777777" w:rsidR="00A81020" w:rsidRPr="00031A77" w:rsidRDefault="00000000">
      <w:pPr>
        <w:pStyle w:val="CERESBody"/>
        <w:numPr>
          <w:ilvl w:val="0"/>
          <w:numId w:val="34"/>
        </w:numPr>
        <w:spacing w:after="80"/>
        <w:jc w:val="both"/>
        <w:rPr>
          <w:lang w:val="fr-FR"/>
        </w:rPr>
      </w:pPr>
      <w:r w:rsidRPr="00031A77">
        <w:rPr>
          <w:lang w:val="fr-FR"/>
        </w:rPr>
        <w:t>Education à l'hygiène et à la santé</w:t>
      </w:r>
    </w:p>
    <w:p w14:paraId="42714AAA" w14:textId="77777777" w:rsidR="00A81020" w:rsidRDefault="00000000">
      <w:pPr>
        <w:pStyle w:val="CERESBody"/>
        <w:numPr>
          <w:ilvl w:val="0"/>
          <w:numId w:val="34"/>
        </w:numPr>
        <w:spacing w:after="80"/>
        <w:jc w:val="both"/>
      </w:pPr>
      <w:r>
        <w:t>Culture et traditions</w:t>
      </w:r>
    </w:p>
    <w:p w14:paraId="0F4A2DA8" w14:textId="77777777" w:rsidR="00A81020" w:rsidRDefault="00000000">
      <w:pPr>
        <w:pStyle w:val="CERESBody"/>
        <w:numPr>
          <w:ilvl w:val="0"/>
          <w:numId w:val="34"/>
        </w:numPr>
        <w:spacing w:after="80"/>
        <w:jc w:val="both"/>
      </w:pPr>
      <w:r>
        <w:t>Vivre ensemble</w:t>
      </w:r>
    </w:p>
    <w:p w14:paraId="2BC64DF7" w14:textId="77777777" w:rsidR="00A81020" w:rsidRDefault="00000000">
      <w:pPr>
        <w:pStyle w:val="CERESBody"/>
        <w:numPr>
          <w:ilvl w:val="0"/>
          <w:numId w:val="34"/>
        </w:numPr>
        <w:spacing w:after="80"/>
        <w:jc w:val="both"/>
      </w:pPr>
      <w:r>
        <w:lastRenderedPageBreak/>
        <w:t xml:space="preserve">Education </w:t>
      </w:r>
      <w:proofErr w:type="spellStart"/>
      <w:r>
        <w:t>environnementale</w:t>
      </w:r>
      <w:proofErr w:type="spellEnd"/>
    </w:p>
    <w:p w14:paraId="71A9BE97" w14:textId="77777777" w:rsidR="00A81020" w:rsidRDefault="00000000">
      <w:pPr>
        <w:pStyle w:val="CERESBody"/>
        <w:numPr>
          <w:ilvl w:val="0"/>
          <w:numId w:val="34"/>
        </w:numPr>
        <w:spacing w:after="80"/>
        <w:jc w:val="both"/>
      </w:pPr>
      <w:r>
        <w:t xml:space="preserve">Education </w:t>
      </w:r>
      <w:proofErr w:type="gramStart"/>
      <w:r>
        <w:t>affective</w:t>
      </w:r>
      <w:proofErr w:type="gramEnd"/>
      <w:r>
        <w:t xml:space="preserve"> et </w:t>
      </w:r>
      <w:proofErr w:type="spellStart"/>
      <w:r>
        <w:t>sexuelle</w:t>
      </w:r>
      <w:proofErr w:type="spellEnd"/>
    </w:p>
    <w:p w14:paraId="18019A19" w14:textId="77777777" w:rsidR="00A81020" w:rsidRDefault="00000000">
      <w:pPr>
        <w:pStyle w:val="CERESBody"/>
        <w:numPr>
          <w:ilvl w:val="0"/>
          <w:numId w:val="34"/>
        </w:numPr>
        <w:spacing w:after="80"/>
        <w:jc w:val="both"/>
      </w:pPr>
      <w:proofErr w:type="spellStart"/>
      <w:r>
        <w:t>Développer</w:t>
      </w:r>
      <w:proofErr w:type="spellEnd"/>
      <w:r>
        <w:t xml:space="preserve"> </w:t>
      </w:r>
      <w:proofErr w:type="spellStart"/>
      <w:r>
        <w:t>l'autonomie</w:t>
      </w:r>
      <w:proofErr w:type="spellEnd"/>
    </w:p>
    <w:p w14:paraId="108172A6" w14:textId="77777777" w:rsidR="00A81020" w:rsidRDefault="00000000">
      <w:pPr>
        <w:pStyle w:val="CERESBody"/>
        <w:numPr>
          <w:ilvl w:val="0"/>
          <w:numId w:val="34"/>
        </w:numPr>
        <w:spacing w:after="80"/>
        <w:jc w:val="both"/>
      </w:pPr>
      <w:proofErr w:type="spellStart"/>
      <w:r>
        <w:t>Valoriser</w:t>
      </w:r>
      <w:proofErr w:type="spellEnd"/>
      <w:r>
        <w:t xml:space="preserve"> </w:t>
      </w:r>
      <w:proofErr w:type="spellStart"/>
      <w:r>
        <w:t>l’estime</w:t>
      </w:r>
      <w:proofErr w:type="spellEnd"/>
      <w:r>
        <w:t xml:space="preserve"> de soi</w:t>
      </w:r>
    </w:p>
    <w:p w14:paraId="5117FB4F" w14:textId="77777777" w:rsidR="00A81020" w:rsidRPr="00031A77" w:rsidRDefault="00000000">
      <w:pPr>
        <w:pStyle w:val="CERESBody"/>
        <w:numPr>
          <w:ilvl w:val="0"/>
          <w:numId w:val="34"/>
        </w:numPr>
        <w:spacing w:after="80"/>
        <w:jc w:val="both"/>
        <w:rPr>
          <w:lang w:val="fr-FR"/>
        </w:rPr>
      </w:pPr>
      <w:r w:rsidRPr="00031A77">
        <w:rPr>
          <w:lang w:val="fr-FR"/>
        </w:rPr>
        <w:t>Règles de la vie en communauté</w:t>
      </w:r>
    </w:p>
    <w:p w14:paraId="2010D799" w14:textId="3E688029" w:rsidR="00A81020" w:rsidRDefault="00C4754D" w:rsidP="00C92AE4">
      <w:pPr>
        <w:pStyle w:val="Titre3"/>
      </w:pPr>
      <w:bookmarkStart w:id="180" w:name="_Toc223448131"/>
      <w:r>
        <w:t>DOCUMENTATIONS:</w:t>
      </w:r>
      <w:bookmarkEnd w:id="180"/>
    </w:p>
    <w:p w14:paraId="412BD083" w14:textId="38225FF6" w:rsidR="00A81020" w:rsidRPr="00031A77" w:rsidRDefault="00000000" w:rsidP="009160F9">
      <w:pPr>
        <w:pStyle w:val="CERESBody"/>
        <w:spacing w:after="80"/>
        <w:jc w:val="both"/>
        <w:rPr>
          <w:lang w:val="fr-FR"/>
        </w:rPr>
      </w:pPr>
      <w:r w:rsidRPr="00031A77">
        <w:rPr>
          <w:b/>
          <w:bCs/>
          <w:lang w:val="fr-FR"/>
        </w:rPr>
        <w:t xml:space="preserve">Parcours DVP pour tous les </w:t>
      </w:r>
      <w:proofErr w:type="gramStart"/>
      <w:r w:rsidR="00C4754D" w:rsidRPr="00031A77">
        <w:rPr>
          <w:b/>
          <w:bCs/>
          <w:lang w:val="fr-FR"/>
        </w:rPr>
        <w:t>niveaux</w:t>
      </w:r>
      <w:r w:rsidR="00C4754D" w:rsidRPr="00031A77">
        <w:rPr>
          <w:lang w:val="fr-FR"/>
        </w:rPr>
        <w:t>:</w:t>
      </w:r>
      <w:proofErr w:type="gramEnd"/>
      <w:r w:rsidRPr="00031A77">
        <w:rPr>
          <w:lang w:val="fr-FR"/>
        </w:rPr>
        <w:t xml:space="preserve"> Des fiches de séances établis par l’équipe du Pôle Education sont disponibles pour les animateurs et animatrices. Des fiches jeunes sur certaines thématiques sont également accessibles. Divers supports sont également fournis. Cependant, seuls les supports visuels sont dans l’</w:t>
      </w:r>
      <w:proofErr w:type="spellStart"/>
      <w:r w:rsidRPr="00031A77">
        <w:rPr>
          <w:lang w:val="fr-FR"/>
        </w:rPr>
        <w:t>Ideas</w:t>
      </w:r>
      <w:proofErr w:type="spellEnd"/>
      <w:r w:rsidRPr="00031A77">
        <w:rPr>
          <w:lang w:val="fr-FR"/>
        </w:rPr>
        <w:t xml:space="preserve"> Cube pour le PAR et sur le SharePoint DVP pour le PEX.</w:t>
      </w:r>
    </w:p>
    <w:p w14:paraId="48EB19D1" w14:textId="65FA252C" w:rsidR="00A81020" w:rsidRDefault="00000000" w:rsidP="00C92AE4">
      <w:pPr>
        <w:pStyle w:val="Titre3"/>
      </w:pPr>
      <w:bookmarkStart w:id="181" w:name="_Toc223448132"/>
      <w:r>
        <w:t xml:space="preserve">REGLE </w:t>
      </w:r>
      <w:r w:rsidR="00515389">
        <w:t>GENERALE:</w:t>
      </w:r>
      <w:bookmarkEnd w:id="181"/>
    </w:p>
    <w:p w14:paraId="7E4A33CC" w14:textId="77777777" w:rsidR="00A81020" w:rsidRPr="00031A77" w:rsidRDefault="00000000">
      <w:pPr>
        <w:pStyle w:val="CERESBody"/>
        <w:numPr>
          <w:ilvl w:val="0"/>
          <w:numId w:val="35"/>
        </w:numPr>
        <w:spacing w:after="80"/>
        <w:jc w:val="both"/>
        <w:rPr>
          <w:b/>
          <w:bCs/>
          <w:lang w:val="fr-FR"/>
        </w:rPr>
      </w:pPr>
      <w:r w:rsidRPr="00031A77">
        <w:rPr>
          <w:b/>
          <w:bCs/>
          <w:lang w:val="fr-FR"/>
        </w:rPr>
        <w:t>La période, le lieu et la fréquence</w:t>
      </w:r>
    </w:p>
    <w:p w14:paraId="7FB2273F" w14:textId="3636675A" w:rsidR="00A81020" w:rsidRPr="00E00D7D" w:rsidRDefault="00000000">
      <w:pPr>
        <w:pStyle w:val="CERESBody"/>
        <w:numPr>
          <w:ilvl w:val="0"/>
          <w:numId w:val="36"/>
        </w:numPr>
        <w:spacing w:after="80"/>
        <w:jc w:val="both"/>
        <w:rPr>
          <w:b/>
          <w:bCs/>
        </w:rPr>
      </w:pPr>
      <w:r w:rsidRPr="00E00D7D">
        <w:rPr>
          <w:b/>
          <w:bCs/>
        </w:rPr>
        <w:t xml:space="preserve">Fixation des </w:t>
      </w:r>
      <w:r w:rsidR="00E00D7D" w:rsidRPr="00E00D7D">
        <w:rPr>
          <w:b/>
          <w:bCs/>
        </w:rPr>
        <w:t>dates:</w:t>
      </w:r>
    </w:p>
    <w:p w14:paraId="70988BC1" w14:textId="707A9377" w:rsidR="00A81020" w:rsidRPr="00031A77" w:rsidRDefault="00000000">
      <w:pPr>
        <w:pStyle w:val="CERESBody"/>
        <w:numPr>
          <w:ilvl w:val="0"/>
          <w:numId w:val="37"/>
        </w:numPr>
        <w:spacing w:after="80"/>
        <w:jc w:val="both"/>
        <w:rPr>
          <w:lang w:val="fr-FR"/>
        </w:rPr>
      </w:pPr>
      <w:r w:rsidRPr="00031A77">
        <w:rPr>
          <w:lang w:val="fr-FR"/>
        </w:rPr>
        <w:t xml:space="preserve">Pour le Parcours </w:t>
      </w:r>
      <w:proofErr w:type="gramStart"/>
      <w:r w:rsidR="00E00D7D" w:rsidRPr="00031A77">
        <w:rPr>
          <w:lang w:val="fr-FR"/>
        </w:rPr>
        <w:t>Réussite:</w:t>
      </w:r>
      <w:proofErr w:type="gramEnd"/>
      <w:r w:rsidRPr="00031A77">
        <w:rPr>
          <w:lang w:val="fr-FR"/>
        </w:rPr>
        <w:t xml:space="preserve"> Les horaires des séances DVP sont définis par l’équipe éducative de chaque centre au début de l’année scolaire, en septembre. Ces horaires sont ensuite intégrés à l’emploi du temps et affichés dans la grande salle de chaque centre.</w:t>
      </w:r>
    </w:p>
    <w:p w14:paraId="27364C4C" w14:textId="2D407EFB" w:rsidR="00A81020" w:rsidRPr="00031A77" w:rsidRDefault="00000000">
      <w:pPr>
        <w:pStyle w:val="CERESBody"/>
        <w:numPr>
          <w:ilvl w:val="0"/>
          <w:numId w:val="37"/>
        </w:numPr>
        <w:spacing w:after="80"/>
        <w:jc w:val="both"/>
        <w:rPr>
          <w:lang w:val="fr-FR"/>
        </w:rPr>
      </w:pPr>
      <w:r w:rsidRPr="00031A77">
        <w:rPr>
          <w:lang w:val="fr-FR"/>
        </w:rPr>
        <w:t xml:space="preserve">Pour le Parcours </w:t>
      </w:r>
      <w:proofErr w:type="gramStart"/>
      <w:r w:rsidR="00CF5552" w:rsidRPr="00031A77">
        <w:rPr>
          <w:lang w:val="fr-FR"/>
        </w:rPr>
        <w:t>Excellence:</w:t>
      </w:r>
      <w:proofErr w:type="gramEnd"/>
      <w:r w:rsidRPr="00031A77">
        <w:rPr>
          <w:lang w:val="fr-FR"/>
        </w:rPr>
        <w:t xml:space="preserve"> Les dates des séances DVP coïncident avec celles du WIN pour l’Internat d’Excellence. En revanche, pour les jeunes résidant au Foyer, l’équipe DVP collabore étroitement avec l’équipe BOE et les responsables du Foyer pour déterminer les dates appropriées.</w:t>
      </w:r>
    </w:p>
    <w:p w14:paraId="6919C9B6" w14:textId="30044891" w:rsidR="00A81020" w:rsidRPr="00E91926" w:rsidRDefault="00E91926">
      <w:pPr>
        <w:pStyle w:val="CERESBody"/>
        <w:numPr>
          <w:ilvl w:val="0"/>
          <w:numId w:val="36"/>
        </w:numPr>
        <w:spacing w:after="80"/>
        <w:jc w:val="both"/>
        <w:rPr>
          <w:b/>
          <w:bCs/>
        </w:rPr>
      </w:pPr>
      <w:proofErr w:type="spellStart"/>
      <w:r w:rsidRPr="00E91926">
        <w:rPr>
          <w:b/>
          <w:bCs/>
        </w:rPr>
        <w:t>Horaires</w:t>
      </w:r>
      <w:proofErr w:type="spellEnd"/>
      <w:r w:rsidRPr="00E91926">
        <w:rPr>
          <w:b/>
          <w:bCs/>
        </w:rPr>
        <w:t>:</w:t>
      </w:r>
    </w:p>
    <w:p w14:paraId="1D5C3D9C" w14:textId="77777777" w:rsidR="00A81020" w:rsidRPr="00031A77" w:rsidRDefault="00000000" w:rsidP="009160F9">
      <w:pPr>
        <w:pStyle w:val="CERESBody"/>
        <w:spacing w:after="80"/>
        <w:jc w:val="both"/>
        <w:rPr>
          <w:lang w:val="fr-FR"/>
        </w:rPr>
      </w:pPr>
      <w:r w:rsidRPr="00031A77">
        <w:rPr>
          <w:lang w:val="fr-FR"/>
        </w:rPr>
        <w:t>Une heure (ou plus, 30min pour certaines séances) pour le Parcours Réussite.</w:t>
      </w:r>
    </w:p>
    <w:p w14:paraId="76B45220" w14:textId="77777777" w:rsidR="00A81020" w:rsidRPr="00031A77" w:rsidRDefault="00000000" w:rsidP="009160F9">
      <w:pPr>
        <w:pStyle w:val="CERESBody"/>
        <w:spacing w:after="80"/>
        <w:jc w:val="both"/>
        <w:rPr>
          <w:lang w:val="fr-FR"/>
        </w:rPr>
      </w:pPr>
      <w:r w:rsidRPr="00031A77">
        <w:rPr>
          <w:lang w:val="fr-FR"/>
        </w:rPr>
        <w:t>Deux heures (ou plus, 30min pour certaines séances) pour le Parcours Excellence.</w:t>
      </w:r>
    </w:p>
    <w:p w14:paraId="7EBF8843" w14:textId="2AB761F3" w:rsidR="00A81020" w:rsidRDefault="00E91926">
      <w:pPr>
        <w:pStyle w:val="CERESBody"/>
        <w:numPr>
          <w:ilvl w:val="0"/>
          <w:numId w:val="36"/>
        </w:numPr>
        <w:spacing w:after="80"/>
        <w:jc w:val="both"/>
      </w:pPr>
      <w:proofErr w:type="spellStart"/>
      <w:r w:rsidRPr="00E91926">
        <w:rPr>
          <w:b/>
          <w:bCs/>
        </w:rPr>
        <w:t>Fréquence</w:t>
      </w:r>
      <w:proofErr w:type="spellEnd"/>
      <w:r w:rsidRPr="00E91926">
        <w:rPr>
          <w:b/>
          <w:bCs/>
        </w:rPr>
        <w:t>:</w:t>
      </w:r>
    </w:p>
    <w:p w14:paraId="14DB6F40" w14:textId="10B4D142" w:rsidR="00A81020" w:rsidRPr="00031A77" w:rsidRDefault="00000000" w:rsidP="009160F9">
      <w:pPr>
        <w:pStyle w:val="CERESBody"/>
        <w:spacing w:after="80"/>
        <w:jc w:val="both"/>
        <w:rPr>
          <w:lang w:val="fr-FR"/>
        </w:rPr>
      </w:pPr>
      <w:r w:rsidRPr="00031A77">
        <w:rPr>
          <w:lang w:val="fr-FR"/>
        </w:rPr>
        <w:t xml:space="preserve">Pour le Parcours </w:t>
      </w:r>
      <w:proofErr w:type="gramStart"/>
      <w:r w:rsidR="00CF5552" w:rsidRPr="00031A77">
        <w:rPr>
          <w:lang w:val="fr-FR"/>
        </w:rPr>
        <w:t>Réussite:</w:t>
      </w:r>
      <w:proofErr w:type="gramEnd"/>
      <w:r w:rsidRPr="00031A77">
        <w:rPr>
          <w:lang w:val="fr-FR"/>
        </w:rPr>
        <w:t xml:space="preserve"> hebdomadaire.</w:t>
      </w:r>
    </w:p>
    <w:p w14:paraId="414795EF" w14:textId="3A1898E6" w:rsidR="00A81020" w:rsidRPr="00031A77" w:rsidRDefault="00000000" w:rsidP="009160F9">
      <w:pPr>
        <w:pStyle w:val="CERESBody"/>
        <w:spacing w:after="80"/>
        <w:jc w:val="both"/>
        <w:rPr>
          <w:lang w:val="fr-FR"/>
        </w:rPr>
      </w:pPr>
      <w:r w:rsidRPr="00031A77">
        <w:rPr>
          <w:lang w:val="fr-FR"/>
        </w:rPr>
        <w:t xml:space="preserve">Pour le Parcours </w:t>
      </w:r>
      <w:proofErr w:type="gramStart"/>
      <w:r w:rsidR="00515389" w:rsidRPr="00031A77">
        <w:rPr>
          <w:lang w:val="fr-FR"/>
        </w:rPr>
        <w:t>Excellence:</w:t>
      </w:r>
      <w:proofErr w:type="gramEnd"/>
      <w:r w:rsidRPr="00031A77">
        <w:rPr>
          <w:lang w:val="fr-FR"/>
        </w:rPr>
        <w:t xml:space="preserve"> mensuel.</w:t>
      </w:r>
    </w:p>
    <w:p w14:paraId="724FC7B0" w14:textId="14DB6DC6" w:rsidR="00A81020" w:rsidRPr="00E91926" w:rsidRDefault="00E91926">
      <w:pPr>
        <w:pStyle w:val="CERESBody"/>
        <w:numPr>
          <w:ilvl w:val="0"/>
          <w:numId w:val="36"/>
        </w:numPr>
        <w:spacing w:after="80"/>
        <w:jc w:val="both"/>
        <w:rPr>
          <w:b/>
          <w:bCs/>
        </w:rPr>
      </w:pPr>
      <w:r w:rsidRPr="00E91926">
        <w:rPr>
          <w:b/>
          <w:bCs/>
        </w:rPr>
        <w:t>Lieux:</w:t>
      </w:r>
    </w:p>
    <w:p w14:paraId="79ACB148" w14:textId="77777777" w:rsidR="00A81020" w:rsidRPr="00031A77" w:rsidRDefault="00000000" w:rsidP="009160F9">
      <w:pPr>
        <w:pStyle w:val="CERESBody"/>
        <w:spacing w:after="80"/>
        <w:jc w:val="both"/>
        <w:rPr>
          <w:lang w:val="fr-FR"/>
        </w:rPr>
      </w:pPr>
      <w:r w:rsidRPr="00031A77">
        <w:rPr>
          <w:lang w:val="fr-FR"/>
        </w:rPr>
        <w:t>Les animateurs et animatrices sont libres de choisir le lieu pour animer une séance DVP. Cela peut être dans une salle, où ils sont invités à disposer les sièges en forme de U ou en cercle, ou à l'extérieur, sur une natte ou à l'ombre.</w:t>
      </w:r>
    </w:p>
    <w:p w14:paraId="711A0B38" w14:textId="77777777" w:rsidR="00A81020" w:rsidRPr="00C7373F" w:rsidRDefault="00000000">
      <w:pPr>
        <w:pStyle w:val="CERESBody"/>
        <w:numPr>
          <w:ilvl w:val="0"/>
          <w:numId w:val="35"/>
        </w:numPr>
        <w:spacing w:after="80"/>
        <w:jc w:val="both"/>
        <w:rPr>
          <w:b/>
          <w:bCs/>
        </w:rPr>
      </w:pPr>
      <w:proofErr w:type="spellStart"/>
      <w:r w:rsidRPr="00C7373F">
        <w:rPr>
          <w:b/>
          <w:bCs/>
        </w:rPr>
        <w:t>Déroulement</w:t>
      </w:r>
      <w:proofErr w:type="spellEnd"/>
    </w:p>
    <w:p w14:paraId="0F2D4B1F" w14:textId="79B7C61A" w:rsidR="00A81020" w:rsidRPr="00647593" w:rsidRDefault="00000000" w:rsidP="009160F9">
      <w:pPr>
        <w:pStyle w:val="CERESBody"/>
        <w:spacing w:after="80"/>
        <w:jc w:val="both"/>
        <w:rPr>
          <w:b/>
          <w:bCs/>
        </w:rPr>
      </w:pPr>
      <w:proofErr w:type="spellStart"/>
      <w:r w:rsidRPr="00647593">
        <w:rPr>
          <w:b/>
          <w:bCs/>
        </w:rPr>
        <w:t>Rôles</w:t>
      </w:r>
      <w:proofErr w:type="spellEnd"/>
      <w:r w:rsidRPr="00647593">
        <w:rPr>
          <w:b/>
          <w:bCs/>
        </w:rPr>
        <w:t xml:space="preserve"> de l’équipe </w:t>
      </w:r>
      <w:r w:rsidR="00CF5552" w:rsidRPr="00647593">
        <w:rPr>
          <w:b/>
          <w:bCs/>
        </w:rPr>
        <w:t>DVP:</w:t>
      </w:r>
    </w:p>
    <w:p w14:paraId="57A7ADC4" w14:textId="77777777" w:rsidR="00A81020" w:rsidRPr="00031A77" w:rsidRDefault="00000000">
      <w:pPr>
        <w:pStyle w:val="CERESBody"/>
        <w:numPr>
          <w:ilvl w:val="0"/>
          <w:numId w:val="38"/>
        </w:numPr>
        <w:spacing w:after="80"/>
        <w:jc w:val="both"/>
        <w:rPr>
          <w:lang w:val="fr-FR"/>
        </w:rPr>
      </w:pPr>
      <w:r w:rsidRPr="00031A77">
        <w:rPr>
          <w:lang w:val="fr-FR"/>
        </w:rPr>
        <w:t>Définir le parcours DVP (Développement Personnel) pour les jeunes de tous les niveaux et/ou procéder à sa mise à jour en tenant compte des retours et des remarques des éducateurs lors des débriefings ou du bilan annuel.</w:t>
      </w:r>
    </w:p>
    <w:p w14:paraId="56C2194F" w14:textId="77777777" w:rsidR="00A81020" w:rsidRPr="00031A77" w:rsidRDefault="00000000">
      <w:pPr>
        <w:pStyle w:val="CERESBody"/>
        <w:numPr>
          <w:ilvl w:val="0"/>
          <w:numId w:val="38"/>
        </w:numPr>
        <w:spacing w:after="80"/>
        <w:jc w:val="both"/>
        <w:rPr>
          <w:lang w:val="fr-FR"/>
        </w:rPr>
      </w:pPr>
      <w:r w:rsidRPr="00031A77">
        <w:rPr>
          <w:lang w:val="fr-FR"/>
        </w:rPr>
        <w:lastRenderedPageBreak/>
        <w:t>Élaborer les fiches de séances en variant les techniques d’animation et en choisissant des supports visuels adaptés aux jeunes. Les faire valider par les responsables concernés et les distribuer aux animateurs/animatrices.</w:t>
      </w:r>
    </w:p>
    <w:p w14:paraId="6F51D51F" w14:textId="77777777" w:rsidR="00A81020" w:rsidRPr="00031A77" w:rsidRDefault="00000000">
      <w:pPr>
        <w:pStyle w:val="CERESBody"/>
        <w:numPr>
          <w:ilvl w:val="0"/>
          <w:numId w:val="38"/>
        </w:numPr>
        <w:spacing w:after="80"/>
        <w:jc w:val="both"/>
        <w:rPr>
          <w:lang w:val="fr-FR"/>
        </w:rPr>
      </w:pPr>
      <w:r w:rsidRPr="00031A77">
        <w:rPr>
          <w:lang w:val="fr-FR"/>
        </w:rPr>
        <w:t>Centraliser tous les supports dans l’</w:t>
      </w:r>
      <w:proofErr w:type="spellStart"/>
      <w:r w:rsidRPr="00031A77">
        <w:rPr>
          <w:lang w:val="fr-FR"/>
        </w:rPr>
        <w:t>Ideas</w:t>
      </w:r>
      <w:proofErr w:type="spellEnd"/>
      <w:r w:rsidRPr="00031A77">
        <w:rPr>
          <w:lang w:val="fr-FR"/>
        </w:rPr>
        <w:t xml:space="preserve"> Cube pour le PAR (Parcours Réussite) et dans le SharePoint pour le PEX (Parcours Excellence).</w:t>
      </w:r>
    </w:p>
    <w:p w14:paraId="3169F5E8" w14:textId="77777777" w:rsidR="00A81020" w:rsidRPr="00031A77" w:rsidRDefault="00000000">
      <w:pPr>
        <w:pStyle w:val="CERESBody"/>
        <w:numPr>
          <w:ilvl w:val="0"/>
          <w:numId w:val="38"/>
        </w:numPr>
        <w:spacing w:after="80"/>
        <w:jc w:val="both"/>
        <w:rPr>
          <w:lang w:val="fr-FR"/>
        </w:rPr>
      </w:pPr>
      <w:r w:rsidRPr="00031A77">
        <w:rPr>
          <w:lang w:val="fr-FR"/>
        </w:rPr>
        <w:t>Briefer les séances DVP prévues dans le parcours DVP et rédiger un compte rendu des séances réalisées lors du Pôle DVP.</w:t>
      </w:r>
    </w:p>
    <w:p w14:paraId="490B91A2" w14:textId="77777777" w:rsidR="00A81020" w:rsidRPr="00031A77" w:rsidRDefault="00000000">
      <w:pPr>
        <w:pStyle w:val="CERESBody"/>
        <w:numPr>
          <w:ilvl w:val="0"/>
          <w:numId w:val="38"/>
        </w:numPr>
        <w:spacing w:after="80"/>
        <w:jc w:val="both"/>
        <w:rPr>
          <w:lang w:val="fr-FR"/>
        </w:rPr>
      </w:pPr>
      <w:r w:rsidRPr="00031A77">
        <w:rPr>
          <w:lang w:val="fr-FR"/>
        </w:rPr>
        <w:t>Planifier une séance d’observation avec l’animateur/animatrice afin d’évaluer et d’améliorer la qualité des séances.</w:t>
      </w:r>
    </w:p>
    <w:p w14:paraId="5BDED136" w14:textId="31B57E7B" w:rsidR="00A81020" w:rsidRPr="00647593" w:rsidRDefault="00000000">
      <w:pPr>
        <w:pStyle w:val="CERESBody"/>
        <w:spacing w:after="80"/>
        <w:rPr>
          <w:b/>
          <w:bCs/>
        </w:rPr>
      </w:pPr>
      <w:proofErr w:type="spellStart"/>
      <w:r w:rsidRPr="00647593">
        <w:rPr>
          <w:b/>
          <w:bCs/>
        </w:rPr>
        <w:t>Parcours</w:t>
      </w:r>
      <w:proofErr w:type="spellEnd"/>
      <w:r w:rsidRPr="00647593">
        <w:rPr>
          <w:b/>
          <w:bCs/>
        </w:rPr>
        <w:t xml:space="preserve"> </w:t>
      </w:r>
      <w:proofErr w:type="spellStart"/>
      <w:r w:rsidR="00647593" w:rsidRPr="00647593">
        <w:rPr>
          <w:b/>
          <w:bCs/>
        </w:rPr>
        <w:t>Réussite</w:t>
      </w:r>
      <w:proofErr w:type="spellEnd"/>
      <w:r w:rsidR="00647593" w:rsidRPr="00647593">
        <w:rPr>
          <w:b/>
          <w:bCs/>
        </w:rPr>
        <w: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62"/>
        <w:gridCol w:w="7"/>
        <w:gridCol w:w="2052"/>
        <w:gridCol w:w="2100"/>
        <w:gridCol w:w="1911"/>
      </w:tblGrid>
      <w:tr w:rsidR="00647593" w:rsidRPr="00647593" w14:paraId="2A2E3BF7" w14:textId="77777777" w:rsidTr="00964D82">
        <w:tc>
          <w:tcPr>
            <w:tcW w:w="2969" w:type="dxa"/>
            <w:gridSpan w:val="2"/>
            <w:shd w:val="clear" w:color="auto" w:fill="C6D9F1" w:themeFill="text2" w:themeFillTint="33"/>
          </w:tcPr>
          <w:p w14:paraId="2EEA9BF9" w14:textId="77777777" w:rsidR="00647593" w:rsidRPr="00647593" w:rsidRDefault="00647593" w:rsidP="0021463E">
            <w:pPr>
              <w:spacing w:before="100" w:beforeAutospacing="1" w:after="100" w:afterAutospacing="1"/>
              <w:rPr>
                <w:rFonts w:eastAsia="Times" w:cstheme="minorHAnsi"/>
                <w:lang w:eastAsia="ja-JP"/>
              </w:rPr>
            </w:pPr>
          </w:p>
        </w:tc>
        <w:tc>
          <w:tcPr>
            <w:tcW w:w="2052" w:type="dxa"/>
            <w:shd w:val="clear" w:color="auto" w:fill="C6D9F1" w:themeFill="text2" w:themeFillTint="33"/>
          </w:tcPr>
          <w:p w14:paraId="796E741F"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5</w:t>
            </w:r>
            <w:r w:rsidRPr="00647593">
              <w:rPr>
                <w:rFonts w:eastAsia="Times" w:cstheme="minorHAnsi"/>
                <w:b/>
                <w:bCs/>
                <w:vertAlign w:val="superscript"/>
                <w:lang w:eastAsia="ja-JP"/>
              </w:rPr>
              <w:t>ème</w:t>
            </w:r>
          </w:p>
        </w:tc>
        <w:tc>
          <w:tcPr>
            <w:tcW w:w="2100" w:type="dxa"/>
            <w:shd w:val="clear" w:color="auto" w:fill="C6D9F1" w:themeFill="text2" w:themeFillTint="33"/>
          </w:tcPr>
          <w:p w14:paraId="1D69D335"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4</w:t>
            </w:r>
            <w:r w:rsidRPr="00647593">
              <w:rPr>
                <w:rFonts w:eastAsia="Times" w:cstheme="minorHAnsi"/>
                <w:b/>
                <w:bCs/>
                <w:vertAlign w:val="superscript"/>
                <w:lang w:eastAsia="ja-JP"/>
              </w:rPr>
              <w:t>ème</w:t>
            </w:r>
          </w:p>
        </w:tc>
        <w:tc>
          <w:tcPr>
            <w:tcW w:w="1911" w:type="dxa"/>
            <w:shd w:val="clear" w:color="auto" w:fill="C6D9F1" w:themeFill="text2" w:themeFillTint="33"/>
          </w:tcPr>
          <w:p w14:paraId="7FD85B29"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3</w:t>
            </w:r>
            <w:r w:rsidRPr="00647593">
              <w:rPr>
                <w:rFonts w:eastAsia="Times" w:cstheme="minorHAnsi"/>
                <w:b/>
                <w:bCs/>
                <w:vertAlign w:val="superscript"/>
                <w:lang w:eastAsia="ja-JP"/>
              </w:rPr>
              <w:t>ème</w:t>
            </w:r>
          </w:p>
        </w:tc>
      </w:tr>
      <w:tr w:rsidR="00647593" w:rsidRPr="00647593" w14:paraId="4C53FD53" w14:textId="77777777" w:rsidTr="0021463E">
        <w:tc>
          <w:tcPr>
            <w:tcW w:w="2969" w:type="dxa"/>
            <w:gridSpan w:val="2"/>
          </w:tcPr>
          <w:p w14:paraId="4ABF472D" w14:textId="77777777" w:rsidR="00647593" w:rsidRPr="00647593" w:rsidRDefault="00647593" w:rsidP="0021463E">
            <w:pPr>
              <w:spacing w:before="100" w:beforeAutospacing="1" w:after="100" w:afterAutospacing="1"/>
              <w:rPr>
                <w:rFonts w:eastAsia="Times"/>
                <w:lang w:eastAsia="ja-JP"/>
              </w:rPr>
            </w:pPr>
            <w:r w:rsidRPr="00647593">
              <w:rPr>
                <w:rFonts w:eastAsia="Times"/>
                <w:lang w:eastAsia="ja-JP"/>
              </w:rPr>
              <w:t>Nombres de séances</w:t>
            </w:r>
            <w:del w:id="182" w:author="Stéphane MENARD" w:date="2025-10-21T05:14:00Z">
              <w:r w:rsidRPr="00647593" w:rsidDel="7B9C9F7C">
                <w:rPr>
                  <w:rFonts w:eastAsia="Times"/>
                  <w:lang w:eastAsia="ja-JP"/>
                </w:rPr>
                <w:delText xml:space="preserve"> </w:delText>
              </w:r>
            </w:del>
            <w:r w:rsidRPr="00647593">
              <w:rPr>
                <w:rFonts w:eastAsia="Times"/>
                <w:lang w:eastAsia="ja-JP"/>
              </w:rPr>
              <w:t>/an</w:t>
            </w:r>
          </w:p>
        </w:tc>
        <w:tc>
          <w:tcPr>
            <w:tcW w:w="2052" w:type="dxa"/>
          </w:tcPr>
          <w:p w14:paraId="271A5806"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20</w:t>
            </w:r>
          </w:p>
        </w:tc>
        <w:tc>
          <w:tcPr>
            <w:tcW w:w="2100" w:type="dxa"/>
          </w:tcPr>
          <w:p w14:paraId="38AFAD61"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20</w:t>
            </w:r>
          </w:p>
        </w:tc>
        <w:tc>
          <w:tcPr>
            <w:tcW w:w="1911" w:type="dxa"/>
          </w:tcPr>
          <w:p w14:paraId="469B3BDA" w14:textId="77777777" w:rsidR="00647593" w:rsidRPr="00647593" w:rsidRDefault="00647593" w:rsidP="0021463E">
            <w:pPr>
              <w:spacing w:before="100" w:beforeAutospacing="1" w:after="100" w:afterAutospacing="1"/>
              <w:jc w:val="center"/>
              <w:rPr>
                <w:rFonts w:eastAsia="Times" w:cstheme="minorHAnsi"/>
                <w:lang w:eastAsia="ja-JP"/>
              </w:rPr>
            </w:pPr>
            <w:r w:rsidRPr="00647593">
              <w:rPr>
                <w:rFonts w:eastAsia="Times" w:cstheme="minorHAnsi"/>
                <w:b/>
                <w:bCs/>
                <w:lang w:eastAsia="ja-JP"/>
              </w:rPr>
              <w:t>16</w:t>
            </w:r>
          </w:p>
        </w:tc>
      </w:tr>
      <w:tr w:rsidR="00647593" w:rsidRPr="00647593" w14:paraId="4B967ACD" w14:textId="77777777" w:rsidTr="0021463E">
        <w:trPr>
          <w:trHeight w:val="300"/>
        </w:trPr>
        <w:tc>
          <w:tcPr>
            <w:tcW w:w="2962" w:type="dxa"/>
          </w:tcPr>
          <w:p w14:paraId="4D2A3EE8" w14:textId="77777777" w:rsidR="00647593" w:rsidRPr="00031A77" w:rsidRDefault="00647593" w:rsidP="0021463E">
            <w:pPr>
              <w:rPr>
                <w:rFonts w:eastAsia="Times"/>
                <w:lang w:val="fr-FR" w:eastAsia="ja-JP"/>
              </w:rPr>
            </w:pPr>
            <w:r w:rsidRPr="00031A77">
              <w:rPr>
                <w:rFonts w:eastAsia="Times"/>
                <w:lang w:val="fr-FR" w:eastAsia="ja-JP"/>
              </w:rPr>
              <w:t>Nombre de Pole DVP/an</w:t>
            </w:r>
          </w:p>
        </w:tc>
        <w:tc>
          <w:tcPr>
            <w:tcW w:w="6070" w:type="dxa"/>
            <w:gridSpan w:val="4"/>
          </w:tcPr>
          <w:p w14:paraId="68BC1761" w14:textId="77777777" w:rsidR="00647593" w:rsidRPr="00031A77" w:rsidRDefault="00647593" w:rsidP="0021463E">
            <w:pPr>
              <w:jc w:val="center"/>
              <w:rPr>
                <w:rFonts w:eastAsia="Times"/>
                <w:lang w:val="fr-FR" w:eastAsia="ja-JP"/>
              </w:rPr>
            </w:pPr>
          </w:p>
          <w:p w14:paraId="12D9E0EC" w14:textId="77777777" w:rsidR="00647593" w:rsidRPr="00647593" w:rsidRDefault="00647593" w:rsidP="0021463E">
            <w:pPr>
              <w:jc w:val="center"/>
              <w:rPr>
                <w:rFonts w:eastAsia="Times"/>
                <w:lang w:eastAsia="ja-JP"/>
              </w:rPr>
            </w:pPr>
            <w:r w:rsidRPr="00647593">
              <w:rPr>
                <w:rFonts w:eastAsia="Times"/>
                <w:lang w:eastAsia="ja-JP"/>
              </w:rPr>
              <w:t>5/an</w:t>
            </w:r>
          </w:p>
        </w:tc>
      </w:tr>
      <w:tr w:rsidR="00647593" w:rsidRPr="00031A77" w14:paraId="2E9BE006" w14:textId="77777777" w:rsidTr="0021463E">
        <w:tc>
          <w:tcPr>
            <w:tcW w:w="2969" w:type="dxa"/>
            <w:gridSpan w:val="2"/>
          </w:tcPr>
          <w:p w14:paraId="66F1E5BC" w14:textId="77777777" w:rsidR="00647593" w:rsidRPr="00647593" w:rsidRDefault="00647593" w:rsidP="0021463E">
            <w:pPr>
              <w:spacing w:before="100" w:beforeAutospacing="1" w:after="100" w:afterAutospacing="1"/>
              <w:rPr>
                <w:rFonts w:eastAsia="Times"/>
                <w:lang w:eastAsia="ja-JP"/>
              </w:rPr>
            </w:pPr>
            <w:proofErr w:type="spellStart"/>
            <w:r w:rsidRPr="00647593">
              <w:rPr>
                <w:rFonts w:eastAsia="Times"/>
                <w:lang w:eastAsia="ja-JP"/>
              </w:rPr>
              <w:t>Thématiques</w:t>
            </w:r>
            <w:proofErr w:type="spellEnd"/>
            <w:r w:rsidRPr="00647593">
              <w:rPr>
                <w:rFonts w:eastAsia="Times"/>
                <w:lang w:eastAsia="ja-JP"/>
              </w:rPr>
              <w:t xml:space="preserve"> </w:t>
            </w:r>
          </w:p>
        </w:tc>
        <w:tc>
          <w:tcPr>
            <w:tcW w:w="2052" w:type="dxa"/>
          </w:tcPr>
          <w:p w14:paraId="69074046" w14:textId="77777777" w:rsidR="00647593" w:rsidRPr="00031A77" w:rsidRDefault="00647593" w:rsidP="0021463E">
            <w:pPr>
              <w:spacing w:beforeAutospacing="1" w:afterAutospacing="1"/>
              <w:rPr>
                <w:rFonts w:eastAsia="Times"/>
                <w:lang w:val="fr-FR" w:eastAsia="ja-JP"/>
              </w:rPr>
            </w:pPr>
            <w:r w:rsidRPr="00031A77">
              <w:rPr>
                <w:rFonts w:eastAsia="Times"/>
                <w:lang w:val="fr-FR" w:eastAsia="ja-JP"/>
              </w:rPr>
              <w:t>Prendre soin de soi et des autres</w:t>
            </w:r>
          </w:p>
        </w:tc>
        <w:tc>
          <w:tcPr>
            <w:tcW w:w="2100" w:type="dxa"/>
          </w:tcPr>
          <w:p w14:paraId="5639BB9C" w14:textId="77777777" w:rsidR="00647593" w:rsidRPr="00031A77" w:rsidRDefault="00647593" w:rsidP="0021463E">
            <w:pPr>
              <w:spacing w:before="100" w:beforeAutospacing="1" w:after="100" w:afterAutospacing="1"/>
              <w:rPr>
                <w:rFonts w:eastAsia="Times" w:cstheme="minorHAnsi"/>
                <w:lang w:val="fr-FR" w:eastAsia="ja-JP"/>
              </w:rPr>
            </w:pPr>
            <w:r w:rsidRPr="00031A77">
              <w:rPr>
                <w:rFonts w:eastAsia="Times" w:cstheme="minorHAnsi"/>
                <w:lang w:val="fr-FR" w:eastAsia="ja-JP"/>
              </w:rPr>
              <w:t xml:space="preserve">Comprendre sa culture- Protéger la vie humaine et l'environnement  </w:t>
            </w:r>
          </w:p>
        </w:tc>
        <w:tc>
          <w:tcPr>
            <w:tcW w:w="1911" w:type="dxa"/>
          </w:tcPr>
          <w:p w14:paraId="7FDF2503" w14:textId="77777777" w:rsidR="00647593" w:rsidRPr="00031A77" w:rsidRDefault="00647593" w:rsidP="0021463E">
            <w:pPr>
              <w:spacing w:before="100" w:beforeAutospacing="1" w:after="100" w:afterAutospacing="1"/>
              <w:rPr>
                <w:rFonts w:eastAsia="Times" w:cstheme="minorHAnsi"/>
                <w:lang w:val="fr-FR" w:eastAsia="ja-JP"/>
              </w:rPr>
            </w:pPr>
            <w:r w:rsidRPr="00031A77">
              <w:rPr>
                <w:rFonts w:eastAsia="Times" w:cstheme="minorHAnsi"/>
                <w:lang w:val="fr-FR" w:eastAsia="ja-JP"/>
              </w:rPr>
              <w:t>Préparer son intégration dans la société.</w:t>
            </w:r>
          </w:p>
        </w:tc>
      </w:tr>
      <w:tr w:rsidR="00647593" w:rsidRPr="00647593" w14:paraId="57F3414A" w14:textId="77777777" w:rsidTr="0021463E">
        <w:tc>
          <w:tcPr>
            <w:tcW w:w="2969" w:type="dxa"/>
            <w:gridSpan w:val="2"/>
          </w:tcPr>
          <w:p w14:paraId="2CEE0A71" w14:textId="77777777" w:rsidR="00647593" w:rsidRPr="00647593" w:rsidRDefault="00647593" w:rsidP="0021463E">
            <w:pPr>
              <w:spacing w:before="100" w:beforeAutospacing="1" w:after="100" w:afterAutospacing="1"/>
              <w:rPr>
                <w:rFonts w:eastAsia="Times" w:cstheme="minorHAnsi"/>
                <w:lang w:eastAsia="ja-JP"/>
              </w:rPr>
            </w:pPr>
            <w:r w:rsidRPr="00647593">
              <w:rPr>
                <w:rFonts w:eastAsia="Times" w:cstheme="minorHAnsi"/>
                <w:lang w:eastAsia="ja-JP"/>
              </w:rPr>
              <w:t>Timing</w:t>
            </w:r>
          </w:p>
        </w:tc>
        <w:tc>
          <w:tcPr>
            <w:tcW w:w="6063" w:type="dxa"/>
            <w:gridSpan w:val="3"/>
          </w:tcPr>
          <w:p w14:paraId="431356BC" w14:textId="77777777" w:rsidR="00647593" w:rsidRPr="00647593" w:rsidRDefault="00647593" w:rsidP="0021463E">
            <w:pPr>
              <w:spacing w:before="100" w:beforeAutospacing="1" w:after="100" w:afterAutospacing="1"/>
              <w:jc w:val="center"/>
              <w:rPr>
                <w:rFonts w:eastAsia="Times" w:cstheme="minorHAnsi"/>
                <w:lang w:eastAsia="ja-JP"/>
              </w:rPr>
            </w:pPr>
            <w:r w:rsidRPr="00647593">
              <w:rPr>
                <w:rFonts w:eastAsia="Times" w:cstheme="minorHAnsi"/>
                <w:lang w:eastAsia="ja-JP"/>
              </w:rPr>
              <w:t>EDT ASCO</w:t>
            </w:r>
          </w:p>
        </w:tc>
      </w:tr>
    </w:tbl>
    <w:p w14:paraId="221F4197" w14:textId="77777777" w:rsidR="00A81020" w:rsidRDefault="00A81020">
      <w:pPr>
        <w:pStyle w:val="CERESBody"/>
      </w:pPr>
    </w:p>
    <w:p w14:paraId="2423FD8C" w14:textId="7184FF60" w:rsidR="00A81020" w:rsidRDefault="00000000">
      <w:pPr>
        <w:pStyle w:val="CERESBody"/>
        <w:spacing w:after="80"/>
      </w:pPr>
      <w:r>
        <w:t xml:space="preserve">Parcours </w:t>
      </w:r>
      <w:r w:rsidR="00647593">
        <w:t>Excellence:</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59"/>
        <w:gridCol w:w="9"/>
        <w:gridCol w:w="1927"/>
        <w:gridCol w:w="1955"/>
        <w:gridCol w:w="2182"/>
      </w:tblGrid>
      <w:tr w:rsidR="00647593" w:rsidRPr="00AB0DED" w14:paraId="02C0BA72" w14:textId="77777777" w:rsidTr="00964D82">
        <w:tc>
          <w:tcPr>
            <w:tcW w:w="2968" w:type="dxa"/>
            <w:gridSpan w:val="2"/>
            <w:shd w:val="clear" w:color="auto" w:fill="C6D9F1" w:themeFill="text2" w:themeFillTint="33"/>
          </w:tcPr>
          <w:p w14:paraId="5018F835" w14:textId="77777777" w:rsidR="00647593" w:rsidRPr="00647593" w:rsidRDefault="00647593" w:rsidP="0021463E">
            <w:pPr>
              <w:spacing w:before="100" w:beforeAutospacing="1" w:after="100" w:afterAutospacing="1"/>
              <w:rPr>
                <w:rFonts w:eastAsia="Times" w:cstheme="minorHAnsi"/>
                <w:b/>
                <w:bCs/>
                <w:lang w:eastAsia="ja-JP"/>
              </w:rPr>
            </w:pPr>
          </w:p>
        </w:tc>
        <w:tc>
          <w:tcPr>
            <w:tcW w:w="1927" w:type="dxa"/>
            <w:shd w:val="clear" w:color="auto" w:fill="C6D9F1" w:themeFill="text2" w:themeFillTint="33"/>
          </w:tcPr>
          <w:p w14:paraId="68F6DCF2"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2</w:t>
            </w:r>
            <w:r w:rsidRPr="00647593">
              <w:rPr>
                <w:rFonts w:eastAsia="Times" w:cstheme="minorHAnsi"/>
                <w:b/>
                <w:bCs/>
                <w:vertAlign w:val="superscript"/>
                <w:lang w:eastAsia="ja-JP"/>
              </w:rPr>
              <w:t>nde</w:t>
            </w:r>
          </w:p>
        </w:tc>
        <w:tc>
          <w:tcPr>
            <w:tcW w:w="1955" w:type="dxa"/>
            <w:shd w:val="clear" w:color="auto" w:fill="C6D9F1" w:themeFill="text2" w:themeFillTint="33"/>
          </w:tcPr>
          <w:p w14:paraId="61872BFE"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1</w:t>
            </w:r>
            <w:r w:rsidRPr="00647593">
              <w:rPr>
                <w:rFonts w:eastAsia="Times" w:cstheme="minorHAnsi"/>
                <w:b/>
                <w:bCs/>
                <w:vertAlign w:val="superscript"/>
                <w:lang w:eastAsia="ja-JP"/>
              </w:rPr>
              <w:t>ère</w:t>
            </w:r>
          </w:p>
        </w:tc>
        <w:tc>
          <w:tcPr>
            <w:tcW w:w="2182" w:type="dxa"/>
            <w:shd w:val="clear" w:color="auto" w:fill="C6D9F1" w:themeFill="text2" w:themeFillTint="33"/>
          </w:tcPr>
          <w:p w14:paraId="19AFA7B0" w14:textId="77777777" w:rsidR="00647593" w:rsidRPr="00647593" w:rsidRDefault="00647593" w:rsidP="0021463E">
            <w:pPr>
              <w:spacing w:before="100" w:beforeAutospacing="1" w:after="100" w:afterAutospacing="1"/>
              <w:jc w:val="center"/>
              <w:rPr>
                <w:rFonts w:eastAsia="Times" w:cstheme="minorHAnsi"/>
                <w:b/>
                <w:bCs/>
                <w:lang w:eastAsia="ja-JP"/>
              </w:rPr>
            </w:pPr>
            <w:proofErr w:type="spellStart"/>
            <w:r w:rsidRPr="00647593">
              <w:rPr>
                <w:rFonts w:eastAsia="Times" w:cstheme="minorHAnsi"/>
                <w:b/>
                <w:bCs/>
                <w:lang w:eastAsia="ja-JP"/>
              </w:rPr>
              <w:t>Terminales</w:t>
            </w:r>
            <w:proofErr w:type="spellEnd"/>
          </w:p>
        </w:tc>
      </w:tr>
      <w:tr w:rsidR="00647593" w:rsidRPr="00AB0DED" w14:paraId="0CF33788" w14:textId="77777777" w:rsidTr="0021463E">
        <w:tc>
          <w:tcPr>
            <w:tcW w:w="2968" w:type="dxa"/>
            <w:gridSpan w:val="2"/>
          </w:tcPr>
          <w:p w14:paraId="36BD6109" w14:textId="77777777" w:rsidR="00647593" w:rsidRPr="00647593" w:rsidRDefault="00647593" w:rsidP="0021463E">
            <w:pPr>
              <w:spacing w:before="100" w:beforeAutospacing="1" w:after="100" w:afterAutospacing="1"/>
              <w:rPr>
                <w:rFonts w:eastAsia="Times"/>
                <w:lang w:eastAsia="ja-JP"/>
              </w:rPr>
            </w:pPr>
            <w:r w:rsidRPr="00647593">
              <w:rPr>
                <w:rFonts w:eastAsia="Times"/>
                <w:lang w:eastAsia="ja-JP"/>
              </w:rPr>
              <w:t>Nombres de séances/an</w:t>
            </w:r>
          </w:p>
        </w:tc>
        <w:tc>
          <w:tcPr>
            <w:tcW w:w="1927" w:type="dxa"/>
          </w:tcPr>
          <w:p w14:paraId="1A4063E6"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6</w:t>
            </w:r>
          </w:p>
        </w:tc>
        <w:tc>
          <w:tcPr>
            <w:tcW w:w="1955" w:type="dxa"/>
          </w:tcPr>
          <w:p w14:paraId="33453FEE"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6</w:t>
            </w:r>
          </w:p>
        </w:tc>
        <w:tc>
          <w:tcPr>
            <w:tcW w:w="2182" w:type="dxa"/>
          </w:tcPr>
          <w:p w14:paraId="02B24AFB" w14:textId="77777777" w:rsidR="00647593" w:rsidRPr="00647593" w:rsidRDefault="00647593" w:rsidP="0021463E">
            <w:pPr>
              <w:spacing w:before="100" w:beforeAutospacing="1" w:after="100" w:afterAutospacing="1"/>
              <w:jc w:val="center"/>
              <w:rPr>
                <w:rFonts w:eastAsia="Times" w:cstheme="minorHAnsi"/>
                <w:b/>
                <w:bCs/>
                <w:lang w:eastAsia="ja-JP"/>
              </w:rPr>
            </w:pPr>
            <w:r w:rsidRPr="00647593">
              <w:rPr>
                <w:rFonts w:eastAsia="Times" w:cstheme="minorHAnsi"/>
                <w:b/>
                <w:bCs/>
                <w:lang w:eastAsia="ja-JP"/>
              </w:rPr>
              <w:t>6</w:t>
            </w:r>
          </w:p>
        </w:tc>
      </w:tr>
      <w:tr w:rsidR="00647593" w14:paraId="284B30E6" w14:textId="77777777" w:rsidTr="0021463E">
        <w:trPr>
          <w:trHeight w:val="300"/>
        </w:trPr>
        <w:tc>
          <w:tcPr>
            <w:tcW w:w="2959" w:type="dxa"/>
          </w:tcPr>
          <w:p w14:paraId="69A626A9" w14:textId="77777777" w:rsidR="00647593" w:rsidRPr="00647593" w:rsidRDefault="00647593" w:rsidP="0021463E">
            <w:pPr>
              <w:rPr>
                <w:rFonts w:eastAsia="Times"/>
                <w:lang w:eastAsia="ja-JP"/>
              </w:rPr>
            </w:pPr>
            <w:r w:rsidRPr="00647593">
              <w:rPr>
                <w:rFonts w:eastAsia="Times"/>
                <w:lang w:eastAsia="ja-JP"/>
              </w:rPr>
              <w:t>Nombre de Pole DVP/an</w:t>
            </w:r>
          </w:p>
          <w:p w14:paraId="26261274" w14:textId="77777777" w:rsidR="00647593" w:rsidRPr="00647593" w:rsidRDefault="00647593" w:rsidP="0021463E">
            <w:pPr>
              <w:rPr>
                <w:rFonts w:eastAsia="Times"/>
                <w:lang w:eastAsia="ja-JP"/>
              </w:rPr>
            </w:pPr>
          </w:p>
        </w:tc>
        <w:tc>
          <w:tcPr>
            <w:tcW w:w="6073" w:type="dxa"/>
            <w:gridSpan w:val="4"/>
          </w:tcPr>
          <w:p w14:paraId="1D9EBA5E" w14:textId="77777777" w:rsidR="00647593" w:rsidRPr="00647593" w:rsidRDefault="00647593" w:rsidP="0021463E">
            <w:pPr>
              <w:jc w:val="center"/>
              <w:rPr>
                <w:rFonts w:eastAsia="Times"/>
                <w:lang w:eastAsia="ja-JP"/>
              </w:rPr>
            </w:pPr>
          </w:p>
          <w:p w14:paraId="6D6073E6" w14:textId="77777777" w:rsidR="00647593" w:rsidRPr="00647593" w:rsidRDefault="00647593" w:rsidP="0021463E">
            <w:pPr>
              <w:jc w:val="center"/>
              <w:rPr>
                <w:rFonts w:eastAsia="Times"/>
                <w:lang w:eastAsia="ja-JP"/>
              </w:rPr>
            </w:pPr>
            <w:r w:rsidRPr="00647593">
              <w:rPr>
                <w:rFonts w:eastAsia="Times"/>
                <w:lang w:eastAsia="ja-JP"/>
              </w:rPr>
              <w:t>7/an</w:t>
            </w:r>
          </w:p>
        </w:tc>
      </w:tr>
      <w:tr w:rsidR="00647593" w:rsidRPr="00031A77" w14:paraId="1255BB87" w14:textId="77777777" w:rsidTr="0021463E">
        <w:tc>
          <w:tcPr>
            <w:tcW w:w="2968" w:type="dxa"/>
            <w:gridSpan w:val="2"/>
          </w:tcPr>
          <w:p w14:paraId="679FA239" w14:textId="77777777" w:rsidR="00647593" w:rsidRPr="00647593" w:rsidRDefault="00647593" w:rsidP="0021463E">
            <w:pPr>
              <w:spacing w:before="100" w:beforeAutospacing="1" w:after="100" w:afterAutospacing="1"/>
              <w:rPr>
                <w:rFonts w:eastAsia="Times"/>
                <w:lang w:eastAsia="ja-JP"/>
              </w:rPr>
            </w:pPr>
            <w:proofErr w:type="spellStart"/>
            <w:r w:rsidRPr="00647593">
              <w:rPr>
                <w:rFonts w:eastAsia="Times"/>
                <w:lang w:eastAsia="ja-JP"/>
              </w:rPr>
              <w:t>Thématiques</w:t>
            </w:r>
            <w:proofErr w:type="spellEnd"/>
          </w:p>
        </w:tc>
        <w:tc>
          <w:tcPr>
            <w:tcW w:w="1927" w:type="dxa"/>
          </w:tcPr>
          <w:p w14:paraId="721F4729" w14:textId="77777777" w:rsidR="00647593" w:rsidRPr="00647593" w:rsidRDefault="00647593" w:rsidP="0021463E">
            <w:pPr>
              <w:spacing w:before="100" w:beforeAutospacing="1" w:after="100" w:afterAutospacing="1"/>
              <w:rPr>
                <w:rFonts w:eastAsia="Times" w:cstheme="minorHAnsi"/>
                <w:lang w:eastAsia="ja-JP"/>
              </w:rPr>
            </w:pPr>
            <w:r w:rsidRPr="00647593">
              <w:rPr>
                <w:rFonts w:eastAsia="Times" w:cstheme="minorHAnsi"/>
                <w:lang w:eastAsia="ja-JP"/>
              </w:rPr>
              <w:t xml:space="preserve">Prendre </w:t>
            </w:r>
            <w:proofErr w:type="spellStart"/>
            <w:r w:rsidRPr="00647593">
              <w:rPr>
                <w:rFonts w:eastAsia="Times" w:cstheme="minorHAnsi"/>
                <w:lang w:eastAsia="ja-JP"/>
              </w:rPr>
              <w:t>soin</w:t>
            </w:r>
            <w:proofErr w:type="spellEnd"/>
            <w:r w:rsidRPr="00647593">
              <w:rPr>
                <w:rFonts w:eastAsia="Times" w:cstheme="minorHAnsi"/>
                <w:lang w:eastAsia="ja-JP"/>
              </w:rPr>
              <w:t xml:space="preserve"> de soi</w:t>
            </w:r>
          </w:p>
        </w:tc>
        <w:tc>
          <w:tcPr>
            <w:tcW w:w="1955" w:type="dxa"/>
          </w:tcPr>
          <w:p w14:paraId="34F9E3A9" w14:textId="77777777" w:rsidR="00647593" w:rsidRPr="00647593" w:rsidRDefault="00647593" w:rsidP="0021463E">
            <w:pPr>
              <w:spacing w:before="100" w:beforeAutospacing="1" w:after="100" w:afterAutospacing="1"/>
              <w:rPr>
                <w:rFonts w:eastAsia="Times" w:cstheme="minorHAnsi"/>
                <w:lang w:eastAsia="ja-JP"/>
              </w:rPr>
            </w:pPr>
            <w:proofErr w:type="spellStart"/>
            <w:r w:rsidRPr="00647593">
              <w:rPr>
                <w:rFonts w:eastAsia="Times" w:cstheme="minorHAnsi"/>
                <w:lang w:eastAsia="ja-JP"/>
              </w:rPr>
              <w:t>Apprendre</w:t>
            </w:r>
            <w:proofErr w:type="spellEnd"/>
            <w:r w:rsidRPr="00647593">
              <w:rPr>
                <w:rFonts w:eastAsia="Times" w:cstheme="minorHAnsi"/>
                <w:lang w:eastAsia="ja-JP"/>
              </w:rPr>
              <w:t xml:space="preserve"> la </w:t>
            </w:r>
            <w:proofErr w:type="spellStart"/>
            <w:r w:rsidRPr="00647593">
              <w:rPr>
                <w:rFonts w:eastAsia="Times" w:cstheme="minorHAnsi"/>
                <w:lang w:eastAsia="ja-JP"/>
              </w:rPr>
              <w:t>citoyenneté</w:t>
            </w:r>
            <w:proofErr w:type="spellEnd"/>
          </w:p>
        </w:tc>
        <w:tc>
          <w:tcPr>
            <w:tcW w:w="2182" w:type="dxa"/>
          </w:tcPr>
          <w:p w14:paraId="719F964B" w14:textId="77777777" w:rsidR="00647593" w:rsidRPr="00031A77" w:rsidRDefault="00647593" w:rsidP="0021463E">
            <w:pPr>
              <w:spacing w:before="100" w:beforeAutospacing="1" w:after="100" w:afterAutospacing="1"/>
              <w:rPr>
                <w:rFonts w:eastAsia="Times" w:cstheme="minorHAnsi"/>
                <w:lang w:val="fr-FR" w:eastAsia="ja-JP"/>
              </w:rPr>
            </w:pPr>
            <w:r w:rsidRPr="00031A77">
              <w:rPr>
                <w:rFonts w:eastAsia="Times" w:cstheme="minorHAnsi"/>
                <w:lang w:val="fr-FR" w:eastAsia="ja-JP"/>
              </w:rPr>
              <w:t>Donner une direction à sa vie</w:t>
            </w:r>
          </w:p>
        </w:tc>
      </w:tr>
      <w:tr w:rsidR="00647593" w:rsidRPr="00AB0DED" w14:paraId="13610D34" w14:textId="77777777" w:rsidTr="0021463E">
        <w:tc>
          <w:tcPr>
            <w:tcW w:w="2968" w:type="dxa"/>
            <w:gridSpan w:val="2"/>
          </w:tcPr>
          <w:p w14:paraId="7E07DC51" w14:textId="77777777" w:rsidR="00647593" w:rsidRPr="00647593" w:rsidRDefault="00647593" w:rsidP="0021463E">
            <w:pPr>
              <w:spacing w:before="100" w:beforeAutospacing="1" w:after="100" w:afterAutospacing="1"/>
              <w:rPr>
                <w:rFonts w:eastAsia="Times" w:cstheme="minorHAnsi"/>
                <w:lang w:eastAsia="ja-JP"/>
              </w:rPr>
            </w:pPr>
            <w:r w:rsidRPr="00647593">
              <w:rPr>
                <w:rFonts w:eastAsia="Times" w:cstheme="minorHAnsi"/>
                <w:lang w:eastAsia="ja-JP"/>
              </w:rPr>
              <w:t>Timing</w:t>
            </w:r>
          </w:p>
        </w:tc>
        <w:tc>
          <w:tcPr>
            <w:tcW w:w="6064" w:type="dxa"/>
            <w:gridSpan w:val="3"/>
          </w:tcPr>
          <w:p w14:paraId="0E9C0B10" w14:textId="77777777" w:rsidR="00647593" w:rsidRPr="00647593" w:rsidRDefault="00647593" w:rsidP="0021463E">
            <w:pPr>
              <w:spacing w:before="100" w:beforeAutospacing="1" w:after="100" w:afterAutospacing="1"/>
              <w:jc w:val="center"/>
              <w:rPr>
                <w:rFonts w:eastAsia="Times" w:cstheme="minorHAnsi"/>
                <w:lang w:eastAsia="ja-JP"/>
              </w:rPr>
            </w:pPr>
            <w:r w:rsidRPr="00647593">
              <w:rPr>
                <w:rFonts w:eastAsia="Times" w:cstheme="minorHAnsi"/>
                <w:lang w:eastAsia="ja-JP"/>
              </w:rPr>
              <w:t>WIN</w:t>
            </w:r>
          </w:p>
        </w:tc>
      </w:tr>
    </w:tbl>
    <w:p w14:paraId="767C0F74" w14:textId="77777777" w:rsidR="00A3759A" w:rsidRDefault="00A3759A">
      <w:pPr>
        <w:pStyle w:val="CERESBody"/>
        <w:spacing w:after="80"/>
      </w:pPr>
    </w:p>
    <w:p w14:paraId="13C2A679" w14:textId="35660F10" w:rsidR="00A81020" w:rsidRDefault="00000000">
      <w:pPr>
        <w:pStyle w:val="CERESBody"/>
        <w:spacing w:after="80"/>
      </w:pPr>
      <w:r>
        <w:t xml:space="preserve">Foyer – Parcours </w:t>
      </w:r>
      <w:r w:rsidR="00647593">
        <w:t>supérieur:</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63"/>
        <w:gridCol w:w="2244"/>
        <w:gridCol w:w="2250"/>
        <w:gridCol w:w="2245"/>
        <w:gridCol w:w="30"/>
      </w:tblGrid>
      <w:tr w:rsidR="00AB5AF7" w:rsidRPr="00AB0DED" w14:paraId="343AC533" w14:textId="77777777" w:rsidTr="00964D82">
        <w:trPr>
          <w:gridAfter w:val="1"/>
          <w:wAfter w:w="30" w:type="dxa"/>
        </w:trPr>
        <w:tc>
          <w:tcPr>
            <w:tcW w:w="2263" w:type="dxa"/>
            <w:shd w:val="clear" w:color="auto" w:fill="C6D9F1" w:themeFill="text2" w:themeFillTint="33"/>
          </w:tcPr>
          <w:p w14:paraId="1F4459E9" w14:textId="77777777" w:rsidR="00AB5AF7" w:rsidRPr="00AB5AF7" w:rsidRDefault="00AB5AF7" w:rsidP="0021463E">
            <w:pPr>
              <w:spacing w:before="100" w:beforeAutospacing="1" w:after="100" w:afterAutospacing="1"/>
              <w:rPr>
                <w:rFonts w:eastAsia="Times" w:cstheme="minorHAnsi"/>
                <w:b/>
                <w:bCs/>
                <w:lang w:eastAsia="ja-JP"/>
              </w:rPr>
            </w:pPr>
          </w:p>
        </w:tc>
        <w:tc>
          <w:tcPr>
            <w:tcW w:w="2244" w:type="dxa"/>
            <w:shd w:val="clear" w:color="auto" w:fill="C6D9F1" w:themeFill="text2" w:themeFillTint="33"/>
          </w:tcPr>
          <w:p w14:paraId="1C3A1165" w14:textId="77777777" w:rsidR="00AB5AF7" w:rsidRPr="00AB5AF7" w:rsidRDefault="00AB5AF7" w:rsidP="0021463E">
            <w:pPr>
              <w:spacing w:before="100" w:beforeAutospacing="1" w:after="100" w:afterAutospacing="1"/>
              <w:jc w:val="center"/>
              <w:rPr>
                <w:rFonts w:eastAsia="Times" w:cstheme="minorHAnsi"/>
                <w:b/>
                <w:bCs/>
                <w:lang w:eastAsia="ja-JP"/>
              </w:rPr>
            </w:pPr>
            <w:r w:rsidRPr="00AB5AF7">
              <w:rPr>
                <w:rFonts w:eastAsia="Times" w:cstheme="minorHAnsi"/>
                <w:b/>
                <w:bCs/>
                <w:lang w:eastAsia="ja-JP"/>
              </w:rPr>
              <w:t>L1</w:t>
            </w:r>
          </w:p>
        </w:tc>
        <w:tc>
          <w:tcPr>
            <w:tcW w:w="2250" w:type="dxa"/>
            <w:shd w:val="clear" w:color="auto" w:fill="C6D9F1" w:themeFill="text2" w:themeFillTint="33"/>
          </w:tcPr>
          <w:p w14:paraId="7ABA09AF" w14:textId="77777777" w:rsidR="00AB5AF7" w:rsidRPr="00AB5AF7" w:rsidRDefault="00AB5AF7" w:rsidP="0021463E">
            <w:pPr>
              <w:spacing w:before="100" w:beforeAutospacing="1" w:after="100" w:afterAutospacing="1"/>
              <w:jc w:val="center"/>
              <w:rPr>
                <w:rFonts w:eastAsia="Times" w:cstheme="minorHAnsi"/>
                <w:b/>
                <w:bCs/>
                <w:lang w:eastAsia="ja-JP"/>
              </w:rPr>
            </w:pPr>
            <w:r w:rsidRPr="00AB5AF7">
              <w:rPr>
                <w:rFonts w:eastAsia="Times" w:cstheme="minorHAnsi"/>
                <w:b/>
                <w:bCs/>
                <w:lang w:eastAsia="ja-JP"/>
              </w:rPr>
              <w:t>L2</w:t>
            </w:r>
          </w:p>
        </w:tc>
        <w:tc>
          <w:tcPr>
            <w:tcW w:w="2245" w:type="dxa"/>
            <w:shd w:val="clear" w:color="auto" w:fill="C6D9F1" w:themeFill="text2" w:themeFillTint="33"/>
          </w:tcPr>
          <w:p w14:paraId="4E126F0B" w14:textId="77777777" w:rsidR="00AB5AF7" w:rsidRPr="00AB0DED" w:rsidRDefault="00AB5AF7" w:rsidP="0021463E">
            <w:pPr>
              <w:spacing w:before="100" w:beforeAutospacing="1" w:after="100" w:afterAutospacing="1"/>
              <w:jc w:val="center"/>
              <w:rPr>
                <w:rFonts w:eastAsia="Times" w:cstheme="minorHAnsi"/>
                <w:b/>
                <w:bCs/>
                <w:sz w:val="24"/>
                <w:lang w:eastAsia="ja-JP"/>
              </w:rPr>
            </w:pPr>
            <w:r w:rsidRPr="00AB0DED">
              <w:rPr>
                <w:rFonts w:eastAsia="Times" w:cstheme="minorHAnsi"/>
                <w:b/>
                <w:bCs/>
                <w:sz w:val="24"/>
                <w:lang w:eastAsia="ja-JP"/>
              </w:rPr>
              <w:t>L3</w:t>
            </w:r>
          </w:p>
        </w:tc>
      </w:tr>
      <w:tr w:rsidR="00AB5AF7" w:rsidRPr="00AB0DED" w14:paraId="1566BC27" w14:textId="77777777" w:rsidTr="0021463E">
        <w:trPr>
          <w:gridAfter w:val="1"/>
          <w:wAfter w:w="30" w:type="dxa"/>
        </w:trPr>
        <w:tc>
          <w:tcPr>
            <w:tcW w:w="2263" w:type="dxa"/>
          </w:tcPr>
          <w:p w14:paraId="4DAC04F3" w14:textId="77777777" w:rsidR="00AB5AF7" w:rsidRPr="00AB5AF7" w:rsidRDefault="00AB5AF7" w:rsidP="0021463E">
            <w:pPr>
              <w:spacing w:before="100" w:beforeAutospacing="1" w:after="100" w:afterAutospacing="1"/>
              <w:rPr>
                <w:rFonts w:eastAsia="Times" w:cstheme="minorHAnsi"/>
                <w:lang w:eastAsia="ja-JP"/>
              </w:rPr>
            </w:pPr>
            <w:r w:rsidRPr="00AB5AF7">
              <w:rPr>
                <w:rFonts w:eastAsia="Times" w:cstheme="minorHAnsi"/>
                <w:lang w:eastAsia="ja-JP"/>
              </w:rPr>
              <w:t>Nombres de séances</w:t>
            </w:r>
          </w:p>
        </w:tc>
        <w:tc>
          <w:tcPr>
            <w:tcW w:w="2244" w:type="dxa"/>
          </w:tcPr>
          <w:p w14:paraId="5B46CCCC" w14:textId="77777777" w:rsidR="00AB5AF7" w:rsidRPr="00AB5AF7" w:rsidRDefault="00AB5AF7" w:rsidP="0021463E">
            <w:pPr>
              <w:spacing w:before="100" w:beforeAutospacing="1" w:after="100" w:afterAutospacing="1"/>
              <w:jc w:val="center"/>
              <w:rPr>
                <w:rFonts w:eastAsia="Times" w:cstheme="minorHAnsi"/>
                <w:b/>
                <w:bCs/>
                <w:lang w:eastAsia="ja-JP"/>
              </w:rPr>
            </w:pPr>
            <w:r w:rsidRPr="00AB5AF7">
              <w:rPr>
                <w:rFonts w:eastAsia="Times" w:cstheme="minorHAnsi"/>
                <w:b/>
                <w:bCs/>
                <w:lang w:eastAsia="ja-JP"/>
              </w:rPr>
              <w:t>6</w:t>
            </w:r>
          </w:p>
        </w:tc>
        <w:tc>
          <w:tcPr>
            <w:tcW w:w="2250" w:type="dxa"/>
          </w:tcPr>
          <w:p w14:paraId="462B84E0" w14:textId="77777777" w:rsidR="00AB5AF7" w:rsidRPr="00AB5AF7" w:rsidRDefault="00AB5AF7" w:rsidP="0021463E">
            <w:pPr>
              <w:spacing w:before="100" w:beforeAutospacing="1" w:after="100" w:afterAutospacing="1"/>
              <w:jc w:val="center"/>
              <w:rPr>
                <w:rFonts w:eastAsia="Times" w:cstheme="minorHAnsi"/>
                <w:b/>
                <w:bCs/>
                <w:lang w:eastAsia="ja-JP"/>
              </w:rPr>
            </w:pPr>
            <w:r w:rsidRPr="00AB5AF7">
              <w:rPr>
                <w:rFonts w:eastAsia="Times" w:cstheme="minorHAnsi"/>
                <w:b/>
                <w:bCs/>
                <w:lang w:eastAsia="ja-JP"/>
              </w:rPr>
              <w:t>6</w:t>
            </w:r>
          </w:p>
        </w:tc>
        <w:tc>
          <w:tcPr>
            <w:tcW w:w="2245" w:type="dxa"/>
          </w:tcPr>
          <w:p w14:paraId="0E956C41" w14:textId="77777777" w:rsidR="00AB5AF7" w:rsidRPr="00AB0DED" w:rsidRDefault="00AB5AF7" w:rsidP="0021463E">
            <w:pPr>
              <w:spacing w:before="100" w:beforeAutospacing="1" w:after="100" w:afterAutospacing="1"/>
              <w:jc w:val="center"/>
              <w:rPr>
                <w:rFonts w:eastAsia="Times" w:cstheme="minorHAnsi"/>
                <w:b/>
                <w:bCs/>
                <w:sz w:val="24"/>
                <w:lang w:eastAsia="ja-JP"/>
              </w:rPr>
            </w:pPr>
            <w:r w:rsidRPr="00AB0DED">
              <w:rPr>
                <w:rFonts w:eastAsia="Times" w:cstheme="minorHAnsi"/>
                <w:b/>
                <w:bCs/>
                <w:sz w:val="24"/>
                <w:lang w:eastAsia="ja-JP"/>
              </w:rPr>
              <w:t>6</w:t>
            </w:r>
          </w:p>
        </w:tc>
      </w:tr>
      <w:tr w:rsidR="00AB5AF7" w14:paraId="69739F7D" w14:textId="77777777" w:rsidTr="0021463E">
        <w:trPr>
          <w:trHeight w:val="300"/>
        </w:trPr>
        <w:tc>
          <w:tcPr>
            <w:tcW w:w="2263" w:type="dxa"/>
          </w:tcPr>
          <w:p w14:paraId="214CE309" w14:textId="77777777" w:rsidR="00AB5AF7" w:rsidRPr="00AB5AF7" w:rsidRDefault="00AB5AF7" w:rsidP="0021463E">
            <w:pPr>
              <w:rPr>
                <w:rFonts w:eastAsia="Times"/>
                <w:lang w:eastAsia="ja-JP"/>
              </w:rPr>
            </w:pPr>
            <w:r w:rsidRPr="00AB5AF7">
              <w:rPr>
                <w:rFonts w:eastAsia="Times"/>
                <w:lang w:eastAsia="ja-JP"/>
              </w:rPr>
              <w:t>Nombre de Pole DVP/an</w:t>
            </w:r>
          </w:p>
          <w:p w14:paraId="1DAE92F5" w14:textId="77777777" w:rsidR="00AB5AF7" w:rsidRPr="00AB5AF7" w:rsidRDefault="00AB5AF7" w:rsidP="0021463E">
            <w:pPr>
              <w:rPr>
                <w:rFonts w:eastAsia="Times"/>
                <w:lang w:eastAsia="ja-JP"/>
              </w:rPr>
            </w:pPr>
          </w:p>
        </w:tc>
        <w:tc>
          <w:tcPr>
            <w:tcW w:w="6769" w:type="dxa"/>
            <w:gridSpan w:val="4"/>
          </w:tcPr>
          <w:p w14:paraId="4D488DCE" w14:textId="77777777" w:rsidR="00AB5AF7" w:rsidRPr="00AB5AF7" w:rsidRDefault="00AB5AF7" w:rsidP="0021463E">
            <w:pPr>
              <w:jc w:val="center"/>
              <w:rPr>
                <w:rFonts w:eastAsia="Times"/>
                <w:lang w:eastAsia="ja-JP"/>
              </w:rPr>
            </w:pPr>
          </w:p>
          <w:p w14:paraId="7374F8A4" w14:textId="77777777" w:rsidR="00AB5AF7" w:rsidRPr="00AB5AF7" w:rsidRDefault="00AB5AF7" w:rsidP="0021463E">
            <w:pPr>
              <w:jc w:val="center"/>
              <w:rPr>
                <w:rFonts w:eastAsia="Times"/>
                <w:lang w:eastAsia="ja-JP"/>
              </w:rPr>
            </w:pPr>
            <w:r w:rsidRPr="00AB5AF7">
              <w:rPr>
                <w:rFonts w:eastAsia="Times"/>
                <w:lang w:eastAsia="ja-JP"/>
              </w:rPr>
              <w:t>7/an</w:t>
            </w:r>
          </w:p>
        </w:tc>
      </w:tr>
      <w:tr w:rsidR="00AB5AF7" w14:paraId="1EA9B7BF" w14:textId="77777777" w:rsidTr="0021463E">
        <w:trPr>
          <w:trHeight w:val="300"/>
        </w:trPr>
        <w:tc>
          <w:tcPr>
            <w:tcW w:w="2263" w:type="dxa"/>
          </w:tcPr>
          <w:p w14:paraId="13BA7E9E" w14:textId="77777777" w:rsidR="00AB5AF7" w:rsidRPr="00AB5AF7" w:rsidRDefault="00AB5AF7" w:rsidP="0021463E">
            <w:pPr>
              <w:rPr>
                <w:rFonts w:eastAsia="Times"/>
                <w:lang w:eastAsia="ja-JP"/>
              </w:rPr>
            </w:pPr>
            <w:proofErr w:type="spellStart"/>
            <w:r w:rsidRPr="00AB5AF7">
              <w:rPr>
                <w:rFonts w:eastAsia="Times"/>
                <w:lang w:eastAsia="ja-JP"/>
              </w:rPr>
              <w:lastRenderedPageBreak/>
              <w:t>Thématiques</w:t>
            </w:r>
            <w:proofErr w:type="spellEnd"/>
          </w:p>
        </w:tc>
        <w:tc>
          <w:tcPr>
            <w:tcW w:w="2244" w:type="dxa"/>
          </w:tcPr>
          <w:p w14:paraId="74981EB4" w14:textId="77777777" w:rsidR="00AB5AF7" w:rsidRPr="00AB5AF7" w:rsidRDefault="00AB5AF7" w:rsidP="0021463E">
            <w:pPr>
              <w:rPr>
                <w:rFonts w:eastAsia="Times"/>
                <w:lang w:eastAsia="ja-JP"/>
              </w:rPr>
            </w:pPr>
          </w:p>
        </w:tc>
        <w:tc>
          <w:tcPr>
            <w:tcW w:w="2250" w:type="dxa"/>
          </w:tcPr>
          <w:p w14:paraId="0ADEDF26" w14:textId="77777777" w:rsidR="00AB5AF7" w:rsidRPr="00AB5AF7" w:rsidRDefault="00AB5AF7" w:rsidP="0021463E">
            <w:pPr>
              <w:rPr>
                <w:rFonts w:eastAsia="Times"/>
                <w:lang w:eastAsia="ja-JP"/>
              </w:rPr>
            </w:pPr>
          </w:p>
        </w:tc>
        <w:tc>
          <w:tcPr>
            <w:tcW w:w="2275" w:type="dxa"/>
            <w:gridSpan w:val="2"/>
          </w:tcPr>
          <w:p w14:paraId="23235CBE" w14:textId="77777777" w:rsidR="00AB5AF7" w:rsidRDefault="00AB5AF7" w:rsidP="0021463E">
            <w:pPr>
              <w:rPr>
                <w:rFonts w:eastAsia="Times"/>
                <w:sz w:val="24"/>
                <w:lang w:eastAsia="ja-JP"/>
              </w:rPr>
            </w:pPr>
          </w:p>
        </w:tc>
      </w:tr>
      <w:tr w:rsidR="00AB5AF7" w:rsidRPr="00031A77" w14:paraId="3E7BF36C" w14:textId="77777777" w:rsidTr="0021463E">
        <w:trPr>
          <w:gridAfter w:val="1"/>
          <w:wAfter w:w="30" w:type="dxa"/>
        </w:trPr>
        <w:tc>
          <w:tcPr>
            <w:tcW w:w="2263" w:type="dxa"/>
          </w:tcPr>
          <w:p w14:paraId="6FFAE23E" w14:textId="77777777" w:rsidR="00AB5AF7" w:rsidRPr="00AB5AF7" w:rsidRDefault="00AB5AF7" w:rsidP="0021463E">
            <w:pPr>
              <w:spacing w:before="100" w:beforeAutospacing="1" w:after="100" w:afterAutospacing="1"/>
              <w:rPr>
                <w:rFonts w:eastAsia="Times" w:cstheme="minorHAnsi"/>
                <w:lang w:eastAsia="ja-JP"/>
              </w:rPr>
            </w:pPr>
            <w:r w:rsidRPr="00AB5AF7">
              <w:rPr>
                <w:rFonts w:eastAsia="Times" w:cstheme="minorHAnsi"/>
                <w:lang w:eastAsia="ja-JP"/>
              </w:rPr>
              <w:t>Objectif</w:t>
            </w:r>
          </w:p>
        </w:tc>
        <w:tc>
          <w:tcPr>
            <w:tcW w:w="2244" w:type="dxa"/>
          </w:tcPr>
          <w:p w14:paraId="06C645C9" w14:textId="77777777" w:rsidR="00AB5AF7" w:rsidRPr="00AB5AF7" w:rsidRDefault="00AB5AF7" w:rsidP="0021463E">
            <w:pPr>
              <w:spacing w:before="100" w:beforeAutospacing="1" w:after="100" w:afterAutospacing="1"/>
              <w:rPr>
                <w:rFonts w:eastAsia="Times" w:cstheme="minorHAnsi"/>
                <w:lang w:eastAsia="ja-JP"/>
              </w:rPr>
            </w:pPr>
            <w:r w:rsidRPr="00AB5AF7">
              <w:rPr>
                <w:rFonts w:eastAsia="Times" w:cstheme="minorHAnsi"/>
                <w:lang w:eastAsia="ja-JP"/>
              </w:rPr>
              <w:t xml:space="preserve">Identifier </w:t>
            </w:r>
            <w:proofErr w:type="spellStart"/>
            <w:r w:rsidRPr="00AB5AF7">
              <w:rPr>
                <w:rFonts w:eastAsia="Times" w:cstheme="minorHAnsi"/>
                <w:lang w:eastAsia="ja-JP"/>
              </w:rPr>
              <w:t>ses</w:t>
            </w:r>
            <w:proofErr w:type="spellEnd"/>
            <w:r w:rsidRPr="00AB5AF7">
              <w:rPr>
                <w:rFonts w:eastAsia="Times" w:cstheme="minorHAnsi"/>
                <w:lang w:eastAsia="ja-JP"/>
              </w:rPr>
              <w:t xml:space="preserve"> </w:t>
            </w:r>
            <w:proofErr w:type="spellStart"/>
            <w:r w:rsidRPr="00AB5AF7">
              <w:rPr>
                <w:rFonts w:eastAsia="Times" w:cstheme="minorHAnsi"/>
                <w:lang w:eastAsia="ja-JP"/>
              </w:rPr>
              <w:t>priorités</w:t>
            </w:r>
            <w:proofErr w:type="spellEnd"/>
          </w:p>
        </w:tc>
        <w:tc>
          <w:tcPr>
            <w:tcW w:w="2250" w:type="dxa"/>
          </w:tcPr>
          <w:p w14:paraId="7F6FDACD" w14:textId="77777777" w:rsidR="00AB5AF7" w:rsidRPr="00AB5AF7" w:rsidRDefault="00AB5AF7" w:rsidP="0021463E">
            <w:pPr>
              <w:spacing w:before="100" w:beforeAutospacing="1" w:after="100" w:afterAutospacing="1"/>
              <w:rPr>
                <w:rFonts w:eastAsia="Times" w:cstheme="minorHAnsi"/>
                <w:lang w:eastAsia="ja-JP"/>
              </w:rPr>
            </w:pPr>
            <w:proofErr w:type="spellStart"/>
            <w:r w:rsidRPr="00AB5AF7">
              <w:rPr>
                <w:rFonts w:eastAsia="Times" w:cstheme="minorHAnsi"/>
                <w:lang w:eastAsia="ja-JP"/>
              </w:rPr>
              <w:t>Devenir</w:t>
            </w:r>
            <w:proofErr w:type="spellEnd"/>
            <w:r w:rsidRPr="00AB5AF7">
              <w:rPr>
                <w:rFonts w:eastAsia="Times" w:cstheme="minorHAnsi"/>
                <w:lang w:eastAsia="ja-JP"/>
              </w:rPr>
              <w:t xml:space="preserve"> </w:t>
            </w:r>
            <w:proofErr w:type="spellStart"/>
            <w:r w:rsidRPr="00AB5AF7">
              <w:rPr>
                <w:rFonts w:eastAsia="Times" w:cstheme="minorHAnsi"/>
                <w:lang w:eastAsia="ja-JP"/>
              </w:rPr>
              <w:t>responsable</w:t>
            </w:r>
            <w:proofErr w:type="spellEnd"/>
          </w:p>
        </w:tc>
        <w:tc>
          <w:tcPr>
            <w:tcW w:w="2245" w:type="dxa"/>
          </w:tcPr>
          <w:p w14:paraId="0129DFD1" w14:textId="77777777" w:rsidR="00AB5AF7" w:rsidRPr="00031A77" w:rsidRDefault="00AB5AF7" w:rsidP="0021463E">
            <w:pPr>
              <w:spacing w:before="100" w:beforeAutospacing="1" w:after="100" w:afterAutospacing="1"/>
              <w:rPr>
                <w:rFonts w:eastAsia="Times" w:cstheme="minorHAnsi"/>
                <w:sz w:val="24"/>
                <w:lang w:val="fr-FR" w:eastAsia="ja-JP"/>
              </w:rPr>
            </w:pPr>
            <w:r w:rsidRPr="00031A77">
              <w:rPr>
                <w:rFonts w:eastAsia="Times" w:cstheme="minorHAnsi"/>
                <w:sz w:val="24"/>
                <w:lang w:val="fr-FR" w:eastAsia="ja-JP"/>
              </w:rPr>
              <w:t>Se projeter à long terme</w:t>
            </w:r>
          </w:p>
        </w:tc>
      </w:tr>
      <w:tr w:rsidR="00AB5AF7" w:rsidRPr="00AB0DED" w14:paraId="1C4EF10E" w14:textId="77777777" w:rsidTr="0021463E">
        <w:trPr>
          <w:gridAfter w:val="1"/>
          <w:wAfter w:w="30" w:type="dxa"/>
        </w:trPr>
        <w:tc>
          <w:tcPr>
            <w:tcW w:w="2263" w:type="dxa"/>
          </w:tcPr>
          <w:p w14:paraId="34364D4E" w14:textId="77777777" w:rsidR="00AB5AF7" w:rsidRPr="00AB5AF7" w:rsidRDefault="00AB5AF7" w:rsidP="0021463E">
            <w:pPr>
              <w:spacing w:before="100" w:beforeAutospacing="1" w:after="100" w:afterAutospacing="1"/>
              <w:rPr>
                <w:rFonts w:eastAsia="Times" w:cstheme="minorHAnsi"/>
                <w:lang w:eastAsia="ja-JP"/>
              </w:rPr>
            </w:pPr>
            <w:r w:rsidRPr="00AB5AF7">
              <w:rPr>
                <w:rFonts w:eastAsia="Times" w:cstheme="minorHAnsi"/>
                <w:lang w:eastAsia="ja-JP"/>
              </w:rPr>
              <w:t>Timing</w:t>
            </w:r>
          </w:p>
        </w:tc>
        <w:tc>
          <w:tcPr>
            <w:tcW w:w="6739" w:type="dxa"/>
            <w:gridSpan w:val="3"/>
          </w:tcPr>
          <w:p w14:paraId="22406AD3" w14:textId="77777777" w:rsidR="00AB5AF7" w:rsidRPr="00AB5AF7" w:rsidRDefault="00AB5AF7" w:rsidP="0021463E">
            <w:pPr>
              <w:spacing w:before="100" w:beforeAutospacing="1" w:after="100" w:afterAutospacing="1"/>
              <w:jc w:val="center"/>
              <w:rPr>
                <w:rFonts w:eastAsia="Times" w:cstheme="minorHAnsi"/>
                <w:lang w:eastAsia="ja-JP"/>
              </w:rPr>
            </w:pPr>
            <w:proofErr w:type="spellStart"/>
            <w:r w:rsidRPr="00AB5AF7">
              <w:rPr>
                <w:rFonts w:eastAsia="Times" w:cstheme="minorHAnsi"/>
                <w:lang w:eastAsia="ja-JP"/>
              </w:rPr>
              <w:t>Calendrier</w:t>
            </w:r>
            <w:proofErr w:type="spellEnd"/>
            <w:r w:rsidRPr="00AB5AF7">
              <w:rPr>
                <w:rFonts w:eastAsia="Times" w:cstheme="minorHAnsi"/>
                <w:lang w:eastAsia="ja-JP"/>
              </w:rPr>
              <w:t xml:space="preserve"> BOE - DVP</w:t>
            </w:r>
          </w:p>
        </w:tc>
      </w:tr>
    </w:tbl>
    <w:p w14:paraId="69D5DE90" w14:textId="77777777" w:rsidR="00647593" w:rsidRDefault="00647593">
      <w:pPr>
        <w:pStyle w:val="CERESBody"/>
        <w:spacing w:after="80"/>
      </w:pPr>
    </w:p>
    <w:p w14:paraId="2D7935CB" w14:textId="2D426DBD" w:rsidR="00A81020" w:rsidRPr="00AB5AF7" w:rsidRDefault="00000000" w:rsidP="009160F9">
      <w:pPr>
        <w:pStyle w:val="CERESBody"/>
        <w:spacing w:after="80"/>
        <w:jc w:val="both"/>
        <w:rPr>
          <w:b/>
          <w:bCs/>
        </w:rPr>
      </w:pPr>
      <w:proofErr w:type="spellStart"/>
      <w:r w:rsidRPr="00AB5AF7">
        <w:rPr>
          <w:b/>
          <w:bCs/>
        </w:rPr>
        <w:t>Rôle</w:t>
      </w:r>
      <w:proofErr w:type="spellEnd"/>
      <w:r w:rsidRPr="00AB5AF7">
        <w:rPr>
          <w:b/>
          <w:bCs/>
        </w:rPr>
        <w:t xml:space="preserve"> des </w:t>
      </w:r>
      <w:r w:rsidR="00AB5AF7" w:rsidRPr="00AB5AF7">
        <w:rPr>
          <w:b/>
          <w:bCs/>
        </w:rPr>
        <w:t>animateurs:</w:t>
      </w:r>
    </w:p>
    <w:p w14:paraId="1E116B50" w14:textId="799FCF4D" w:rsidR="00A81020" w:rsidRPr="00031A77" w:rsidRDefault="00000000">
      <w:pPr>
        <w:pStyle w:val="CERESBody"/>
        <w:numPr>
          <w:ilvl w:val="0"/>
          <w:numId w:val="39"/>
        </w:numPr>
        <w:spacing w:after="80"/>
        <w:jc w:val="both"/>
        <w:rPr>
          <w:lang w:val="fr-FR"/>
        </w:rPr>
      </w:pPr>
      <w:r w:rsidRPr="00031A77">
        <w:rPr>
          <w:b/>
          <w:bCs/>
          <w:lang w:val="fr-FR"/>
        </w:rPr>
        <w:t xml:space="preserve">Préparer chaque séance en </w:t>
      </w:r>
      <w:proofErr w:type="gramStart"/>
      <w:r w:rsidR="00AB5AF7" w:rsidRPr="00031A77">
        <w:rPr>
          <w:b/>
          <w:bCs/>
          <w:lang w:val="fr-FR"/>
        </w:rPr>
        <w:t>amont</w:t>
      </w:r>
      <w:r w:rsidR="00AB5AF7" w:rsidRPr="00031A77">
        <w:rPr>
          <w:lang w:val="fr-FR"/>
        </w:rPr>
        <w:t>:</w:t>
      </w:r>
      <w:proofErr w:type="gramEnd"/>
      <w:r w:rsidRPr="00031A77">
        <w:rPr>
          <w:lang w:val="fr-FR"/>
        </w:rPr>
        <w:t xml:space="preserve"> Anticiper et organiser le contenu avant la date prévue.</w:t>
      </w:r>
    </w:p>
    <w:p w14:paraId="1D4EA93E" w14:textId="67673A13" w:rsidR="00A81020" w:rsidRPr="00031A77" w:rsidRDefault="00000000">
      <w:pPr>
        <w:pStyle w:val="CERESBody"/>
        <w:numPr>
          <w:ilvl w:val="0"/>
          <w:numId w:val="39"/>
        </w:numPr>
        <w:spacing w:after="80"/>
        <w:jc w:val="both"/>
        <w:rPr>
          <w:lang w:val="fr-FR"/>
        </w:rPr>
      </w:pPr>
      <w:r w:rsidRPr="00031A77">
        <w:rPr>
          <w:b/>
          <w:bCs/>
          <w:lang w:val="fr-FR"/>
        </w:rPr>
        <w:t xml:space="preserve">Utiliser les fiches </w:t>
      </w:r>
      <w:proofErr w:type="gramStart"/>
      <w:r w:rsidR="006546EE" w:rsidRPr="00031A77">
        <w:rPr>
          <w:b/>
          <w:bCs/>
          <w:lang w:val="fr-FR"/>
        </w:rPr>
        <w:t>appropriées:</w:t>
      </w:r>
      <w:proofErr w:type="gramEnd"/>
      <w:r w:rsidRPr="00031A77">
        <w:rPr>
          <w:lang w:val="fr-FR"/>
        </w:rPr>
        <w:t xml:space="preserve"> Se référer à la fiche animatrice et à la fiche jeune pour guider la séance.</w:t>
      </w:r>
    </w:p>
    <w:p w14:paraId="6DBF6672" w14:textId="722167EE" w:rsidR="00A81020" w:rsidRPr="00031A77" w:rsidRDefault="00000000">
      <w:pPr>
        <w:pStyle w:val="CERESBody"/>
        <w:numPr>
          <w:ilvl w:val="0"/>
          <w:numId w:val="39"/>
        </w:numPr>
        <w:spacing w:after="80"/>
        <w:jc w:val="both"/>
        <w:rPr>
          <w:b/>
          <w:bCs/>
          <w:lang w:val="fr-FR"/>
        </w:rPr>
      </w:pPr>
      <w:r w:rsidRPr="00031A77">
        <w:rPr>
          <w:b/>
          <w:bCs/>
          <w:lang w:val="fr-FR"/>
        </w:rPr>
        <w:t xml:space="preserve">Préparer la salle en </w:t>
      </w:r>
      <w:proofErr w:type="gramStart"/>
      <w:r w:rsidR="006546EE" w:rsidRPr="00031A77">
        <w:rPr>
          <w:b/>
          <w:bCs/>
          <w:lang w:val="fr-FR"/>
        </w:rPr>
        <w:t>amont:</w:t>
      </w:r>
      <w:proofErr w:type="gramEnd"/>
    </w:p>
    <w:p w14:paraId="62CA02B9" w14:textId="77777777" w:rsidR="00A81020" w:rsidRPr="00031A77" w:rsidRDefault="00000000">
      <w:pPr>
        <w:pStyle w:val="CERESBody"/>
        <w:numPr>
          <w:ilvl w:val="0"/>
          <w:numId w:val="40"/>
        </w:numPr>
        <w:spacing w:after="80"/>
        <w:jc w:val="both"/>
        <w:rPr>
          <w:lang w:val="fr-FR"/>
        </w:rPr>
      </w:pPr>
      <w:r w:rsidRPr="00031A77">
        <w:rPr>
          <w:lang w:val="fr-FR"/>
        </w:rPr>
        <w:t>Choisir la disposition de la salle.</w:t>
      </w:r>
    </w:p>
    <w:p w14:paraId="7AD74ED7" w14:textId="77777777" w:rsidR="00A81020" w:rsidRPr="00031A77" w:rsidRDefault="00000000">
      <w:pPr>
        <w:pStyle w:val="CERESBody"/>
        <w:numPr>
          <w:ilvl w:val="0"/>
          <w:numId w:val="40"/>
        </w:numPr>
        <w:spacing w:after="80"/>
        <w:jc w:val="both"/>
        <w:rPr>
          <w:lang w:val="fr-FR"/>
        </w:rPr>
      </w:pPr>
      <w:r w:rsidRPr="00031A77">
        <w:rPr>
          <w:lang w:val="fr-FR"/>
        </w:rPr>
        <w:t>Préparer le tableau ou l’emballage.</w:t>
      </w:r>
    </w:p>
    <w:p w14:paraId="30F893EE" w14:textId="77777777" w:rsidR="00A81020" w:rsidRPr="00031A77" w:rsidRDefault="00000000">
      <w:pPr>
        <w:pStyle w:val="CERESBody"/>
        <w:numPr>
          <w:ilvl w:val="0"/>
          <w:numId w:val="40"/>
        </w:numPr>
        <w:spacing w:after="80"/>
        <w:jc w:val="both"/>
        <w:rPr>
          <w:lang w:val="fr-FR"/>
        </w:rPr>
      </w:pPr>
      <w:r w:rsidRPr="00031A77">
        <w:rPr>
          <w:lang w:val="fr-FR"/>
        </w:rPr>
        <w:t>Installer les matériels nécessaires (vidéoprojecteur, ordinateur, etc.).</w:t>
      </w:r>
    </w:p>
    <w:p w14:paraId="4B4FD4D2" w14:textId="3C279F41" w:rsidR="00A81020" w:rsidRPr="00031A77" w:rsidRDefault="00000000">
      <w:pPr>
        <w:pStyle w:val="CERESBody"/>
        <w:numPr>
          <w:ilvl w:val="0"/>
          <w:numId w:val="41"/>
        </w:numPr>
        <w:spacing w:after="80"/>
        <w:jc w:val="both"/>
        <w:rPr>
          <w:lang w:val="fr-FR"/>
        </w:rPr>
      </w:pPr>
      <w:r w:rsidRPr="00031A77">
        <w:rPr>
          <w:b/>
          <w:bCs/>
          <w:lang w:val="fr-FR"/>
        </w:rPr>
        <w:t xml:space="preserve">Lancer la séance et favoriser la </w:t>
      </w:r>
      <w:proofErr w:type="gramStart"/>
      <w:r w:rsidR="00272A11" w:rsidRPr="00031A77">
        <w:rPr>
          <w:b/>
          <w:bCs/>
          <w:lang w:val="fr-FR"/>
        </w:rPr>
        <w:t>participation:</w:t>
      </w:r>
      <w:proofErr w:type="gramEnd"/>
      <w:r w:rsidRPr="00031A77">
        <w:rPr>
          <w:lang w:val="fr-FR"/>
        </w:rPr>
        <w:t xml:space="preserve"> Encourager les jeunes à participer activement (20% le temps de parole des animateurs et 80% celui des jeunes)</w:t>
      </w:r>
    </w:p>
    <w:p w14:paraId="50A46171" w14:textId="51D6ECAE" w:rsidR="00A81020" w:rsidRPr="00031A77" w:rsidRDefault="00000000">
      <w:pPr>
        <w:pStyle w:val="CERESBody"/>
        <w:numPr>
          <w:ilvl w:val="0"/>
          <w:numId w:val="41"/>
        </w:numPr>
        <w:spacing w:after="80"/>
        <w:jc w:val="both"/>
        <w:rPr>
          <w:lang w:val="fr-FR"/>
        </w:rPr>
      </w:pPr>
      <w:r w:rsidRPr="00031A77">
        <w:rPr>
          <w:b/>
          <w:bCs/>
          <w:lang w:val="fr-FR"/>
        </w:rPr>
        <w:t xml:space="preserve">Adapter le </w:t>
      </w:r>
      <w:proofErr w:type="gramStart"/>
      <w:r w:rsidR="00272A11" w:rsidRPr="00031A77">
        <w:rPr>
          <w:b/>
          <w:bCs/>
          <w:lang w:val="fr-FR"/>
        </w:rPr>
        <w:t>langage</w:t>
      </w:r>
      <w:r w:rsidR="00272A11" w:rsidRPr="00031A77">
        <w:rPr>
          <w:lang w:val="fr-FR"/>
        </w:rPr>
        <w:t>:</w:t>
      </w:r>
      <w:proofErr w:type="gramEnd"/>
      <w:r w:rsidRPr="00031A77">
        <w:rPr>
          <w:lang w:val="fr-FR"/>
        </w:rPr>
        <w:t xml:space="preserve"> S’exprimer en malagasy, en bilingue ou en français selon le niveau de compréhension des jeunes.</w:t>
      </w:r>
    </w:p>
    <w:p w14:paraId="4D3B0E22" w14:textId="3D42B0D8" w:rsidR="00A81020" w:rsidRPr="00031A77" w:rsidRDefault="00000000">
      <w:pPr>
        <w:pStyle w:val="CERESBody"/>
        <w:numPr>
          <w:ilvl w:val="0"/>
          <w:numId w:val="41"/>
        </w:numPr>
        <w:spacing w:after="80"/>
        <w:jc w:val="both"/>
        <w:rPr>
          <w:b/>
          <w:bCs/>
          <w:lang w:val="fr-FR"/>
        </w:rPr>
      </w:pPr>
      <w:r w:rsidRPr="00031A77">
        <w:rPr>
          <w:b/>
          <w:bCs/>
          <w:lang w:val="fr-FR"/>
        </w:rPr>
        <w:t>Ne pas faire de la morale. Eviter des postures de jugement hiérarchique</w:t>
      </w:r>
    </w:p>
    <w:p w14:paraId="6D99FF46" w14:textId="00101D58" w:rsidR="00A81020" w:rsidRDefault="00000000" w:rsidP="00270C68">
      <w:pPr>
        <w:pStyle w:val="Titre2"/>
      </w:pPr>
      <w:bookmarkStart w:id="183" w:name="_Toc223448133"/>
      <w:r>
        <w:t>PROCEDURE ET FONCTIONNEMENT POLE DVP</w:t>
      </w:r>
      <w:bookmarkEnd w:id="183"/>
    </w:p>
    <w:p w14:paraId="534C6F90" w14:textId="1069C8C2" w:rsidR="008626EF" w:rsidRPr="00031A77" w:rsidRDefault="00000000" w:rsidP="00A3759A">
      <w:pPr>
        <w:pStyle w:val="CERESBody"/>
        <w:spacing w:after="80"/>
        <w:jc w:val="both"/>
        <w:rPr>
          <w:lang w:val="fr-FR"/>
        </w:rPr>
      </w:pPr>
      <w:r w:rsidRPr="00031A77">
        <w:rPr>
          <w:lang w:val="fr-FR"/>
        </w:rPr>
        <w:t>Le pôle DVP a pour vocation d’harmoniser la pratique et la vision que possède les éducateurs des objectifs éducatifs liés aux séances DVP. Un échange et une transmission autour des fiches séances DVP a lieu de manière régulière afin de faciliter le travail des éducateurs auprès des jeunes.</w:t>
      </w:r>
    </w:p>
    <w:p w14:paraId="6AA4EF6E" w14:textId="288BC2D7" w:rsidR="00A81020" w:rsidRDefault="00515389" w:rsidP="00270C68">
      <w:pPr>
        <w:pStyle w:val="Titre3"/>
      </w:pPr>
      <w:bookmarkStart w:id="184" w:name="_Toc223448134"/>
      <w:r>
        <w:t xml:space="preserve">OBJET: </w:t>
      </w:r>
      <w:proofErr w:type="spellStart"/>
      <w:r>
        <w:t>Pôle</w:t>
      </w:r>
      <w:proofErr w:type="spellEnd"/>
      <w:r>
        <w:t xml:space="preserve"> DVP</w:t>
      </w:r>
      <w:bookmarkEnd w:id="184"/>
    </w:p>
    <w:p w14:paraId="5482444C" w14:textId="781F035A" w:rsidR="00A81020" w:rsidRDefault="00000000" w:rsidP="00CC024B">
      <w:pPr>
        <w:pStyle w:val="Titre3"/>
      </w:pPr>
      <w:bookmarkStart w:id="185" w:name="_Toc223448135"/>
      <w:r>
        <w:t xml:space="preserve">DOMAINE </w:t>
      </w:r>
      <w:r w:rsidR="00515389">
        <w:t>D’APPLICATION:</w:t>
      </w:r>
      <w:bookmarkEnd w:id="185"/>
    </w:p>
    <w:p w14:paraId="248302AF" w14:textId="77777777" w:rsidR="00A81020" w:rsidRPr="00031A77" w:rsidRDefault="00000000" w:rsidP="009160F9">
      <w:pPr>
        <w:pStyle w:val="CERESBody"/>
        <w:spacing w:after="80"/>
        <w:jc w:val="both"/>
        <w:rPr>
          <w:lang w:val="fr-FR"/>
        </w:rPr>
      </w:pPr>
      <w:r w:rsidRPr="00031A77">
        <w:rPr>
          <w:lang w:val="fr-FR"/>
        </w:rPr>
        <w:t>Cette activité est conçue pour la préparation des séances à venir ainsi que l’évaluation des séances déjà réalisées.</w:t>
      </w:r>
    </w:p>
    <w:p w14:paraId="510ABCB4" w14:textId="77777777" w:rsidR="00A81020" w:rsidRPr="00031A77" w:rsidRDefault="00000000" w:rsidP="009160F9">
      <w:pPr>
        <w:pStyle w:val="CERESBody"/>
        <w:spacing w:after="80"/>
        <w:jc w:val="both"/>
        <w:rPr>
          <w:lang w:val="fr-FR"/>
        </w:rPr>
      </w:pPr>
      <w:r w:rsidRPr="00031A77">
        <w:rPr>
          <w:lang w:val="fr-FR"/>
        </w:rPr>
        <w:t>Bien que l’équipe DVP soit responsable de la conception des fiches de séances, il est essentiel que les éducateurs chargés de l’animation s’approprient pleinement ces contenus. Cette appropriation est primordiale pour assurer le bon déroulement des séances et l’atteinte des objectifs fixés.</w:t>
      </w:r>
    </w:p>
    <w:p w14:paraId="23F62A05" w14:textId="77777777" w:rsidR="00A81020" w:rsidRPr="00031A77" w:rsidRDefault="00000000" w:rsidP="009160F9">
      <w:pPr>
        <w:pStyle w:val="CERESBody"/>
        <w:spacing w:after="80"/>
        <w:jc w:val="both"/>
        <w:rPr>
          <w:lang w:val="fr-FR"/>
        </w:rPr>
      </w:pPr>
      <w:r w:rsidRPr="00031A77">
        <w:rPr>
          <w:lang w:val="fr-FR"/>
        </w:rPr>
        <w:t>De la même manière, les retours sur chaque séance sont indispensables. Ils permettent à l’équipe conceptrice de recueillir des observations pratiques et d’ajuster les contenus en fonction du contexte et des besoins identifiés.</w:t>
      </w:r>
    </w:p>
    <w:p w14:paraId="35B6D97C" w14:textId="77777777" w:rsidR="00A81020" w:rsidRPr="00031A77" w:rsidRDefault="00000000" w:rsidP="009160F9">
      <w:pPr>
        <w:pStyle w:val="CERESBody"/>
        <w:spacing w:after="80"/>
        <w:jc w:val="both"/>
        <w:rPr>
          <w:lang w:val="fr-FR"/>
        </w:rPr>
      </w:pPr>
      <w:r w:rsidRPr="00031A77">
        <w:rPr>
          <w:lang w:val="fr-FR"/>
        </w:rPr>
        <w:t xml:space="preserve">Ces réunions constituent également une opportunité d’aborder des sujets liés à la vie en internat, notamment en recueillant des retours, en apportant des explications et des conseils adaptés. Elles </w:t>
      </w:r>
      <w:r w:rsidRPr="00031A77">
        <w:rPr>
          <w:lang w:val="fr-FR"/>
        </w:rPr>
        <w:lastRenderedPageBreak/>
        <w:t>permettent aussi de discuter des activités en lien avec le DVP, telles que les veillées, les Heures de Vie à l’Internat, le suivi des médicaments ou encore les ateliers manuels.</w:t>
      </w:r>
    </w:p>
    <w:p w14:paraId="42C23174" w14:textId="77777777" w:rsidR="00A81020" w:rsidRPr="00031A77" w:rsidRDefault="00000000" w:rsidP="009160F9">
      <w:pPr>
        <w:pStyle w:val="CERESBody"/>
        <w:spacing w:after="80"/>
        <w:jc w:val="both"/>
        <w:rPr>
          <w:lang w:val="fr-FR"/>
        </w:rPr>
      </w:pPr>
      <w:r w:rsidRPr="00031A77">
        <w:rPr>
          <w:lang w:val="fr-FR"/>
        </w:rPr>
        <w:t>Enfin, c’est également un moment dédié à l’échange sur les situations des jeunes rencontrant des difficultés comportementales.</w:t>
      </w:r>
    </w:p>
    <w:p w14:paraId="2EF00CF4" w14:textId="3DE86D55" w:rsidR="00A81020" w:rsidRDefault="00515389" w:rsidP="00CC024B">
      <w:pPr>
        <w:pStyle w:val="Titre3"/>
      </w:pPr>
      <w:bookmarkStart w:id="186" w:name="_Toc223448136"/>
      <w:r>
        <w:t>DOCUMENTATION:</w:t>
      </w:r>
      <w:bookmarkEnd w:id="186"/>
    </w:p>
    <w:p w14:paraId="4A2DB000" w14:textId="77777777" w:rsidR="00A81020" w:rsidRPr="00031A77" w:rsidRDefault="00000000" w:rsidP="00970015">
      <w:pPr>
        <w:pStyle w:val="CERESBody"/>
        <w:spacing w:after="80"/>
        <w:jc w:val="both"/>
        <w:rPr>
          <w:lang w:val="fr-FR"/>
        </w:rPr>
      </w:pPr>
      <w:r w:rsidRPr="00031A77">
        <w:rPr>
          <w:lang w:val="fr-FR"/>
        </w:rPr>
        <w:t>Porte vue contenant les fiches-séances DVP, parcours DVP, comptes rendus du pôle, supports vidéo disponibles sur le SharePoint DVP et dans l’</w:t>
      </w:r>
      <w:proofErr w:type="spellStart"/>
      <w:r w:rsidRPr="00031A77">
        <w:rPr>
          <w:lang w:val="fr-FR"/>
        </w:rPr>
        <w:t>IdeasCube</w:t>
      </w:r>
      <w:proofErr w:type="spellEnd"/>
      <w:r w:rsidRPr="00031A77">
        <w:rPr>
          <w:lang w:val="fr-FR"/>
        </w:rPr>
        <w:t xml:space="preserve"> BSF</w:t>
      </w:r>
    </w:p>
    <w:p w14:paraId="55C5D527" w14:textId="4D8927D3" w:rsidR="00A81020" w:rsidRDefault="00000000" w:rsidP="000E6FBD">
      <w:pPr>
        <w:pStyle w:val="Titre3"/>
      </w:pPr>
      <w:bookmarkStart w:id="187" w:name="_Toc223448137"/>
      <w:r>
        <w:t xml:space="preserve">REGLE </w:t>
      </w:r>
      <w:r w:rsidR="00515389">
        <w:t>GENERALE:</w:t>
      </w:r>
      <w:bookmarkEnd w:id="187"/>
    </w:p>
    <w:p w14:paraId="218F1B40" w14:textId="77777777" w:rsidR="00A81020" w:rsidRPr="00031A77" w:rsidRDefault="00000000">
      <w:pPr>
        <w:pStyle w:val="CERESBody"/>
        <w:numPr>
          <w:ilvl w:val="0"/>
          <w:numId w:val="42"/>
        </w:numPr>
        <w:spacing w:after="80"/>
        <w:rPr>
          <w:b/>
          <w:bCs/>
          <w:lang w:val="fr-FR"/>
        </w:rPr>
      </w:pPr>
      <w:r w:rsidRPr="00031A77">
        <w:rPr>
          <w:b/>
          <w:bCs/>
          <w:lang w:val="fr-FR"/>
        </w:rPr>
        <w:t>La période, le lieu et la fréquence</w:t>
      </w:r>
    </w:p>
    <w:p w14:paraId="0A15372D" w14:textId="77777777" w:rsidR="00A81020" w:rsidRPr="00031A77" w:rsidRDefault="00000000" w:rsidP="00970015">
      <w:pPr>
        <w:pStyle w:val="CERESBody"/>
        <w:spacing w:after="80"/>
        <w:jc w:val="both"/>
        <w:rPr>
          <w:lang w:val="fr-FR"/>
        </w:rPr>
      </w:pPr>
      <w:r w:rsidRPr="00031A77">
        <w:rPr>
          <w:lang w:val="fr-FR"/>
        </w:rPr>
        <w:t>Les dates des pôles DVP sont fixées par les responsables des parcours (PAR et PEX) au début de l’année scolaire, en septembre, et intégrées dans le film annuel de chaque service. Les pôles se déroulent les jours de présence de l’ensemble des éducateurs. La fréquence est de 6 sessions par an pour le PAR et d’une session par mois pour le PEX.</w:t>
      </w:r>
    </w:p>
    <w:p w14:paraId="6AF2736A" w14:textId="77777777" w:rsidR="00A81020" w:rsidRPr="00031A77" w:rsidRDefault="00000000" w:rsidP="00970015">
      <w:pPr>
        <w:pStyle w:val="CERESBody"/>
        <w:spacing w:after="80"/>
        <w:jc w:val="both"/>
        <w:rPr>
          <w:lang w:val="fr-FR"/>
        </w:rPr>
      </w:pPr>
      <w:r w:rsidRPr="00031A77">
        <w:rPr>
          <w:lang w:val="fr-FR"/>
        </w:rPr>
        <w:t>Pour le PAR, les pôles ont lieu dans les locaux de chaque internat de la réussite (ADV, ALK, AKI, ISO et NDT).</w:t>
      </w:r>
    </w:p>
    <w:p w14:paraId="7242A0F1" w14:textId="77777777" w:rsidR="00A81020" w:rsidRPr="00031A77" w:rsidRDefault="00000000" w:rsidP="00970015">
      <w:pPr>
        <w:pStyle w:val="CERESBody"/>
        <w:spacing w:after="80"/>
        <w:jc w:val="both"/>
        <w:rPr>
          <w:lang w:val="fr-FR"/>
        </w:rPr>
      </w:pPr>
      <w:r w:rsidRPr="00031A77">
        <w:rPr>
          <w:lang w:val="fr-FR"/>
        </w:rPr>
        <w:t>Pour le PEX, les pôles se tiennent dans les locaux de l’internat d’excellence, du foyer d’excellence ou du campus CERES.</w:t>
      </w:r>
    </w:p>
    <w:p w14:paraId="01252C13" w14:textId="77777777" w:rsidR="00A81020" w:rsidRPr="00031A77" w:rsidRDefault="00000000" w:rsidP="00970015">
      <w:pPr>
        <w:pStyle w:val="CERESBody"/>
        <w:spacing w:after="80"/>
        <w:jc w:val="both"/>
        <w:rPr>
          <w:lang w:val="fr-FR"/>
        </w:rPr>
      </w:pPr>
      <w:r w:rsidRPr="00031A77">
        <w:rPr>
          <w:lang w:val="fr-FR"/>
        </w:rPr>
        <w:t>Le premier pôle, en plus des objectifs habituels, est consacré à la présentation du parcours DVP pour tous les niveaux, à la communication des modifications apportées au parcours, ainsi qu’aux fiches de séances DVP. C’est également le moment de lancer les séances et les activités liées au DVP. Le dernier pôle DVP est principalement axé sur le bilan de chaque séance et activité réalisée, qui serviront d’éléments essentiels pour le bilan annuel de chaque parcours.</w:t>
      </w:r>
    </w:p>
    <w:p w14:paraId="0A188562" w14:textId="77777777" w:rsidR="00A81020" w:rsidRPr="00A95B05" w:rsidRDefault="00000000">
      <w:pPr>
        <w:pStyle w:val="CERESBody"/>
        <w:numPr>
          <w:ilvl w:val="0"/>
          <w:numId w:val="42"/>
        </w:numPr>
        <w:spacing w:after="80"/>
        <w:jc w:val="both"/>
        <w:rPr>
          <w:b/>
          <w:bCs/>
        </w:rPr>
      </w:pPr>
      <w:proofErr w:type="spellStart"/>
      <w:r w:rsidRPr="00A95B05">
        <w:rPr>
          <w:b/>
          <w:bCs/>
        </w:rPr>
        <w:t>Déroulement</w:t>
      </w:r>
      <w:proofErr w:type="spellEnd"/>
    </w:p>
    <w:p w14:paraId="69C1C815" w14:textId="1E7B9AB9" w:rsidR="00A81020" w:rsidRPr="00031A77" w:rsidRDefault="00000000" w:rsidP="00970015">
      <w:pPr>
        <w:pStyle w:val="CERESBody"/>
        <w:spacing w:after="80"/>
        <w:jc w:val="both"/>
        <w:rPr>
          <w:lang w:val="fr-FR"/>
        </w:rPr>
      </w:pPr>
      <w:r w:rsidRPr="00031A77">
        <w:rPr>
          <w:lang w:val="fr-FR"/>
        </w:rPr>
        <w:t xml:space="preserve">Des portes-vues contenant toutes les séances DVP sont mis à la disposition de chaque </w:t>
      </w:r>
      <w:proofErr w:type="gramStart"/>
      <w:r w:rsidR="00515389" w:rsidRPr="00031A77">
        <w:rPr>
          <w:lang w:val="fr-FR"/>
        </w:rPr>
        <w:t>animateur:</w:t>
      </w:r>
      <w:proofErr w:type="gramEnd"/>
      <w:r w:rsidRPr="00031A77">
        <w:rPr>
          <w:lang w:val="fr-FR"/>
        </w:rPr>
        <w:t xml:space="preserve"> un par niveau pour l’internat de la réussite, deux par niveau pour l’internat d’excellence et un par animateur pour le foyer d’excellence. L’équipe DVP est responsable de la mise à jour des fiches de séance chaque année, en tenant compte du contexte et des retours pratiques des éducateurs.</w:t>
      </w:r>
    </w:p>
    <w:p w14:paraId="4A25BDE9" w14:textId="77777777" w:rsidR="00A81020" w:rsidRPr="00031A77" w:rsidRDefault="00000000" w:rsidP="00970015">
      <w:pPr>
        <w:pStyle w:val="CERESBody"/>
        <w:spacing w:after="80"/>
        <w:jc w:val="both"/>
        <w:rPr>
          <w:lang w:val="fr-FR"/>
        </w:rPr>
      </w:pPr>
      <w:r w:rsidRPr="00031A77">
        <w:rPr>
          <w:lang w:val="fr-FR"/>
        </w:rPr>
        <w:t>Les éducateurs préparent en amont du pôle DVP les séances à animer prochainement selon le parcours DVP. Ils transmettent ensuite à l’équipe DVP leurs besoins en fiches jeunes, tels que mentionnés dans les fiches-séances. Les supports vidéo sont disponibles sur le SharePoint DVP et l’</w:t>
      </w:r>
      <w:proofErr w:type="spellStart"/>
      <w:r w:rsidRPr="00031A77">
        <w:rPr>
          <w:lang w:val="fr-FR"/>
        </w:rPr>
        <w:t>IdeasCube</w:t>
      </w:r>
      <w:proofErr w:type="spellEnd"/>
      <w:r w:rsidRPr="00031A77">
        <w:rPr>
          <w:lang w:val="fr-FR"/>
        </w:rPr>
        <w:t xml:space="preserve"> BSF, et les éducateurs sont invités à les visionner à l’avance.</w:t>
      </w:r>
    </w:p>
    <w:p w14:paraId="24F36192" w14:textId="77777777" w:rsidR="00A81020" w:rsidRPr="00031A77" w:rsidRDefault="00000000" w:rsidP="00970015">
      <w:pPr>
        <w:pStyle w:val="CERESBody"/>
        <w:spacing w:after="80"/>
        <w:jc w:val="both"/>
        <w:rPr>
          <w:lang w:val="fr-FR"/>
        </w:rPr>
      </w:pPr>
      <w:r w:rsidRPr="00031A77">
        <w:rPr>
          <w:lang w:val="fr-FR"/>
        </w:rPr>
        <w:t>Le jour du pôle DVP, les éducateurs présentent leurs retours sur la préparation des séances en expliquant comment ils prévoient d’animer la séance. Ils partagent également leurs observations sur les supports vidéo qu’ils souhaitent utiliser avec les jeunes et formulent des questions ou des remarques sur les fiches préparées. En tant que concepteur des fiches, l’équipe DVP fournit des précisions aux éducateurs et leur remet les fiches jeunes demandées en amont.</w:t>
      </w:r>
    </w:p>
    <w:p w14:paraId="27F2F449" w14:textId="141A109D" w:rsidR="00A81020" w:rsidRPr="00031A77" w:rsidRDefault="00000000" w:rsidP="00245E0F">
      <w:pPr>
        <w:pStyle w:val="Titre2"/>
        <w:rPr>
          <w:lang w:val="fr-FR"/>
        </w:rPr>
      </w:pPr>
      <w:bookmarkStart w:id="188" w:name="_Toc223448138"/>
      <w:r w:rsidRPr="00031A77">
        <w:rPr>
          <w:lang w:val="fr-FR"/>
        </w:rPr>
        <w:lastRenderedPageBreak/>
        <w:t>PROCEDURE ET FONCTIONNEMENT DU SUIVI DES MEDICAMENTS</w:t>
      </w:r>
      <w:bookmarkEnd w:id="188"/>
    </w:p>
    <w:p w14:paraId="2E924A9F" w14:textId="4C6DC105" w:rsidR="00A81020" w:rsidRDefault="00515389" w:rsidP="00245E0F">
      <w:pPr>
        <w:pStyle w:val="Titre3"/>
      </w:pPr>
      <w:bookmarkStart w:id="189" w:name="_Toc223448139"/>
      <w:proofErr w:type="gramStart"/>
      <w:r>
        <w:t>OBJET: SUIVI</w:t>
      </w:r>
      <w:proofErr w:type="gramEnd"/>
      <w:r>
        <w:t xml:space="preserve"> DES MEDICAMENTS</w:t>
      </w:r>
      <w:bookmarkEnd w:id="189"/>
    </w:p>
    <w:p w14:paraId="3D456EC8" w14:textId="02D84884" w:rsidR="00A81020" w:rsidRDefault="00000000" w:rsidP="00E3025C">
      <w:pPr>
        <w:pStyle w:val="Titre3"/>
      </w:pPr>
      <w:bookmarkStart w:id="190" w:name="_Toc223448140"/>
      <w:r>
        <w:t xml:space="preserve">DOMAINE </w:t>
      </w:r>
      <w:r w:rsidR="00515389">
        <w:t>D’APPLICATION:</w:t>
      </w:r>
      <w:bookmarkEnd w:id="190"/>
    </w:p>
    <w:p w14:paraId="2BB7D143" w14:textId="77777777" w:rsidR="00A81020" w:rsidRPr="00031A77" w:rsidRDefault="00000000" w:rsidP="00970015">
      <w:pPr>
        <w:pStyle w:val="CERESBody"/>
        <w:spacing w:after="80"/>
        <w:jc w:val="both"/>
        <w:rPr>
          <w:lang w:val="fr-FR"/>
        </w:rPr>
      </w:pPr>
      <w:r w:rsidRPr="00031A77">
        <w:rPr>
          <w:lang w:val="fr-FR"/>
        </w:rPr>
        <w:t>Ce dispositif est mis en place afin de définir les responsabilités de l’équipe DVP dans le suivi des médicaments et des boîtes à pharmacie de chaque centre. En effet, la santé n’est pas la première préoccupation du programme CERES. Cependant, en cas de maladie survenant durant le séjour des jeunes au CERES, une prise en charge est prévue en attendant l’arrivée des parents ou du correspondant pour récupérer le jeune. Lors de la première année d’entrée de leur enfant au CERES, les parents signent une convention autorisant le programme CERES à gérer les situations de santé survenant dans les internats.</w:t>
      </w:r>
    </w:p>
    <w:p w14:paraId="45E3D2AD" w14:textId="77777777" w:rsidR="00A81020" w:rsidRPr="00031A77" w:rsidRDefault="00000000" w:rsidP="00970015">
      <w:pPr>
        <w:pStyle w:val="CERESBody"/>
        <w:spacing w:after="80"/>
        <w:jc w:val="both"/>
        <w:rPr>
          <w:lang w:val="fr-FR"/>
        </w:rPr>
      </w:pPr>
      <w:r w:rsidRPr="00031A77">
        <w:rPr>
          <w:lang w:val="fr-FR"/>
        </w:rPr>
        <w:t>Une boîte à pharmacie est mise en place dans chaque internat afin de fournir les premiers soins en attendant l’arrivée des parents ou des correspondants chargés de récupérer les jeunes. Cette boîte contient des médicaments de premiers secours validés par un médecin, et les éducateurs ont reçu une formation médicale spécifique pour leur utilisation.</w:t>
      </w:r>
    </w:p>
    <w:p w14:paraId="501620CC" w14:textId="77777777" w:rsidR="00A81020" w:rsidRPr="00031A77" w:rsidRDefault="00000000" w:rsidP="00970015">
      <w:pPr>
        <w:pStyle w:val="CERESBody"/>
        <w:spacing w:after="80"/>
        <w:jc w:val="both"/>
        <w:rPr>
          <w:lang w:val="fr-FR"/>
        </w:rPr>
      </w:pPr>
      <w:r w:rsidRPr="00031A77">
        <w:rPr>
          <w:lang w:val="fr-FR"/>
        </w:rPr>
        <w:t>L’équipe DVP est responsable du suivi de ces boîtes à pharmacie, notamment de la vérification et de la validation de l’inventaire qui est à la charge des éducateurs.</w:t>
      </w:r>
    </w:p>
    <w:p w14:paraId="7BF505CD" w14:textId="76C46D82" w:rsidR="00A81020" w:rsidRDefault="00515389" w:rsidP="00E3025C">
      <w:pPr>
        <w:pStyle w:val="Titre3"/>
      </w:pPr>
      <w:bookmarkStart w:id="191" w:name="_Toc223448141"/>
      <w:r>
        <w:t>DOCUMENTATIONS:</w:t>
      </w:r>
      <w:bookmarkEnd w:id="191"/>
    </w:p>
    <w:p w14:paraId="01EC858F" w14:textId="77777777" w:rsidR="00A81020" w:rsidRPr="00031A77" w:rsidRDefault="00000000" w:rsidP="00DB5CBB">
      <w:pPr>
        <w:pStyle w:val="CERESBody"/>
        <w:spacing w:after="80"/>
        <w:jc w:val="both"/>
        <w:rPr>
          <w:lang w:val="fr-FR"/>
        </w:rPr>
      </w:pPr>
      <w:r w:rsidRPr="00031A77">
        <w:rPr>
          <w:lang w:val="fr-FR"/>
        </w:rPr>
        <w:t>Mallette santé du programme CERES (en cours), tenue de la boîte à pharmacie CERES, inventaire trimestriel des médicaments avec quantité théorique, cahier d’entrée et de sortie des médicaments dans chaque centre.</w:t>
      </w:r>
    </w:p>
    <w:p w14:paraId="69CC6AA1" w14:textId="596B2BDF" w:rsidR="00A81020" w:rsidRDefault="00000000" w:rsidP="00355618">
      <w:pPr>
        <w:pStyle w:val="Titre3"/>
      </w:pPr>
      <w:bookmarkStart w:id="192" w:name="_Toc223448142"/>
      <w:r>
        <w:t xml:space="preserve">REGLE </w:t>
      </w:r>
      <w:r w:rsidR="00515389">
        <w:t>GENERALE:</w:t>
      </w:r>
      <w:bookmarkEnd w:id="192"/>
    </w:p>
    <w:p w14:paraId="62239EB8" w14:textId="77777777" w:rsidR="00A81020" w:rsidRPr="00031A77" w:rsidRDefault="00000000" w:rsidP="00DB5CBB">
      <w:pPr>
        <w:pStyle w:val="CERESBody"/>
        <w:spacing w:after="80"/>
        <w:jc w:val="both"/>
        <w:rPr>
          <w:lang w:val="fr-FR"/>
        </w:rPr>
      </w:pPr>
      <w:r w:rsidRPr="00031A77">
        <w:rPr>
          <w:lang w:val="fr-FR"/>
        </w:rPr>
        <w:t>Trois inventaires et achats sont effectués par année scolaire, soit un par trimestre. Une boîte à pharmacie est installée dans chaque centre et un inventaire mensuel y est réalisé pour assurer le nettoyage de la boîte et retirer les médicaments périmés, qui sont considérés comme des médicaments sortis. Pour chaque sortie ou entrée de médicament, une trace écrite est consignée dans le cahier des médicaments. Un inventaire trimestriel est également réalisé, puis transmis à l’équipe DVP pour validation, accompagné du cahier des médicaments (entrées et sorties), avant d’être envoyé aux responsables PEX et PAR pour la navette d’achat.</w:t>
      </w:r>
    </w:p>
    <w:p w14:paraId="0B8CEFD5" w14:textId="77777777" w:rsidR="00A81020" w:rsidRPr="00031A77" w:rsidRDefault="00000000" w:rsidP="00DB5CBB">
      <w:pPr>
        <w:pStyle w:val="CERESBody"/>
        <w:spacing w:after="80"/>
        <w:jc w:val="both"/>
        <w:rPr>
          <w:lang w:val="fr-FR"/>
        </w:rPr>
      </w:pPr>
      <w:r w:rsidRPr="00031A77">
        <w:rPr>
          <w:lang w:val="fr-FR"/>
        </w:rPr>
        <w:t>Une formation annuelle sur la gestion de la boîte à pharmacie et des questions de santé, en collaboration étroite avec le service des ressources humaines (RH), est mise en place afin d’aider les éducateurs à administrer les médicaments aux jeunes.</w:t>
      </w:r>
    </w:p>
    <w:p w14:paraId="38D982F0" w14:textId="77777777" w:rsidR="00A81020" w:rsidRPr="00031A77" w:rsidRDefault="00000000" w:rsidP="00DB5CBB">
      <w:pPr>
        <w:pStyle w:val="CERESBody"/>
        <w:spacing w:after="80"/>
        <w:jc w:val="both"/>
        <w:rPr>
          <w:lang w:val="fr-FR"/>
        </w:rPr>
      </w:pPr>
      <w:r w:rsidRPr="00031A77">
        <w:rPr>
          <w:lang w:val="fr-FR"/>
        </w:rPr>
        <w:t>En complément de la formation, un guide de gestion de la boîte à pharmacie est affiché dans chaque internat, à côté de la boîte, pour servir de consignes aux éducateurs lors de l’administration de médicaments aux jeunes. Une mallette santé est également disponible dans chaque internat, fournissant aux éducateurs des supports d’information détaillés sur la santé et la gestion des médicaments.</w:t>
      </w:r>
    </w:p>
    <w:p w14:paraId="0B8112BF" w14:textId="77777777" w:rsidR="00A81020" w:rsidRPr="00031A77" w:rsidRDefault="00000000" w:rsidP="00DB5CBB">
      <w:pPr>
        <w:pStyle w:val="CERESBody"/>
        <w:spacing w:after="80"/>
        <w:jc w:val="both"/>
        <w:rPr>
          <w:lang w:val="fr-FR"/>
        </w:rPr>
      </w:pPr>
      <w:r w:rsidRPr="00031A77">
        <w:rPr>
          <w:lang w:val="fr-FR"/>
        </w:rPr>
        <w:t>Les médicaments périmés doivent être impérativement remis à l’équipe DVP et seront incinérés immédiatement au CAMPUS.</w:t>
      </w:r>
    </w:p>
    <w:p w14:paraId="71B8EFE4" w14:textId="6B9A081E" w:rsidR="00A81020" w:rsidRPr="00031A77" w:rsidRDefault="00000000" w:rsidP="00DA70BF">
      <w:pPr>
        <w:pStyle w:val="Titre2"/>
        <w:rPr>
          <w:lang w:val="fr-FR"/>
        </w:rPr>
      </w:pPr>
      <w:bookmarkStart w:id="193" w:name="_Toc223448143"/>
      <w:r w:rsidRPr="00031A77">
        <w:rPr>
          <w:lang w:val="fr-FR"/>
        </w:rPr>
        <w:lastRenderedPageBreak/>
        <w:t>PROCEDURE ET FONCTIONNEMENT DE LA VEILLEE</w:t>
      </w:r>
      <w:bookmarkEnd w:id="193"/>
    </w:p>
    <w:p w14:paraId="5ED7FB1B" w14:textId="40EF50E9" w:rsidR="00A81020" w:rsidRDefault="00515389" w:rsidP="005C54BE">
      <w:pPr>
        <w:pStyle w:val="Titre3"/>
      </w:pPr>
      <w:bookmarkStart w:id="194" w:name="_Toc223448144"/>
      <w:proofErr w:type="gramStart"/>
      <w:r>
        <w:t>OBJET</w:t>
      </w:r>
      <w:proofErr w:type="gramEnd"/>
      <w:r>
        <w:t>: VEILLEE</w:t>
      </w:r>
      <w:bookmarkEnd w:id="194"/>
    </w:p>
    <w:p w14:paraId="1EC92FA0" w14:textId="17A500B8" w:rsidR="00A81020" w:rsidRDefault="00000000" w:rsidP="005C54BE">
      <w:pPr>
        <w:pStyle w:val="Titre3"/>
      </w:pPr>
      <w:bookmarkStart w:id="195" w:name="_Toc223448145"/>
      <w:r>
        <w:t xml:space="preserve">DOMAINE </w:t>
      </w:r>
      <w:r w:rsidR="00515389">
        <w:t>D’APPLICATION:</w:t>
      </w:r>
      <w:bookmarkEnd w:id="195"/>
    </w:p>
    <w:p w14:paraId="2734C76C" w14:textId="77777777" w:rsidR="00A81020" w:rsidRPr="00031A77" w:rsidRDefault="00000000" w:rsidP="00DB5CBB">
      <w:pPr>
        <w:pStyle w:val="CERESBody"/>
        <w:spacing w:after="80"/>
        <w:jc w:val="both"/>
        <w:rPr>
          <w:lang w:val="fr-FR"/>
        </w:rPr>
      </w:pPr>
      <w:r w:rsidRPr="00031A77">
        <w:rPr>
          <w:lang w:val="fr-FR"/>
        </w:rPr>
        <w:t>La veillée est un moment de détente ayant des objectifs éducatifs au sein du programme CERES. En tant qu’équipe support, l’équipe DVP collabore avec l’équipe terrain pour garantir le bon déroulement de cette activité. Il s’agit d’une soirée conviviale, durant laquelle quelques jeunes animent des moments de convivialité.</w:t>
      </w:r>
    </w:p>
    <w:p w14:paraId="2ED339DA" w14:textId="65C653E1" w:rsidR="00A81020" w:rsidRDefault="00515389" w:rsidP="005C54BE">
      <w:pPr>
        <w:pStyle w:val="Titre3"/>
      </w:pPr>
      <w:bookmarkStart w:id="196" w:name="_Toc223448146"/>
      <w:r>
        <w:t>DOCUMENTATIONS:</w:t>
      </w:r>
      <w:bookmarkEnd w:id="196"/>
    </w:p>
    <w:p w14:paraId="785F1BD6" w14:textId="77777777" w:rsidR="00A81020" w:rsidRPr="00031A77" w:rsidRDefault="00000000">
      <w:pPr>
        <w:pStyle w:val="CERESBody"/>
        <w:spacing w:after="80"/>
        <w:rPr>
          <w:lang w:val="fr-FR"/>
        </w:rPr>
      </w:pPr>
      <w:r w:rsidRPr="00031A77">
        <w:rPr>
          <w:lang w:val="fr-FR"/>
        </w:rPr>
        <w:t>Guide de la veillée, calendrier des veillées, compte rendu de la veillée.</w:t>
      </w:r>
    </w:p>
    <w:p w14:paraId="73BBD10F" w14:textId="5F78D79E" w:rsidR="00A81020" w:rsidRDefault="00000000" w:rsidP="005C54BE">
      <w:pPr>
        <w:pStyle w:val="Titre3"/>
      </w:pPr>
      <w:bookmarkStart w:id="197" w:name="_Toc223448147"/>
      <w:r>
        <w:t xml:space="preserve">REGLE </w:t>
      </w:r>
      <w:r w:rsidR="00515389">
        <w:t>GENERALE:</w:t>
      </w:r>
      <w:bookmarkEnd w:id="197"/>
    </w:p>
    <w:p w14:paraId="07501115" w14:textId="77777777" w:rsidR="00A81020" w:rsidRPr="00A95B05" w:rsidRDefault="00000000">
      <w:pPr>
        <w:pStyle w:val="CERESBody"/>
        <w:numPr>
          <w:ilvl w:val="0"/>
          <w:numId w:val="43"/>
        </w:numPr>
        <w:spacing w:after="80"/>
        <w:jc w:val="both"/>
        <w:rPr>
          <w:b/>
          <w:bCs/>
        </w:rPr>
      </w:pPr>
      <w:r w:rsidRPr="00A95B05">
        <w:rPr>
          <w:b/>
          <w:bCs/>
        </w:rPr>
        <w:t xml:space="preserve">La </w:t>
      </w:r>
      <w:proofErr w:type="spellStart"/>
      <w:r w:rsidRPr="00A95B05">
        <w:rPr>
          <w:b/>
          <w:bCs/>
        </w:rPr>
        <w:t>période</w:t>
      </w:r>
      <w:proofErr w:type="spellEnd"/>
      <w:r w:rsidRPr="00A95B05">
        <w:rPr>
          <w:b/>
          <w:bCs/>
        </w:rPr>
        <w:t xml:space="preserve"> et la </w:t>
      </w:r>
      <w:proofErr w:type="spellStart"/>
      <w:r w:rsidRPr="00A95B05">
        <w:rPr>
          <w:b/>
          <w:bCs/>
        </w:rPr>
        <w:t>fréquence</w:t>
      </w:r>
      <w:proofErr w:type="spellEnd"/>
    </w:p>
    <w:p w14:paraId="25AC0402" w14:textId="77777777" w:rsidR="00A81020" w:rsidRPr="00031A77" w:rsidRDefault="00000000" w:rsidP="00DB5CBB">
      <w:pPr>
        <w:pStyle w:val="CERESBody"/>
        <w:spacing w:after="80"/>
        <w:jc w:val="both"/>
        <w:rPr>
          <w:lang w:val="fr-FR"/>
        </w:rPr>
      </w:pPr>
      <w:r w:rsidRPr="00031A77">
        <w:rPr>
          <w:lang w:val="fr-FR"/>
        </w:rPr>
        <w:t>L’équipe DVP conçoit la trame de calendrier des veillées, la trame de compte rendu, et un guide de la veillée. La trame du guide de la veillée permettra aux éducateurs de mieux comprendre le déroulement d’une soirée de veillée. Le calendrier des veillées servira à planifier toutes les soirées de l’année scolaire, conçu par les éducateurs au début de l’année scolaire, en concertation avec les jeunes pour la collecte de leurs propositions de veillées, et validé par l’équipe DVP. Le compte rendu permettra de faire un retour écrit après chaque veillée, et sera envoyé par les éducateurs à leur supérieur hiérarchique ainsi qu’à l’équipe DVP une semaine après la réalisation de l’activité.</w:t>
      </w:r>
    </w:p>
    <w:p w14:paraId="53228F1A" w14:textId="77777777" w:rsidR="00A81020" w:rsidRPr="00031A77" w:rsidRDefault="00000000" w:rsidP="00DB5CBB">
      <w:pPr>
        <w:pStyle w:val="CERESBody"/>
        <w:spacing w:after="80"/>
        <w:jc w:val="both"/>
        <w:rPr>
          <w:lang w:val="fr-FR"/>
        </w:rPr>
      </w:pPr>
      <w:r w:rsidRPr="00031A77">
        <w:rPr>
          <w:lang w:val="fr-FR"/>
        </w:rPr>
        <w:t xml:space="preserve">En ce qui concerne la fréquence, </w:t>
      </w:r>
      <w:r w:rsidRPr="00031A77">
        <w:rPr>
          <w:b/>
          <w:bCs/>
          <w:lang w:val="fr-FR"/>
        </w:rPr>
        <w:t>une veillée a lieu une fois par mois</w:t>
      </w:r>
      <w:r w:rsidRPr="00031A77">
        <w:rPr>
          <w:lang w:val="fr-FR"/>
        </w:rPr>
        <w:t>, avec une soirée par trimestre, dotée d'un budget alloué dans le but d'améliorer cette activité.</w:t>
      </w:r>
    </w:p>
    <w:p w14:paraId="6FD8B222" w14:textId="3EC29AD1" w:rsidR="00A81020" w:rsidRPr="00A95B05" w:rsidRDefault="00A95B05">
      <w:pPr>
        <w:pStyle w:val="CERESBody"/>
        <w:numPr>
          <w:ilvl w:val="0"/>
          <w:numId w:val="43"/>
        </w:numPr>
        <w:spacing w:after="80"/>
        <w:jc w:val="both"/>
        <w:rPr>
          <w:b/>
          <w:bCs/>
        </w:rPr>
      </w:pPr>
      <w:proofErr w:type="spellStart"/>
      <w:r w:rsidRPr="00A95B05">
        <w:rPr>
          <w:b/>
          <w:bCs/>
        </w:rPr>
        <w:t>Déroulement</w:t>
      </w:r>
      <w:proofErr w:type="spellEnd"/>
      <w:r w:rsidRPr="00A95B05">
        <w:rPr>
          <w:b/>
          <w:bCs/>
        </w:rPr>
        <w:t>:</w:t>
      </w:r>
    </w:p>
    <w:p w14:paraId="6736AC73" w14:textId="77777777" w:rsidR="00A81020" w:rsidRPr="00031A77" w:rsidRDefault="00000000" w:rsidP="00DB5CBB">
      <w:pPr>
        <w:pStyle w:val="CERESBody"/>
        <w:spacing w:after="80"/>
        <w:jc w:val="both"/>
        <w:rPr>
          <w:lang w:val="fr-FR"/>
        </w:rPr>
      </w:pPr>
      <w:r w:rsidRPr="00031A77">
        <w:rPr>
          <w:lang w:val="fr-FR"/>
        </w:rPr>
        <w:t>La veillée est une soirée d’environ 2 heures, animée par 2 à 3 jeunes volontaires, encadrés par les éducateurs. Ces derniers participent également avec les autres jeunes lors de saynètes ou à d’autres activités. Si une préparation est nécessaire en amont, un vendredi avant la veillée peut être réservé à cet effet. Les détails sur le déroulement de la veillée, comme le visionnage d’un film éducatif nécessitant une préparation préalable avec des questions de réflexion tirées du film à aborder durant la veillée, peuvent être discutés lors des réunions du pôle DVP.</w:t>
      </w:r>
    </w:p>
    <w:p w14:paraId="37829969" w14:textId="01672B99" w:rsidR="00A81020" w:rsidRPr="00031A77" w:rsidRDefault="00000000" w:rsidP="00ED4F2D">
      <w:pPr>
        <w:pStyle w:val="Titre2"/>
        <w:rPr>
          <w:lang w:val="fr-FR"/>
        </w:rPr>
      </w:pPr>
      <w:bookmarkStart w:id="198" w:name="_Toc223448148"/>
      <w:r w:rsidRPr="00031A77">
        <w:rPr>
          <w:lang w:val="fr-FR"/>
        </w:rPr>
        <w:t>PROCEDURE ET FONCTIONNEMENT DU POLE ORIENTATION</w:t>
      </w:r>
      <w:bookmarkEnd w:id="198"/>
    </w:p>
    <w:p w14:paraId="28441E9F" w14:textId="77777777" w:rsidR="00A81020" w:rsidRPr="00031A77" w:rsidRDefault="00000000" w:rsidP="00DB5CBB">
      <w:pPr>
        <w:pStyle w:val="CERESBody"/>
        <w:spacing w:after="80"/>
        <w:jc w:val="both"/>
        <w:rPr>
          <w:lang w:val="fr-FR"/>
        </w:rPr>
      </w:pPr>
      <w:r w:rsidRPr="00031A77">
        <w:rPr>
          <w:lang w:val="fr-FR"/>
        </w:rPr>
        <w:t>Durant tout l’accompagnement des jeunes du programme CERES réside l’envie de donner la possibilité de donner aux participants les outils pour assurer un avenir à travers l’obtention d’un emploi. Afin d’aider les jeunes à choisir une filière, et un travail correspondant à ces aspirations et ses compétences, le pôle orientation propose plusieurs activités pour guider les élèves.</w:t>
      </w:r>
    </w:p>
    <w:p w14:paraId="58578C8E" w14:textId="07AFC348" w:rsidR="00A81020" w:rsidRDefault="00515389" w:rsidP="00ED4F2D">
      <w:pPr>
        <w:pStyle w:val="Titre3"/>
      </w:pPr>
      <w:bookmarkStart w:id="199" w:name="_Toc223448149"/>
      <w:r>
        <w:t xml:space="preserve">OBJET: le </w:t>
      </w:r>
      <w:proofErr w:type="spellStart"/>
      <w:r>
        <w:t>pôle</w:t>
      </w:r>
      <w:proofErr w:type="spellEnd"/>
      <w:r>
        <w:t xml:space="preserve"> orientation</w:t>
      </w:r>
      <w:bookmarkEnd w:id="199"/>
    </w:p>
    <w:p w14:paraId="31B818C6" w14:textId="31599FE5" w:rsidR="00A81020" w:rsidRDefault="00000000" w:rsidP="00ED4F2D">
      <w:pPr>
        <w:pStyle w:val="Titre3"/>
      </w:pPr>
      <w:bookmarkStart w:id="200" w:name="_Toc223448150"/>
      <w:r>
        <w:t xml:space="preserve">DOMAINE </w:t>
      </w:r>
      <w:r w:rsidR="00515389">
        <w:t>D’APPLICATION:</w:t>
      </w:r>
      <w:bookmarkEnd w:id="200"/>
    </w:p>
    <w:p w14:paraId="251BFA8D" w14:textId="536E5FEB" w:rsidR="00A81020" w:rsidRPr="00031A77" w:rsidRDefault="00000000" w:rsidP="004678A4">
      <w:pPr>
        <w:pStyle w:val="CERESBody"/>
        <w:spacing w:after="80"/>
        <w:jc w:val="both"/>
        <w:rPr>
          <w:lang w:val="fr-FR"/>
        </w:rPr>
      </w:pPr>
      <w:r w:rsidRPr="00031A77">
        <w:rPr>
          <w:lang w:val="fr-FR"/>
        </w:rPr>
        <w:t>Cette activité est conçue pour préparer les séances orientations à venir et faire des évaluations des séances finies.</w:t>
      </w:r>
    </w:p>
    <w:p w14:paraId="3D67B0E4" w14:textId="33D98C5E" w:rsidR="00A81020" w:rsidRDefault="004678A4" w:rsidP="00ED4F2D">
      <w:pPr>
        <w:pStyle w:val="Titre3"/>
      </w:pPr>
      <w:bookmarkStart w:id="201" w:name="_Toc223448151"/>
      <w:r>
        <w:lastRenderedPageBreak/>
        <w:t>DOCUMENTATION:</w:t>
      </w:r>
      <w:bookmarkEnd w:id="201"/>
    </w:p>
    <w:p w14:paraId="4DF9E11C" w14:textId="77777777" w:rsidR="00A81020" w:rsidRPr="00031A77" w:rsidRDefault="00000000" w:rsidP="004678A4">
      <w:pPr>
        <w:pStyle w:val="CERESBody"/>
        <w:spacing w:after="80"/>
        <w:jc w:val="both"/>
        <w:rPr>
          <w:lang w:val="fr-FR"/>
        </w:rPr>
      </w:pPr>
      <w:r w:rsidRPr="00031A77">
        <w:rPr>
          <w:lang w:val="fr-FR"/>
        </w:rPr>
        <w:t>Il s’agit des portes vues contenant des fiches techniques pour les séances, le compte rendu du pôle effectué par le BOE et les divers supports (vidéos, jeux, etc.)</w:t>
      </w:r>
    </w:p>
    <w:p w14:paraId="063DD78D" w14:textId="77777777" w:rsidR="00A81020" w:rsidRPr="00031A77" w:rsidRDefault="00000000" w:rsidP="004678A4">
      <w:pPr>
        <w:pStyle w:val="CERESBody"/>
        <w:spacing w:after="80"/>
        <w:jc w:val="both"/>
        <w:rPr>
          <w:lang w:val="fr-FR"/>
        </w:rPr>
      </w:pPr>
      <w:r w:rsidRPr="00031A77">
        <w:rPr>
          <w:lang w:val="fr-FR"/>
        </w:rPr>
        <w:t xml:space="preserve">Les supports (vidéos, fiches jeunes) sont placés dans le surfer </w:t>
      </w:r>
      <w:proofErr w:type="spellStart"/>
      <w:r w:rsidRPr="00031A77">
        <w:rPr>
          <w:lang w:val="fr-FR"/>
        </w:rPr>
        <w:t>ideas</w:t>
      </w:r>
      <w:proofErr w:type="spellEnd"/>
      <w:r w:rsidRPr="00031A77">
        <w:rPr>
          <w:lang w:val="fr-FR"/>
        </w:rPr>
        <w:t xml:space="preserve"> box.</w:t>
      </w:r>
    </w:p>
    <w:p w14:paraId="0D82F0AD" w14:textId="300454FC" w:rsidR="00A81020" w:rsidRDefault="00000000" w:rsidP="00ED4F2D">
      <w:pPr>
        <w:pStyle w:val="Titre3"/>
      </w:pPr>
      <w:bookmarkStart w:id="202" w:name="_Toc223448152"/>
      <w:r>
        <w:t xml:space="preserve">REGLE </w:t>
      </w:r>
      <w:r w:rsidR="00515389">
        <w:t>GENERALE:</w:t>
      </w:r>
      <w:bookmarkEnd w:id="202"/>
    </w:p>
    <w:p w14:paraId="7357D604" w14:textId="77777777" w:rsidR="00A81020" w:rsidRPr="00C93474" w:rsidRDefault="00000000">
      <w:pPr>
        <w:pStyle w:val="CERESBody"/>
        <w:numPr>
          <w:ilvl w:val="0"/>
          <w:numId w:val="44"/>
        </w:numPr>
        <w:spacing w:after="80"/>
        <w:jc w:val="both"/>
        <w:rPr>
          <w:b/>
          <w:bCs/>
        </w:rPr>
      </w:pPr>
      <w:r w:rsidRPr="00C93474">
        <w:rPr>
          <w:b/>
          <w:bCs/>
        </w:rPr>
        <w:t xml:space="preserve">La </w:t>
      </w:r>
      <w:proofErr w:type="spellStart"/>
      <w:r w:rsidRPr="00C93474">
        <w:rPr>
          <w:b/>
          <w:bCs/>
        </w:rPr>
        <w:t>périodicité</w:t>
      </w:r>
      <w:proofErr w:type="spellEnd"/>
      <w:r w:rsidRPr="00C93474">
        <w:rPr>
          <w:b/>
          <w:bCs/>
        </w:rPr>
        <w:t xml:space="preserve"> et la </w:t>
      </w:r>
      <w:proofErr w:type="spellStart"/>
      <w:r w:rsidRPr="00C93474">
        <w:rPr>
          <w:b/>
          <w:bCs/>
        </w:rPr>
        <w:t>fréquence</w:t>
      </w:r>
      <w:proofErr w:type="spellEnd"/>
    </w:p>
    <w:p w14:paraId="0BBA4800" w14:textId="77777777" w:rsidR="00A81020" w:rsidRPr="00031A77" w:rsidRDefault="00000000" w:rsidP="004678A4">
      <w:pPr>
        <w:pStyle w:val="CERESBody"/>
        <w:spacing w:after="80"/>
        <w:jc w:val="both"/>
        <w:rPr>
          <w:lang w:val="fr-FR"/>
        </w:rPr>
      </w:pPr>
      <w:r w:rsidRPr="00031A77">
        <w:rPr>
          <w:lang w:val="fr-FR"/>
        </w:rPr>
        <w:t>Les dates des pôles ORT sont fixées par les Responsables du parcours (PAR et PEX) au début de l’année scolaire (septembre) et intégrées dans le film annuel de chaque service.</w:t>
      </w:r>
    </w:p>
    <w:p w14:paraId="0468D4E3" w14:textId="77777777" w:rsidR="00A81020" w:rsidRPr="00031A77" w:rsidRDefault="00000000" w:rsidP="004678A4">
      <w:pPr>
        <w:pStyle w:val="CERESBody"/>
        <w:spacing w:after="80"/>
        <w:jc w:val="both"/>
        <w:rPr>
          <w:lang w:val="fr-FR"/>
        </w:rPr>
      </w:pPr>
      <w:r w:rsidRPr="00031A77">
        <w:rPr>
          <w:lang w:val="fr-FR"/>
        </w:rPr>
        <w:t>Pour le parcours réussite, le pôle orientation se fait deux fois par trimestre au sein de chaque centre. Les pôles orientation se dérouleront en présence des éducateurs.</w:t>
      </w:r>
    </w:p>
    <w:p w14:paraId="44BBB45F" w14:textId="77777777" w:rsidR="00A81020" w:rsidRPr="00031A77" w:rsidRDefault="00000000" w:rsidP="004678A4">
      <w:pPr>
        <w:pStyle w:val="CERESBody"/>
        <w:spacing w:after="80"/>
        <w:jc w:val="both"/>
        <w:rPr>
          <w:lang w:val="fr-FR"/>
        </w:rPr>
      </w:pPr>
      <w:r w:rsidRPr="00031A77">
        <w:rPr>
          <w:lang w:val="fr-FR"/>
        </w:rPr>
        <w:t>Pour le parcours excellence, le pôle orientation des lycéens aura lieu chaque mercredi de la deuxième semaine du mois. Tandis que pour le SUP, le pôle aura lieu chaque mercredi de la 1ère semaine du mois toute la matinée.</w:t>
      </w:r>
    </w:p>
    <w:p w14:paraId="70038B48" w14:textId="77777777" w:rsidR="00A81020" w:rsidRPr="00031A77" w:rsidRDefault="00000000" w:rsidP="004678A4">
      <w:pPr>
        <w:pStyle w:val="CERESBody"/>
        <w:spacing w:after="80"/>
        <w:jc w:val="both"/>
        <w:rPr>
          <w:lang w:val="fr-FR"/>
        </w:rPr>
      </w:pPr>
      <w:r w:rsidRPr="00031A77">
        <w:rPr>
          <w:lang w:val="fr-FR"/>
        </w:rPr>
        <w:t>Le 1er jour de pôle est dédié à la présentation du pôle et de son déroulement. Le dernier pôle sera consacré à un bilan global du vécu des éducateurs tout au long de l’année.</w:t>
      </w:r>
    </w:p>
    <w:p w14:paraId="53034323" w14:textId="5F07C425" w:rsidR="00A81020" w:rsidRDefault="00000000">
      <w:pPr>
        <w:pStyle w:val="CERESBody"/>
        <w:spacing w:after="80"/>
        <w:rPr>
          <w:b/>
          <w:bCs/>
        </w:rPr>
      </w:pPr>
      <w:proofErr w:type="spellStart"/>
      <w:r w:rsidRPr="00C93474">
        <w:rPr>
          <w:b/>
          <w:bCs/>
        </w:rPr>
        <w:t>Parcours</w:t>
      </w:r>
      <w:proofErr w:type="spellEnd"/>
      <w:r w:rsidRPr="00C93474">
        <w:rPr>
          <w:b/>
          <w:bCs/>
        </w:rPr>
        <w:t xml:space="preserve"> </w:t>
      </w:r>
      <w:proofErr w:type="spellStart"/>
      <w:r w:rsidR="00C93474" w:rsidRPr="00C93474">
        <w:rPr>
          <w:b/>
          <w:bCs/>
        </w:rPr>
        <w:t>Réussite</w:t>
      </w:r>
      <w:proofErr w:type="spellEnd"/>
      <w:r w:rsidR="00C93474" w:rsidRPr="00C93474">
        <w:rPr>
          <w:b/>
          <w:bCs/>
        </w:rPr>
        <w: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60"/>
        <w:gridCol w:w="2255"/>
        <w:gridCol w:w="2261"/>
        <w:gridCol w:w="2256"/>
      </w:tblGrid>
      <w:tr w:rsidR="001769D5" w14:paraId="0A171C5E" w14:textId="77777777" w:rsidTr="00964D82">
        <w:trPr>
          <w:trHeight w:val="300"/>
        </w:trPr>
        <w:tc>
          <w:tcPr>
            <w:tcW w:w="2260" w:type="dxa"/>
            <w:shd w:val="clear" w:color="auto" w:fill="C6D9F1" w:themeFill="text2" w:themeFillTint="33"/>
          </w:tcPr>
          <w:p w14:paraId="6580C935" w14:textId="77777777" w:rsidR="001769D5" w:rsidRPr="00A50AEE" w:rsidRDefault="001769D5" w:rsidP="0021463E">
            <w:pPr>
              <w:spacing w:beforeAutospacing="1" w:afterAutospacing="1"/>
              <w:rPr>
                <w:rFonts w:eastAsia="Times"/>
                <w:lang w:eastAsia="ja-JP"/>
              </w:rPr>
            </w:pPr>
          </w:p>
        </w:tc>
        <w:tc>
          <w:tcPr>
            <w:tcW w:w="2255" w:type="dxa"/>
            <w:shd w:val="clear" w:color="auto" w:fill="C6D9F1" w:themeFill="text2" w:themeFillTint="33"/>
          </w:tcPr>
          <w:p w14:paraId="18B3EDC4" w14:textId="77777777" w:rsidR="001769D5" w:rsidRPr="00A50AEE" w:rsidRDefault="001769D5" w:rsidP="0021463E">
            <w:pPr>
              <w:spacing w:beforeAutospacing="1" w:afterAutospacing="1"/>
              <w:jc w:val="center"/>
              <w:rPr>
                <w:rFonts w:eastAsia="Times"/>
                <w:b/>
                <w:bCs/>
                <w:lang w:eastAsia="ja-JP"/>
              </w:rPr>
            </w:pPr>
            <w:r w:rsidRPr="00A50AEE">
              <w:rPr>
                <w:rFonts w:eastAsia="Times"/>
                <w:b/>
                <w:bCs/>
                <w:lang w:eastAsia="ja-JP"/>
              </w:rPr>
              <w:t>5</w:t>
            </w:r>
            <w:r w:rsidRPr="00A50AEE">
              <w:rPr>
                <w:rFonts w:eastAsia="Times"/>
                <w:b/>
                <w:bCs/>
                <w:vertAlign w:val="superscript"/>
                <w:lang w:eastAsia="ja-JP"/>
              </w:rPr>
              <w:t>ème</w:t>
            </w:r>
          </w:p>
        </w:tc>
        <w:tc>
          <w:tcPr>
            <w:tcW w:w="2261" w:type="dxa"/>
            <w:shd w:val="clear" w:color="auto" w:fill="C6D9F1" w:themeFill="text2" w:themeFillTint="33"/>
          </w:tcPr>
          <w:p w14:paraId="49B5472D" w14:textId="77777777" w:rsidR="001769D5" w:rsidRDefault="001769D5" w:rsidP="0021463E">
            <w:pPr>
              <w:spacing w:beforeAutospacing="1" w:afterAutospacing="1"/>
              <w:jc w:val="center"/>
              <w:rPr>
                <w:rFonts w:eastAsia="Times"/>
                <w:b/>
                <w:bCs/>
                <w:sz w:val="24"/>
                <w:lang w:eastAsia="ja-JP"/>
              </w:rPr>
            </w:pPr>
            <w:r w:rsidRPr="7B713090">
              <w:rPr>
                <w:rFonts w:eastAsia="Times"/>
                <w:b/>
                <w:bCs/>
                <w:sz w:val="24"/>
                <w:lang w:eastAsia="ja-JP"/>
              </w:rPr>
              <w:t>4</w:t>
            </w:r>
            <w:r w:rsidRPr="7B713090">
              <w:rPr>
                <w:rFonts w:eastAsia="Times"/>
                <w:b/>
                <w:bCs/>
                <w:sz w:val="24"/>
                <w:vertAlign w:val="superscript"/>
                <w:lang w:eastAsia="ja-JP"/>
              </w:rPr>
              <w:t>ème</w:t>
            </w:r>
          </w:p>
        </w:tc>
        <w:tc>
          <w:tcPr>
            <w:tcW w:w="2256" w:type="dxa"/>
            <w:shd w:val="clear" w:color="auto" w:fill="C6D9F1" w:themeFill="text2" w:themeFillTint="33"/>
          </w:tcPr>
          <w:p w14:paraId="4A78746B" w14:textId="77777777" w:rsidR="001769D5" w:rsidRDefault="001769D5" w:rsidP="0021463E">
            <w:pPr>
              <w:spacing w:beforeAutospacing="1" w:afterAutospacing="1"/>
              <w:jc w:val="center"/>
              <w:rPr>
                <w:rFonts w:eastAsia="Times"/>
                <w:b/>
                <w:bCs/>
                <w:sz w:val="24"/>
                <w:lang w:eastAsia="ja-JP"/>
              </w:rPr>
            </w:pPr>
            <w:r w:rsidRPr="7B713090">
              <w:rPr>
                <w:rFonts w:eastAsia="Times"/>
                <w:b/>
                <w:bCs/>
                <w:sz w:val="24"/>
                <w:lang w:eastAsia="ja-JP"/>
              </w:rPr>
              <w:t>3</w:t>
            </w:r>
            <w:r w:rsidRPr="7B713090">
              <w:rPr>
                <w:rFonts w:eastAsia="Times"/>
                <w:b/>
                <w:bCs/>
                <w:sz w:val="24"/>
                <w:vertAlign w:val="superscript"/>
                <w:lang w:eastAsia="ja-JP"/>
              </w:rPr>
              <w:t>ème</w:t>
            </w:r>
          </w:p>
        </w:tc>
      </w:tr>
      <w:tr w:rsidR="001769D5" w:rsidRPr="00031A77" w14:paraId="1EC05B76" w14:textId="77777777" w:rsidTr="0021463E">
        <w:trPr>
          <w:trHeight w:val="300"/>
        </w:trPr>
        <w:tc>
          <w:tcPr>
            <w:tcW w:w="2260" w:type="dxa"/>
          </w:tcPr>
          <w:p w14:paraId="33A8006A" w14:textId="77777777" w:rsidR="001769D5" w:rsidRPr="00031A77" w:rsidRDefault="001769D5" w:rsidP="0021463E">
            <w:pPr>
              <w:spacing w:beforeAutospacing="1" w:afterAutospacing="1"/>
              <w:rPr>
                <w:rFonts w:eastAsia="Times"/>
                <w:lang w:val="fr-FR" w:eastAsia="ja-JP"/>
              </w:rPr>
            </w:pPr>
            <w:r w:rsidRPr="00031A77">
              <w:rPr>
                <w:rFonts w:eastAsia="Times"/>
                <w:lang w:val="fr-FR" w:eastAsia="ja-JP"/>
              </w:rPr>
              <w:t>Nombres de séances ORT/an</w:t>
            </w:r>
          </w:p>
        </w:tc>
        <w:tc>
          <w:tcPr>
            <w:tcW w:w="2255" w:type="dxa"/>
          </w:tcPr>
          <w:p w14:paraId="4F24BA2C" w14:textId="77777777" w:rsidR="001769D5" w:rsidRPr="00031A77" w:rsidRDefault="001769D5" w:rsidP="0021463E">
            <w:pPr>
              <w:spacing w:beforeAutospacing="1" w:afterAutospacing="1"/>
              <w:jc w:val="center"/>
              <w:rPr>
                <w:rFonts w:eastAsia="Times"/>
                <w:b/>
                <w:bCs/>
                <w:lang w:val="fr-FR" w:eastAsia="ja-JP"/>
              </w:rPr>
            </w:pPr>
          </w:p>
        </w:tc>
        <w:tc>
          <w:tcPr>
            <w:tcW w:w="2261" w:type="dxa"/>
          </w:tcPr>
          <w:p w14:paraId="4F0717C1" w14:textId="77777777" w:rsidR="001769D5" w:rsidRPr="00031A77" w:rsidRDefault="001769D5" w:rsidP="0021463E">
            <w:pPr>
              <w:spacing w:beforeAutospacing="1" w:afterAutospacing="1"/>
              <w:jc w:val="center"/>
              <w:rPr>
                <w:rFonts w:eastAsia="Times"/>
                <w:b/>
                <w:bCs/>
                <w:sz w:val="24"/>
                <w:lang w:val="fr-FR" w:eastAsia="ja-JP"/>
              </w:rPr>
            </w:pPr>
          </w:p>
        </w:tc>
        <w:tc>
          <w:tcPr>
            <w:tcW w:w="2256" w:type="dxa"/>
          </w:tcPr>
          <w:p w14:paraId="5E2724EC" w14:textId="77777777" w:rsidR="001769D5" w:rsidRPr="00031A77" w:rsidRDefault="001769D5" w:rsidP="0021463E">
            <w:pPr>
              <w:spacing w:beforeAutospacing="1" w:afterAutospacing="1"/>
              <w:jc w:val="center"/>
              <w:rPr>
                <w:rFonts w:eastAsia="Times"/>
                <w:b/>
                <w:bCs/>
                <w:sz w:val="24"/>
                <w:lang w:val="fr-FR" w:eastAsia="ja-JP"/>
              </w:rPr>
            </w:pPr>
          </w:p>
        </w:tc>
      </w:tr>
      <w:tr w:rsidR="001769D5" w14:paraId="2247FF00" w14:textId="77777777" w:rsidTr="00C439EE">
        <w:trPr>
          <w:trHeight w:val="300"/>
        </w:trPr>
        <w:tc>
          <w:tcPr>
            <w:tcW w:w="2260" w:type="dxa"/>
          </w:tcPr>
          <w:p w14:paraId="4CCF6931" w14:textId="2EC5648C" w:rsidR="001769D5" w:rsidRPr="00031A77" w:rsidRDefault="001769D5" w:rsidP="0021463E">
            <w:pPr>
              <w:spacing w:beforeAutospacing="1" w:afterAutospacing="1"/>
              <w:rPr>
                <w:rFonts w:eastAsia="Times"/>
                <w:lang w:val="fr-FR" w:eastAsia="ja-JP"/>
              </w:rPr>
            </w:pPr>
            <w:r w:rsidRPr="00031A77">
              <w:rPr>
                <w:rFonts w:eastAsia="Times"/>
                <w:lang w:val="fr-FR" w:eastAsia="ja-JP"/>
              </w:rPr>
              <w:t>Nombre de pole ORT/an</w:t>
            </w:r>
          </w:p>
        </w:tc>
        <w:tc>
          <w:tcPr>
            <w:tcW w:w="6772" w:type="dxa"/>
            <w:gridSpan w:val="3"/>
          </w:tcPr>
          <w:p w14:paraId="0157D9B7" w14:textId="456E29A4" w:rsidR="001769D5" w:rsidRPr="00A50AEE" w:rsidRDefault="001769D5" w:rsidP="001769D5">
            <w:pPr>
              <w:spacing w:beforeAutospacing="1" w:afterAutospacing="1"/>
              <w:jc w:val="center"/>
              <w:rPr>
                <w:rFonts w:eastAsia="Times"/>
                <w:lang w:eastAsia="ja-JP"/>
              </w:rPr>
            </w:pPr>
            <w:r w:rsidRPr="00A50AEE">
              <w:rPr>
                <w:rFonts w:eastAsia="Times"/>
                <w:lang w:eastAsia="ja-JP"/>
              </w:rPr>
              <w:t>5/an</w:t>
            </w:r>
          </w:p>
        </w:tc>
      </w:tr>
      <w:tr w:rsidR="001769D5" w14:paraId="44C7A103" w14:textId="77777777" w:rsidTr="0021463E">
        <w:trPr>
          <w:trHeight w:val="300"/>
        </w:trPr>
        <w:tc>
          <w:tcPr>
            <w:tcW w:w="2260" w:type="dxa"/>
          </w:tcPr>
          <w:p w14:paraId="1ACC80F0" w14:textId="77777777" w:rsidR="001769D5" w:rsidRPr="00A50AEE" w:rsidRDefault="001769D5" w:rsidP="0021463E">
            <w:pPr>
              <w:spacing w:beforeAutospacing="1" w:afterAutospacing="1"/>
              <w:rPr>
                <w:rFonts w:eastAsia="Times"/>
                <w:lang w:eastAsia="ja-JP"/>
              </w:rPr>
            </w:pPr>
            <w:proofErr w:type="spellStart"/>
            <w:r w:rsidRPr="00A50AEE">
              <w:rPr>
                <w:rFonts w:eastAsia="Times"/>
                <w:lang w:eastAsia="ja-JP"/>
              </w:rPr>
              <w:t>Thématiques</w:t>
            </w:r>
            <w:proofErr w:type="spellEnd"/>
            <w:r w:rsidRPr="00A50AEE">
              <w:rPr>
                <w:rFonts w:eastAsia="Times"/>
                <w:lang w:eastAsia="ja-JP"/>
              </w:rPr>
              <w:t xml:space="preserve"> </w:t>
            </w:r>
          </w:p>
        </w:tc>
        <w:tc>
          <w:tcPr>
            <w:tcW w:w="2255" w:type="dxa"/>
          </w:tcPr>
          <w:p w14:paraId="327B4843" w14:textId="77777777" w:rsidR="001769D5" w:rsidRPr="00A50AEE" w:rsidRDefault="001769D5" w:rsidP="0021463E">
            <w:pPr>
              <w:spacing w:beforeAutospacing="1" w:afterAutospacing="1"/>
              <w:rPr>
                <w:rFonts w:eastAsia="Times"/>
                <w:lang w:eastAsia="ja-JP"/>
              </w:rPr>
            </w:pPr>
          </w:p>
        </w:tc>
        <w:tc>
          <w:tcPr>
            <w:tcW w:w="2261" w:type="dxa"/>
          </w:tcPr>
          <w:p w14:paraId="3E8FFA59" w14:textId="77777777" w:rsidR="001769D5" w:rsidRDefault="001769D5" w:rsidP="0021463E">
            <w:pPr>
              <w:spacing w:beforeAutospacing="1" w:afterAutospacing="1"/>
              <w:rPr>
                <w:rFonts w:eastAsia="Times"/>
                <w:sz w:val="24"/>
                <w:lang w:eastAsia="ja-JP"/>
              </w:rPr>
            </w:pPr>
          </w:p>
        </w:tc>
        <w:tc>
          <w:tcPr>
            <w:tcW w:w="2256" w:type="dxa"/>
          </w:tcPr>
          <w:p w14:paraId="3483F12A" w14:textId="77777777" w:rsidR="001769D5" w:rsidRDefault="001769D5" w:rsidP="0021463E">
            <w:pPr>
              <w:spacing w:beforeAutospacing="1" w:afterAutospacing="1"/>
              <w:rPr>
                <w:rFonts w:eastAsia="Times"/>
                <w:sz w:val="24"/>
                <w:lang w:eastAsia="ja-JP"/>
              </w:rPr>
            </w:pPr>
          </w:p>
        </w:tc>
      </w:tr>
      <w:tr w:rsidR="001769D5" w14:paraId="37DACFDC" w14:textId="77777777" w:rsidTr="0021463E">
        <w:trPr>
          <w:trHeight w:val="300"/>
        </w:trPr>
        <w:tc>
          <w:tcPr>
            <w:tcW w:w="2260" w:type="dxa"/>
          </w:tcPr>
          <w:p w14:paraId="3978D83E" w14:textId="77777777" w:rsidR="001769D5" w:rsidRPr="00A50AEE" w:rsidRDefault="001769D5" w:rsidP="0021463E">
            <w:pPr>
              <w:spacing w:beforeAutospacing="1" w:afterAutospacing="1"/>
              <w:rPr>
                <w:rFonts w:eastAsia="Times"/>
                <w:lang w:eastAsia="ja-JP"/>
              </w:rPr>
            </w:pPr>
            <w:r w:rsidRPr="00A50AEE">
              <w:rPr>
                <w:rFonts w:eastAsia="Times"/>
                <w:lang w:eastAsia="ja-JP"/>
              </w:rPr>
              <w:t>Timing</w:t>
            </w:r>
          </w:p>
        </w:tc>
        <w:tc>
          <w:tcPr>
            <w:tcW w:w="6772" w:type="dxa"/>
            <w:gridSpan w:val="3"/>
          </w:tcPr>
          <w:p w14:paraId="6C0C886E" w14:textId="77777777" w:rsidR="001769D5" w:rsidRPr="00A50AEE" w:rsidRDefault="001769D5" w:rsidP="0021463E">
            <w:pPr>
              <w:spacing w:beforeAutospacing="1" w:afterAutospacing="1"/>
              <w:jc w:val="center"/>
              <w:rPr>
                <w:rFonts w:eastAsia="Times"/>
                <w:lang w:eastAsia="ja-JP"/>
              </w:rPr>
            </w:pPr>
            <w:r w:rsidRPr="00A50AEE">
              <w:rPr>
                <w:rFonts w:eastAsia="Times"/>
                <w:lang w:eastAsia="ja-JP"/>
              </w:rPr>
              <w:t>EDT ASCO</w:t>
            </w:r>
          </w:p>
        </w:tc>
      </w:tr>
    </w:tbl>
    <w:p w14:paraId="3F338AD4" w14:textId="41BF0340" w:rsidR="00A81020" w:rsidRDefault="00000000">
      <w:pPr>
        <w:pStyle w:val="CERESBody"/>
        <w:spacing w:after="80"/>
        <w:rPr>
          <w:b/>
          <w:bCs/>
        </w:rPr>
      </w:pPr>
      <w:r w:rsidRPr="00C93474">
        <w:rPr>
          <w:b/>
          <w:bCs/>
        </w:rPr>
        <w:t xml:space="preserve">Parcours </w:t>
      </w:r>
      <w:r w:rsidR="00C93474" w:rsidRPr="00C93474">
        <w:rPr>
          <w:b/>
          <w:bCs/>
        </w:rPr>
        <w:t>Excellence:</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59"/>
        <w:gridCol w:w="2254"/>
        <w:gridCol w:w="2256"/>
        <w:gridCol w:w="2263"/>
      </w:tblGrid>
      <w:tr w:rsidR="00923C5F" w14:paraId="74F469D2" w14:textId="77777777" w:rsidTr="00964D82">
        <w:trPr>
          <w:trHeight w:val="300"/>
        </w:trPr>
        <w:tc>
          <w:tcPr>
            <w:tcW w:w="2259" w:type="dxa"/>
            <w:shd w:val="clear" w:color="auto" w:fill="C6D9F1" w:themeFill="text2" w:themeFillTint="33"/>
          </w:tcPr>
          <w:p w14:paraId="1166A7F4" w14:textId="77777777" w:rsidR="00923C5F" w:rsidRPr="00923C5F" w:rsidRDefault="00923C5F" w:rsidP="0021463E">
            <w:pPr>
              <w:spacing w:beforeAutospacing="1" w:afterAutospacing="1"/>
              <w:rPr>
                <w:rFonts w:eastAsia="Times"/>
                <w:b/>
                <w:bCs/>
                <w:lang w:eastAsia="ja-JP"/>
              </w:rPr>
            </w:pPr>
          </w:p>
        </w:tc>
        <w:tc>
          <w:tcPr>
            <w:tcW w:w="2254" w:type="dxa"/>
            <w:shd w:val="clear" w:color="auto" w:fill="C6D9F1" w:themeFill="text2" w:themeFillTint="33"/>
          </w:tcPr>
          <w:p w14:paraId="2A45F018" w14:textId="77777777" w:rsidR="00923C5F" w:rsidRPr="00923C5F" w:rsidRDefault="00923C5F" w:rsidP="0021463E">
            <w:pPr>
              <w:spacing w:beforeAutospacing="1" w:afterAutospacing="1"/>
              <w:jc w:val="center"/>
              <w:rPr>
                <w:rFonts w:eastAsia="Times"/>
                <w:b/>
                <w:bCs/>
                <w:lang w:eastAsia="ja-JP"/>
              </w:rPr>
            </w:pPr>
            <w:r w:rsidRPr="00923C5F">
              <w:rPr>
                <w:rFonts w:eastAsia="Times"/>
                <w:b/>
                <w:bCs/>
                <w:lang w:eastAsia="ja-JP"/>
              </w:rPr>
              <w:t>2</w:t>
            </w:r>
            <w:r w:rsidRPr="00923C5F">
              <w:rPr>
                <w:rFonts w:eastAsia="Times"/>
                <w:b/>
                <w:bCs/>
                <w:vertAlign w:val="superscript"/>
                <w:lang w:eastAsia="ja-JP"/>
              </w:rPr>
              <w:t>nde</w:t>
            </w:r>
          </w:p>
        </w:tc>
        <w:tc>
          <w:tcPr>
            <w:tcW w:w="2256" w:type="dxa"/>
            <w:shd w:val="clear" w:color="auto" w:fill="C6D9F1" w:themeFill="text2" w:themeFillTint="33"/>
          </w:tcPr>
          <w:p w14:paraId="581881E3" w14:textId="77777777" w:rsidR="00923C5F" w:rsidRPr="00923C5F" w:rsidRDefault="00923C5F" w:rsidP="0021463E">
            <w:pPr>
              <w:spacing w:beforeAutospacing="1" w:afterAutospacing="1"/>
              <w:jc w:val="center"/>
              <w:rPr>
                <w:rFonts w:eastAsia="Times"/>
                <w:b/>
                <w:bCs/>
                <w:lang w:eastAsia="ja-JP"/>
              </w:rPr>
            </w:pPr>
            <w:r w:rsidRPr="00923C5F">
              <w:rPr>
                <w:rFonts w:eastAsia="Times"/>
                <w:b/>
                <w:bCs/>
                <w:lang w:eastAsia="ja-JP"/>
              </w:rPr>
              <w:t>1</w:t>
            </w:r>
            <w:r w:rsidRPr="00923C5F">
              <w:rPr>
                <w:rFonts w:eastAsia="Times"/>
                <w:b/>
                <w:bCs/>
                <w:vertAlign w:val="superscript"/>
                <w:lang w:eastAsia="ja-JP"/>
              </w:rPr>
              <w:t>ère</w:t>
            </w:r>
          </w:p>
        </w:tc>
        <w:tc>
          <w:tcPr>
            <w:tcW w:w="2263" w:type="dxa"/>
            <w:shd w:val="clear" w:color="auto" w:fill="C6D9F1" w:themeFill="text2" w:themeFillTint="33"/>
          </w:tcPr>
          <w:p w14:paraId="3F3BD202" w14:textId="77777777" w:rsidR="00923C5F" w:rsidRPr="00923C5F" w:rsidRDefault="00923C5F" w:rsidP="0021463E">
            <w:pPr>
              <w:spacing w:beforeAutospacing="1" w:afterAutospacing="1"/>
              <w:jc w:val="center"/>
              <w:rPr>
                <w:rFonts w:eastAsia="Times"/>
                <w:b/>
                <w:bCs/>
                <w:lang w:eastAsia="ja-JP"/>
              </w:rPr>
            </w:pPr>
            <w:proofErr w:type="spellStart"/>
            <w:r w:rsidRPr="00923C5F">
              <w:rPr>
                <w:rFonts w:eastAsia="Times"/>
                <w:b/>
                <w:bCs/>
                <w:lang w:eastAsia="ja-JP"/>
              </w:rPr>
              <w:t>Terminales</w:t>
            </w:r>
            <w:proofErr w:type="spellEnd"/>
          </w:p>
        </w:tc>
      </w:tr>
      <w:tr w:rsidR="00923C5F" w:rsidRPr="00031A77" w14:paraId="05ED21AB" w14:textId="77777777" w:rsidTr="0021463E">
        <w:trPr>
          <w:trHeight w:val="300"/>
        </w:trPr>
        <w:tc>
          <w:tcPr>
            <w:tcW w:w="2259" w:type="dxa"/>
          </w:tcPr>
          <w:p w14:paraId="5F8C87FC" w14:textId="77777777" w:rsidR="00923C5F" w:rsidRPr="00031A77" w:rsidRDefault="00923C5F" w:rsidP="0021463E">
            <w:pPr>
              <w:spacing w:beforeAutospacing="1" w:afterAutospacing="1"/>
              <w:rPr>
                <w:rFonts w:eastAsia="Times"/>
                <w:lang w:val="fr-FR" w:eastAsia="ja-JP"/>
              </w:rPr>
            </w:pPr>
            <w:r w:rsidRPr="00031A77">
              <w:rPr>
                <w:rFonts w:eastAsia="Times"/>
                <w:lang w:val="fr-FR" w:eastAsia="ja-JP"/>
              </w:rPr>
              <w:t>Nombres de séances ORT/an</w:t>
            </w:r>
          </w:p>
        </w:tc>
        <w:tc>
          <w:tcPr>
            <w:tcW w:w="2254" w:type="dxa"/>
          </w:tcPr>
          <w:p w14:paraId="2D49C190" w14:textId="77777777" w:rsidR="00923C5F" w:rsidRPr="00031A77" w:rsidRDefault="00923C5F" w:rsidP="0021463E">
            <w:pPr>
              <w:spacing w:beforeAutospacing="1" w:afterAutospacing="1"/>
              <w:jc w:val="center"/>
              <w:rPr>
                <w:rFonts w:eastAsia="Times"/>
                <w:b/>
                <w:bCs/>
                <w:lang w:val="fr-FR" w:eastAsia="ja-JP"/>
              </w:rPr>
            </w:pPr>
          </w:p>
        </w:tc>
        <w:tc>
          <w:tcPr>
            <w:tcW w:w="2256" w:type="dxa"/>
          </w:tcPr>
          <w:p w14:paraId="01938430" w14:textId="77777777" w:rsidR="00923C5F" w:rsidRPr="00031A77" w:rsidRDefault="00923C5F" w:rsidP="0021463E">
            <w:pPr>
              <w:spacing w:beforeAutospacing="1" w:afterAutospacing="1"/>
              <w:jc w:val="center"/>
              <w:rPr>
                <w:rFonts w:eastAsia="Times"/>
                <w:b/>
                <w:bCs/>
                <w:lang w:val="fr-FR" w:eastAsia="ja-JP"/>
              </w:rPr>
            </w:pPr>
          </w:p>
        </w:tc>
        <w:tc>
          <w:tcPr>
            <w:tcW w:w="2263" w:type="dxa"/>
          </w:tcPr>
          <w:p w14:paraId="1342D4DF" w14:textId="77777777" w:rsidR="00923C5F" w:rsidRPr="00031A77" w:rsidRDefault="00923C5F" w:rsidP="0021463E">
            <w:pPr>
              <w:spacing w:beforeAutospacing="1" w:afterAutospacing="1"/>
              <w:jc w:val="center"/>
              <w:rPr>
                <w:rFonts w:eastAsia="Times"/>
                <w:b/>
                <w:bCs/>
                <w:lang w:val="fr-FR" w:eastAsia="ja-JP"/>
              </w:rPr>
            </w:pPr>
          </w:p>
        </w:tc>
      </w:tr>
      <w:tr w:rsidR="00923C5F" w14:paraId="174807C1" w14:textId="77777777" w:rsidTr="003B0906">
        <w:trPr>
          <w:trHeight w:val="846"/>
        </w:trPr>
        <w:tc>
          <w:tcPr>
            <w:tcW w:w="2259" w:type="dxa"/>
          </w:tcPr>
          <w:p w14:paraId="00709960" w14:textId="00C4B37B" w:rsidR="00923C5F" w:rsidRPr="00031A77" w:rsidRDefault="00923C5F" w:rsidP="0021463E">
            <w:pPr>
              <w:rPr>
                <w:rFonts w:eastAsia="Times"/>
                <w:lang w:val="fr-FR" w:eastAsia="ja-JP"/>
              </w:rPr>
            </w:pPr>
            <w:r w:rsidRPr="00031A77">
              <w:rPr>
                <w:rFonts w:eastAsia="Times"/>
                <w:lang w:val="fr-FR" w:eastAsia="ja-JP"/>
              </w:rPr>
              <w:t>Nombre de Pole ORT/an</w:t>
            </w:r>
          </w:p>
        </w:tc>
        <w:tc>
          <w:tcPr>
            <w:tcW w:w="6773" w:type="dxa"/>
            <w:gridSpan w:val="3"/>
          </w:tcPr>
          <w:p w14:paraId="7AB89C10" w14:textId="77777777" w:rsidR="00923C5F" w:rsidRPr="00923C5F" w:rsidRDefault="00923C5F" w:rsidP="00923C5F">
            <w:pPr>
              <w:jc w:val="center"/>
              <w:rPr>
                <w:rFonts w:eastAsia="Times"/>
                <w:lang w:eastAsia="ja-JP"/>
              </w:rPr>
            </w:pPr>
            <w:r w:rsidRPr="00923C5F">
              <w:rPr>
                <w:rFonts w:eastAsia="Times"/>
                <w:lang w:eastAsia="ja-JP"/>
              </w:rPr>
              <w:t>7/an</w:t>
            </w:r>
          </w:p>
        </w:tc>
      </w:tr>
      <w:tr w:rsidR="00923C5F" w14:paraId="590F5359" w14:textId="77777777" w:rsidTr="0021463E">
        <w:trPr>
          <w:trHeight w:val="300"/>
        </w:trPr>
        <w:tc>
          <w:tcPr>
            <w:tcW w:w="2259" w:type="dxa"/>
          </w:tcPr>
          <w:p w14:paraId="415E3262" w14:textId="77777777" w:rsidR="00923C5F" w:rsidRPr="00923C5F" w:rsidRDefault="00923C5F" w:rsidP="0021463E">
            <w:pPr>
              <w:spacing w:beforeAutospacing="1" w:afterAutospacing="1"/>
              <w:rPr>
                <w:rFonts w:eastAsia="Times"/>
                <w:lang w:eastAsia="ja-JP"/>
              </w:rPr>
            </w:pPr>
            <w:proofErr w:type="spellStart"/>
            <w:r w:rsidRPr="00923C5F">
              <w:rPr>
                <w:rFonts w:eastAsia="Times"/>
                <w:lang w:eastAsia="ja-JP"/>
              </w:rPr>
              <w:t>Thématiques</w:t>
            </w:r>
            <w:proofErr w:type="spellEnd"/>
          </w:p>
        </w:tc>
        <w:tc>
          <w:tcPr>
            <w:tcW w:w="2254" w:type="dxa"/>
          </w:tcPr>
          <w:p w14:paraId="55BFA714" w14:textId="77777777" w:rsidR="00923C5F" w:rsidRPr="00923C5F" w:rsidRDefault="00923C5F" w:rsidP="0021463E">
            <w:pPr>
              <w:spacing w:beforeAutospacing="1" w:afterAutospacing="1"/>
              <w:rPr>
                <w:rFonts w:eastAsia="Times"/>
                <w:lang w:eastAsia="ja-JP"/>
              </w:rPr>
            </w:pPr>
          </w:p>
        </w:tc>
        <w:tc>
          <w:tcPr>
            <w:tcW w:w="2256" w:type="dxa"/>
          </w:tcPr>
          <w:p w14:paraId="34797D10" w14:textId="77777777" w:rsidR="00923C5F" w:rsidRPr="00923C5F" w:rsidRDefault="00923C5F" w:rsidP="0021463E">
            <w:pPr>
              <w:spacing w:beforeAutospacing="1" w:afterAutospacing="1"/>
              <w:rPr>
                <w:rFonts w:eastAsia="Times"/>
                <w:lang w:eastAsia="ja-JP"/>
              </w:rPr>
            </w:pPr>
          </w:p>
        </w:tc>
        <w:tc>
          <w:tcPr>
            <w:tcW w:w="2263" w:type="dxa"/>
          </w:tcPr>
          <w:p w14:paraId="33BF9DA3" w14:textId="77777777" w:rsidR="00923C5F" w:rsidRPr="00923C5F" w:rsidRDefault="00923C5F" w:rsidP="0021463E">
            <w:pPr>
              <w:spacing w:beforeAutospacing="1" w:afterAutospacing="1"/>
              <w:rPr>
                <w:rFonts w:eastAsia="Times"/>
                <w:lang w:eastAsia="ja-JP"/>
              </w:rPr>
            </w:pPr>
          </w:p>
        </w:tc>
      </w:tr>
      <w:tr w:rsidR="00923C5F" w14:paraId="3EAC84CC" w14:textId="77777777" w:rsidTr="0021463E">
        <w:trPr>
          <w:trHeight w:val="300"/>
        </w:trPr>
        <w:tc>
          <w:tcPr>
            <w:tcW w:w="2259" w:type="dxa"/>
          </w:tcPr>
          <w:p w14:paraId="3BFD7511" w14:textId="77777777" w:rsidR="00923C5F" w:rsidRPr="00923C5F" w:rsidRDefault="00923C5F" w:rsidP="0021463E">
            <w:pPr>
              <w:spacing w:beforeAutospacing="1" w:afterAutospacing="1"/>
              <w:rPr>
                <w:rFonts w:eastAsia="Times"/>
                <w:lang w:eastAsia="ja-JP"/>
              </w:rPr>
            </w:pPr>
            <w:r w:rsidRPr="00923C5F">
              <w:rPr>
                <w:rFonts w:eastAsia="Times"/>
                <w:lang w:eastAsia="ja-JP"/>
              </w:rPr>
              <w:t>Timing</w:t>
            </w:r>
          </w:p>
        </w:tc>
        <w:tc>
          <w:tcPr>
            <w:tcW w:w="6773" w:type="dxa"/>
            <w:gridSpan w:val="3"/>
          </w:tcPr>
          <w:p w14:paraId="0580F10F" w14:textId="77777777" w:rsidR="00923C5F" w:rsidRPr="00923C5F" w:rsidRDefault="00923C5F" w:rsidP="0021463E">
            <w:pPr>
              <w:spacing w:beforeAutospacing="1" w:afterAutospacing="1"/>
              <w:jc w:val="center"/>
              <w:rPr>
                <w:rFonts w:eastAsia="Times"/>
                <w:lang w:eastAsia="ja-JP"/>
              </w:rPr>
            </w:pPr>
            <w:r w:rsidRPr="00923C5F">
              <w:rPr>
                <w:rFonts w:eastAsia="Times"/>
                <w:lang w:eastAsia="ja-JP"/>
              </w:rPr>
              <w:t>WIN</w:t>
            </w:r>
          </w:p>
        </w:tc>
      </w:tr>
    </w:tbl>
    <w:p w14:paraId="3AE00CE6" w14:textId="77777777" w:rsidR="00923C5F" w:rsidRPr="00C93474" w:rsidRDefault="00923C5F">
      <w:pPr>
        <w:pStyle w:val="CERESBody"/>
        <w:spacing w:after="80"/>
        <w:rPr>
          <w:b/>
          <w:bCs/>
        </w:rPr>
      </w:pPr>
    </w:p>
    <w:p w14:paraId="3761BD2F" w14:textId="26815F4C" w:rsidR="00A81020" w:rsidRPr="00C93474" w:rsidRDefault="00000000">
      <w:pPr>
        <w:pStyle w:val="CERESBody"/>
        <w:spacing w:after="80"/>
        <w:rPr>
          <w:b/>
          <w:bCs/>
        </w:rPr>
      </w:pPr>
      <w:r w:rsidRPr="00C93474">
        <w:rPr>
          <w:b/>
          <w:bCs/>
        </w:rPr>
        <w:t xml:space="preserve">Foyer – Parcours </w:t>
      </w:r>
      <w:r w:rsidR="00C93474" w:rsidRPr="00C93474">
        <w:rPr>
          <w:b/>
          <w:bCs/>
        </w:rPr>
        <w:t>supérieur:</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60"/>
        <w:gridCol w:w="2256"/>
        <w:gridCol w:w="2259"/>
        <w:gridCol w:w="2257"/>
      </w:tblGrid>
      <w:tr w:rsidR="00E66B09" w14:paraId="362D7DA9" w14:textId="77777777" w:rsidTr="00964D82">
        <w:trPr>
          <w:trHeight w:val="300"/>
        </w:trPr>
        <w:tc>
          <w:tcPr>
            <w:tcW w:w="2260" w:type="dxa"/>
            <w:shd w:val="clear" w:color="auto" w:fill="C6D9F1" w:themeFill="text2" w:themeFillTint="33"/>
          </w:tcPr>
          <w:p w14:paraId="02872681" w14:textId="77777777" w:rsidR="00E66B09" w:rsidRPr="00E66B09" w:rsidRDefault="00E66B09" w:rsidP="0021463E">
            <w:pPr>
              <w:spacing w:beforeAutospacing="1" w:afterAutospacing="1"/>
              <w:rPr>
                <w:rFonts w:eastAsia="Times"/>
                <w:b/>
                <w:bCs/>
                <w:lang w:eastAsia="ja-JP"/>
              </w:rPr>
            </w:pPr>
          </w:p>
        </w:tc>
        <w:tc>
          <w:tcPr>
            <w:tcW w:w="2256" w:type="dxa"/>
            <w:shd w:val="clear" w:color="auto" w:fill="C6D9F1" w:themeFill="text2" w:themeFillTint="33"/>
          </w:tcPr>
          <w:p w14:paraId="15DCE2EE" w14:textId="77777777" w:rsidR="00E66B09" w:rsidRPr="00E66B09" w:rsidRDefault="00E66B09" w:rsidP="0021463E">
            <w:pPr>
              <w:spacing w:beforeAutospacing="1" w:afterAutospacing="1"/>
              <w:jc w:val="center"/>
              <w:rPr>
                <w:rFonts w:eastAsia="Times"/>
                <w:b/>
                <w:bCs/>
                <w:lang w:eastAsia="ja-JP"/>
              </w:rPr>
            </w:pPr>
            <w:r w:rsidRPr="00E66B09">
              <w:rPr>
                <w:rFonts w:eastAsia="Times"/>
                <w:b/>
                <w:bCs/>
                <w:lang w:eastAsia="ja-JP"/>
              </w:rPr>
              <w:t>L1</w:t>
            </w:r>
          </w:p>
        </w:tc>
        <w:tc>
          <w:tcPr>
            <w:tcW w:w="2259" w:type="dxa"/>
            <w:shd w:val="clear" w:color="auto" w:fill="C6D9F1" w:themeFill="text2" w:themeFillTint="33"/>
          </w:tcPr>
          <w:p w14:paraId="55FA838D" w14:textId="77777777" w:rsidR="00E66B09" w:rsidRPr="00E66B09" w:rsidRDefault="00E66B09" w:rsidP="0021463E">
            <w:pPr>
              <w:spacing w:beforeAutospacing="1" w:afterAutospacing="1"/>
              <w:jc w:val="center"/>
              <w:rPr>
                <w:rFonts w:eastAsia="Times"/>
                <w:b/>
                <w:bCs/>
                <w:lang w:eastAsia="ja-JP"/>
              </w:rPr>
            </w:pPr>
            <w:r w:rsidRPr="00E66B09">
              <w:rPr>
                <w:rFonts w:eastAsia="Times"/>
                <w:b/>
                <w:bCs/>
                <w:lang w:eastAsia="ja-JP"/>
              </w:rPr>
              <w:t>L2</w:t>
            </w:r>
          </w:p>
        </w:tc>
        <w:tc>
          <w:tcPr>
            <w:tcW w:w="2257" w:type="dxa"/>
            <w:shd w:val="clear" w:color="auto" w:fill="C6D9F1" w:themeFill="text2" w:themeFillTint="33"/>
          </w:tcPr>
          <w:p w14:paraId="0695A6D2" w14:textId="77777777" w:rsidR="00E66B09" w:rsidRPr="00E66B09" w:rsidRDefault="00E66B09" w:rsidP="0021463E">
            <w:pPr>
              <w:spacing w:beforeAutospacing="1" w:afterAutospacing="1"/>
              <w:jc w:val="center"/>
              <w:rPr>
                <w:rFonts w:eastAsia="Times"/>
                <w:b/>
                <w:bCs/>
                <w:lang w:eastAsia="ja-JP"/>
              </w:rPr>
            </w:pPr>
            <w:r w:rsidRPr="00E66B09">
              <w:rPr>
                <w:rFonts w:eastAsia="Times"/>
                <w:b/>
                <w:bCs/>
                <w:lang w:eastAsia="ja-JP"/>
              </w:rPr>
              <w:t>L3</w:t>
            </w:r>
          </w:p>
        </w:tc>
      </w:tr>
      <w:tr w:rsidR="00E66B09" w:rsidRPr="00031A77" w14:paraId="26DF3698" w14:textId="77777777" w:rsidTr="0021463E">
        <w:trPr>
          <w:trHeight w:val="300"/>
        </w:trPr>
        <w:tc>
          <w:tcPr>
            <w:tcW w:w="2260" w:type="dxa"/>
          </w:tcPr>
          <w:p w14:paraId="0A3A9F27" w14:textId="77777777" w:rsidR="00E66B09" w:rsidRPr="00031A77" w:rsidRDefault="00E66B09" w:rsidP="0021463E">
            <w:pPr>
              <w:spacing w:beforeAutospacing="1" w:afterAutospacing="1"/>
              <w:rPr>
                <w:rFonts w:eastAsia="Times"/>
                <w:lang w:val="fr-FR" w:eastAsia="ja-JP"/>
              </w:rPr>
            </w:pPr>
            <w:r w:rsidRPr="00031A77">
              <w:rPr>
                <w:rFonts w:eastAsia="Times"/>
                <w:lang w:val="fr-FR" w:eastAsia="ja-JP"/>
              </w:rPr>
              <w:t>Nombres de séances ORT/an</w:t>
            </w:r>
          </w:p>
        </w:tc>
        <w:tc>
          <w:tcPr>
            <w:tcW w:w="2256" w:type="dxa"/>
          </w:tcPr>
          <w:p w14:paraId="05F85E15" w14:textId="77777777" w:rsidR="00E66B09" w:rsidRPr="00031A77" w:rsidRDefault="00E66B09" w:rsidP="0021463E">
            <w:pPr>
              <w:spacing w:beforeAutospacing="1" w:afterAutospacing="1"/>
              <w:jc w:val="center"/>
              <w:rPr>
                <w:rFonts w:eastAsia="Times"/>
                <w:b/>
                <w:bCs/>
                <w:lang w:val="fr-FR" w:eastAsia="ja-JP"/>
              </w:rPr>
            </w:pPr>
          </w:p>
        </w:tc>
        <w:tc>
          <w:tcPr>
            <w:tcW w:w="2259" w:type="dxa"/>
          </w:tcPr>
          <w:p w14:paraId="243E06F9" w14:textId="77777777" w:rsidR="00E66B09" w:rsidRPr="00031A77" w:rsidRDefault="00E66B09" w:rsidP="0021463E">
            <w:pPr>
              <w:spacing w:beforeAutospacing="1" w:afterAutospacing="1"/>
              <w:jc w:val="center"/>
              <w:rPr>
                <w:rFonts w:eastAsia="Times"/>
                <w:b/>
                <w:bCs/>
                <w:lang w:val="fr-FR" w:eastAsia="ja-JP"/>
              </w:rPr>
            </w:pPr>
          </w:p>
        </w:tc>
        <w:tc>
          <w:tcPr>
            <w:tcW w:w="2257" w:type="dxa"/>
          </w:tcPr>
          <w:p w14:paraId="7A9E52E6" w14:textId="77777777" w:rsidR="00E66B09" w:rsidRPr="00031A77" w:rsidRDefault="00E66B09" w:rsidP="0021463E">
            <w:pPr>
              <w:spacing w:beforeAutospacing="1" w:afterAutospacing="1"/>
              <w:jc w:val="center"/>
              <w:rPr>
                <w:rFonts w:eastAsia="Times"/>
                <w:b/>
                <w:bCs/>
                <w:lang w:val="fr-FR" w:eastAsia="ja-JP"/>
              </w:rPr>
            </w:pPr>
          </w:p>
        </w:tc>
      </w:tr>
      <w:tr w:rsidR="00E66B09" w14:paraId="2BEF0B49" w14:textId="77777777" w:rsidTr="0021463E">
        <w:trPr>
          <w:trHeight w:val="300"/>
        </w:trPr>
        <w:tc>
          <w:tcPr>
            <w:tcW w:w="2260" w:type="dxa"/>
          </w:tcPr>
          <w:p w14:paraId="5C3E3491" w14:textId="77777777" w:rsidR="00E66B09" w:rsidRPr="00E66B09" w:rsidRDefault="00E66B09" w:rsidP="0021463E">
            <w:pPr>
              <w:rPr>
                <w:rFonts w:eastAsia="Times"/>
                <w:lang w:eastAsia="ja-JP"/>
              </w:rPr>
            </w:pPr>
            <w:r w:rsidRPr="00E66B09">
              <w:rPr>
                <w:rFonts w:eastAsia="Times"/>
                <w:lang w:eastAsia="ja-JP"/>
              </w:rPr>
              <w:t xml:space="preserve">Nombre de Pole </w:t>
            </w:r>
            <w:r w:rsidRPr="00E66B09">
              <w:rPr>
                <w:rFonts w:eastAsia="Times"/>
                <w:lang w:eastAsia="ja-JP"/>
              </w:rPr>
              <w:lastRenderedPageBreak/>
              <w:t>ORT/an</w:t>
            </w:r>
          </w:p>
          <w:p w14:paraId="5973863A" w14:textId="77777777" w:rsidR="00E66B09" w:rsidRPr="00E66B09" w:rsidRDefault="00E66B09" w:rsidP="0021463E">
            <w:pPr>
              <w:rPr>
                <w:rFonts w:eastAsia="Times"/>
                <w:lang w:eastAsia="ja-JP"/>
              </w:rPr>
            </w:pPr>
          </w:p>
        </w:tc>
        <w:tc>
          <w:tcPr>
            <w:tcW w:w="6772" w:type="dxa"/>
            <w:gridSpan w:val="3"/>
          </w:tcPr>
          <w:p w14:paraId="3FF139F5" w14:textId="77777777" w:rsidR="00E66B09" w:rsidRPr="00E66B09" w:rsidRDefault="00E66B09" w:rsidP="0021463E">
            <w:pPr>
              <w:jc w:val="center"/>
              <w:rPr>
                <w:rFonts w:eastAsia="Times"/>
                <w:lang w:eastAsia="ja-JP"/>
              </w:rPr>
            </w:pPr>
          </w:p>
          <w:p w14:paraId="24495282" w14:textId="77777777" w:rsidR="00E66B09" w:rsidRPr="00E66B09" w:rsidRDefault="00E66B09" w:rsidP="0021463E">
            <w:pPr>
              <w:jc w:val="center"/>
              <w:rPr>
                <w:rFonts w:eastAsia="Times"/>
                <w:lang w:eastAsia="ja-JP"/>
              </w:rPr>
            </w:pPr>
            <w:r w:rsidRPr="00E66B09">
              <w:rPr>
                <w:rFonts w:eastAsia="Times"/>
                <w:lang w:eastAsia="ja-JP"/>
              </w:rPr>
              <w:lastRenderedPageBreak/>
              <w:t>6/an</w:t>
            </w:r>
          </w:p>
        </w:tc>
      </w:tr>
      <w:tr w:rsidR="00E66B09" w14:paraId="69A53471" w14:textId="77777777" w:rsidTr="0021463E">
        <w:trPr>
          <w:trHeight w:val="300"/>
        </w:trPr>
        <w:tc>
          <w:tcPr>
            <w:tcW w:w="2260" w:type="dxa"/>
          </w:tcPr>
          <w:p w14:paraId="0C90C2FE" w14:textId="77777777" w:rsidR="00E66B09" w:rsidRPr="00E66B09" w:rsidRDefault="00E66B09" w:rsidP="0021463E">
            <w:pPr>
              <w:rPr>
                <w:rFonts w:eastAsia="Times"/>
                <w:lang w:eastAsia="ja-JP"/>
              </w:rPr>
            </w:pPr>
            <w:proofErr w:type="spellStart"/>
            <w:r w:rsidRPr="00E66B09">
              <w:rPr>
                <w:rFonts w:eastAsia="Times"/>
                <w:lang w:eastAsia="ja-JP"/>
              </w:rPr>
              <w:lastRenderedPageBreak/>
              <w:t>Thématiques</w:t>
            </w:r>
            <w:proofErr w:type="spellEnd"/>
          </w:p>
        </w:tc>
        <w:tc>
          <w:tcPr>
            <w:tcW w:w="2256" w:type="dxa"/>
          </w:tcPr>
          <w:p w14:paraId="28954B17" w14:textId="77777777" w:rsidR="00E66B09" w:rsidRPr="00E66B09" w:rsidRDefault="00E66B09" w:rsidP="0021463E">
            <w:pPr>
              <w:rPr>
                <w:rFonts w:eastAsia="Times"/>
                <w:lang w:eastAsia="ja-JP"/>
              </w:rPr>
            </w:pPr>
          </w:p>
        </w:tc>
        <w:tc>
          <w:tcPr>
            <w:tcW w:w="2259" w:type="dxa"/>
          </w:tcPr>
          <w:p w14:paraId="026E6968" w14:textId="77777777" w:rsidR="00E66B09" w:rsidRPr="00E66B09" w:rsidRDefault="00E66B09" w:rsidP="0021463E">
            <w:pPr>
              <w:rPr>
                <w:rFonts w:eastAsia="Times"/>
                <w:lang w:eastAsia="ja-JP"/>
              </w:rPr>
            </w:pPr>
          </w:p>
        </w:tc>
        <w:tc>
          <w:tcPr>
            <w:tcW w:w="2257" w:type="dxa"/>
          </w:tcPr>
          <w:p w14:paraId="60CE6929" w14:textId="77777777" w:rsidR="00E66B09" w:rsidRPr="00E66B09" w:rsidRDefault="00E66B09" w:rsidP="0021463E">
            <w:pPr>
              <w:rPr>
                <w:rFonts w:eastAsia="Times"/>
                <w:lang w:eastAsia="ja-JP"/>
              </w:rPr>
            </w:pPr>
          </w:p>
        </w:tc>
      </w:tr>
      <w:tr w:rsidR="00E66B09" w14:paraId="7EAD20C3" w14:textId="77777777" w:rsidTr="0021463E">
        <w:trPr>
          <w:trHeight w:val="300"/>
        </w:trPr>
        <w:tc>
          <w:tcPr>
            <w:tcW w:w="2260" w:type="dxa"/>
          </w:tcPr>
          <w:p w14:paraId="01D9CF23" w14:textId="77777777" w:rsidR="00E66B09" w:rsidRPr="00E66B09" w:rsidRDefault="00E66B09" w:rsidP="0021463E">
            <w:pPr>
              <w:spacing w:beforeAutospacing="1" w:afterAutospacing="1"/>
              <w:rPr>
                <w:rFonts w:eastAsia="Times"/>
                <w:lang w:eastAsia="ja-JP"/>
              </w:rPr>
            </w:pPr>
            <w:r w:rsidRPr="00E66B09">
              <w:rPr>
                <w:rFonts w:eastAsia="Times"/>
                <w:lang w:eastAsia="ja-JP"/>
              </w:rPr>
              <w:t>Objectif</w:t>
            </w:r>
          </w:p>
        </w:tc>
        <w:tc>
          <w:tcPr>
            <w:tcW w:w="2256" w:type="dxa"/>
          </w:tcPr>
          <w:p w14:paraId="1BEC1D67" w14:textId="77777777" w:rsidR="00E66B09" w:rsidRPr="00E66B09" w:rsidRDefault="00E66B09" w:rsidP="0021463E">
            <w:pPr>
              <w:spacing w:beforeAutospacing="1" w:afterAutospacing="1"/>
              <w:rPr>
                <w:rFonts w:eastAsia="Times"/>
                <w:lang w:eastAsia="ja-JP"/>
              </w:rPr>
            </w:pPr>
          </w:p>
        </w:tc>
        <w:tc>
          <w:tcPr>
            <w:tcW w:w="2259" w:type="dxa"/>
          </w:tcPr>
          <w:p w14:paraId="4C30A7ED" w14:textId="77777777" w:rsidR="00E66B09" w:rsidRPr="00E66B09" w:rsidRDefault="00E66B09" w:rsidP="0021463E">
            <w:pPr>
              <w:spacing w:beforeAutospacing="1" w:afterAutospacing="1"/>
              <w:rPr>
                <w:rFonts w:eastAsia="Times"/>
                <w:lang w:eastAsia="ja-JP"/>
              </w:rPr>
            </w:pPr>
          </w:p>
        </w:tc>
        <w:tc>
          <w:tcPr>
            <w:tcW w:w="2257" w:type="dxa"/>
          </w:tcPr>
          <w:p w14:paraId="01A6FFBA" w14:textId="77777777" w:rsidR="00E66B09" w:rsidRPr="00E66B09" w:rsidRDefault="00E66B09" w:rsidP="0021463E">
            <w:pPr>
              <w:spacing w:beforeAutospacing="1" w:afterAutospacing="1"/>
              <w:rPr>
                <w:rFonts w:eastAsia="Times"/>
                <w:lang w:eastAsia="ja-JP"/>
              </w:rPr>
            </w:pPr>
          </w:p>
        </w:tc>
      </w:tr>
      <w:tr w:rsidR="00E66B09" w14:paraId="16BE5C56" w14:textId="77777777" w:rsidTr="0021463E">
        <w:trPr>
          <w:trHeight w:val="300"/>
        </w:trPr>
        <w:tc>
          <w:tcPr>
            <w:tcW w:w="2260" w:type="dxa"/>
          </w:tcPr>
          <w:p w14:paraId="52CEE0C3" w14:textId="77777777" w:rsidR="00E66B09" w:rsidRPr="00E66B09" w:rsidRDefault="00E66B09" w:rsidP="0021463E">
            <w:pPr>
              <w:spacing w:beforeAutospacing="1" w:afterAutospacing="1"/>
              <w:rPr>
                <w:rFonts w:eastAsia="Times"/>
                <w:lang w:eastAsia="ja-JP"/>
              </w:rPr>
            </w:pPr>
            <w:r w:rsidRPr="00E66B09">
              <w:rPr>
                <w:rFonts w:eastAsia="Times"/>
                <w:lang w:eastAsia="ja-JP"/>
              </w:rPr>
              <w:t>Timing</w:t>
            </w:r>
          </w:p>
        </w:tc>
        <w:tc>
          <w:tcPr>
            <w:tcW w:w="6772" w:type="dxa"/>
            <w:gridSpan w:val="3"/>
          </w:tcPr>
          <w:p w14:paraId="65916AE2" w14:textId="77777777" w:rsidR="00E66B09" w:rsidRPr="00E66B09" w:rsidRDefault="00E66B09" w:rsidP="0021463E">
            <w:pPr>
              <w:spacing w:beforeAutospacing="1" w:afterAutospacing="1"/>
              <w:jc w:val="center"/>
              <w:rPr>
                <w:rFonts w:eastAsia="Times"/>
                <w:lang w:eastAsia="ja-JP"/>
              </w:rPr>
            </w:pPr>
            <w:proofErr w:type="spellStart"/>
            <w:r w:rsidRPr="00E66B09">
              <w:rPr>
                <w:rFonts w:eastAsia="Times"/>
                <w:lang w:eastAsia="ja-JP"/>
              </w:rPr>
              <w:t>Calendrier</w:t>
            </w:r>
            <w:proofErr w:type="spellEnd"/>
            <w:r w:rsidRPr="00E66B09">
              <w:rPr>
                <w:rFonts w:eastAsia="Times"/>
                <w:lang w:eastAsia="ja-JP"/>
              </w:rPr>
              <w:t xml:space="preserve"> BOE - DVP</w:t>
            </w:r>
          </w:p>
        </w:tc>
      </w:tr>
    </w:tbl>
    <w:p w14:paraId="61E46935" w14:textId="77777777" w:rsidR="00A3759A" w:rsidRDefault="00A3759A">
      <w:pPr>
        <w:pStyle w:val="CERESBody"/>
      </w:pPr>
    </w:p>
    <w:p w14:paraId="0BE1632F" w14:textId="77777777" w:rsidR="00A81020" w:rsidRPr="00626B31" w:rsidRDefault="00000000" w:rsidP="004678A4">
      <w:pPr>
        <w:pStyle w:val="CERESBody"/>
        <w:spacing w:after="80"/>
        <w:jc w:val="both"/>
        <w:rPr>
          <w:b/>
          <w:bCs/>
          <w:color w:val="auto"/>
        </w:rPr>
      </w:pPr>
      <w:r w:rsidRPr="00626B31">
        <w:rPr>
          <w:b/>
          <w:bCs/>
          <w:color w:val="auto"/>
        </w:rPr>
        <w:t>Le lieu</w:t>
      </w:r>
    </w:p>
    <w:p w14:paraId="60A6BDF1" w14:textId="77777777" w:rsidR="00A81020" w:rsidRPr="00031A77" w:rsidRDefault="00000000" w:rsidP="004678A4">
      <w:pPr>
        <w:pStyle w:val="CERESBody"/>
        <w:spacing w:after="80"/>
        <w:jc w:val="both"/>
        <w:rPr>
          <w:lang w:val="fr-FR"/>
        </w:rPr>
      </w:pPr>
      <w:r w:rsidRPr="00031A77">
        <w:rPr>
          <w:lang w:val="fr-FR"/>
        </w:rPr>
        <w:t>Pour le PAR, les pôles ont lieu dans les locaux de chaque internat de la réussite (ADV, ALK, AKI, ISO et NDT).</w:t>
      </w:r>
    </w:p>
    <w:p w14:paraId="77D1A568" w14:textId="77777777" w:rsidR="00A81020" w:rsidRPr="00031A77" w:rsidRDefault="00000000" w:rsidP="004678A4">
      <w:pPr>
        <w:pStyle w:val="CERESBody"/>
        <w:spacing w:after="80"/>
        <w:jc w:val="both"/>
        <w:rPr>
          <w:lang w:val="fr-FR"/>
        </w:rPr>
      </w:pPr>
      <w:r w:rsidRPr="00031A77">
        <w:rPr>
          <w:lang w:val="fr-FR"/>
        </w:rPr>
        <w:t>Pour le PEX, les pôles ont lieu au campus dans le bureau PEX.</w:t>
      </w:r>
    </w:p>
    <w:p w14:paraId="40C38556" w14:textId="77777777" w:rsidR="00A81020" w:rsidRPr="00C93474" w:rsidRDefault="00000000">
      <w:pPr>
        <w:pStyle w:val="CERESBody"/>
        <w:numPr>
          <w:ilvl w:val="0"/>
          <w:numId w:val="44"/>
        </w:numPr>
        <w:spacing w:after="80"/>
        <w:jc w:val="both"/>
        <w:rPr>
          <w:b/>
          <w:bCs/>
        </w:rPr>
      </w:pPr>
      <w:r w:rsidRPr="00C93474">
        <w:rPr>
          <w:b/>
          <w:bCs/>
        </w:rPr>
        <w:t xml:space="preserve">Le </w:t>
      </w:r>
      <w:proofErr w:type="spellStart"/>
      <w:r w:rsidRPr="00C93474">
        <w:rPr>
          <w:b/>
          <w:bCs/>
        </w:rPr>
        <w:t>déroulement</w:t>
      </w:r>
      <w:proofErr w:type="spellEnd"/>
    </w:p>
    <w:p w14:paraId="27DF0624" w14:textId="0CBC6317" w:rsidR="00A81020" w:rsidRPr="00031A77" w:rsidRDefault="00000000" w:rsidP="004678A4">
      <w:pPr>
        <w:pStyle w:val="CERESBody"/>
        <w:spacing w:after="80"/>
        <w:jc w:val="both"/>
        <w:rPr>
          <w:lang w:val="fr-FR"/>
        </w:rPr>
      </w:pPr>
      <w:r w:rsidRPr="00031A77">
        <w:rPr>
          <w:lang w:val="fr-FR"/>
        </w:rPr>
        <w:t xml:space="preserve">Durant le pôle orientation, le BOE et les </w:t>
      </w:r>
      <w:proofErr w:type="gramStart"/>
      <w:r w:rsidR="00626B31" w:rsidRPr="00031A77">
        <w:rPr>
          <w:lang w:val="fr-FR"/>
        </w:rPr>
        <w:t>éducateurs:</w:t>
      </w:r>
      <w:proofErr w:type="gramEnd"/>
    </w:p>
    <w:p w14:paraId="31FB5B03" w14:textId="77777777" w:rsidR="00A81020" w:rsidRPr="00031A77" w:rsidRDefault="00000000">
      <w:pPr>
        <w:pStyle w:val="CERESBody"/>
        <w:numPr>
          <w:ilvl w:val="0"/>
          <w:numId w:val="167"/>
        </w:numPr>
        <w:spacing w:after="80"/>
        <w:jc w:val="both"/>
        <w:rPr>
          <w:lang w:val="fr-FR"/>
        </w:rPr>
      </w:pPr>
      <w:r w:rsidRPr="00031A77">
        <w:rPr>
          <w:lang w:val="fr-FR"/>
        </w:rPr>
        <w:t>Discutent de chaque thème de la séance,</w:t>
      </w:r>
    </w:p>
    <w:p w14:paraId="12DF43F4" w14:textId="77777777" w:rsidR="00A81020" w:rsidRPr="00031A77" w:rsidRDefault="00000000">
      <w:pPr>
        <w:pStyle w:val="CERESBody"/>
        <w:numPr>
          <w:ilvl w:val="0"/>
          <w:numId w:val="167"/>
        </w:numPr>
        <w:spacing w:after="80"/>
        <w:jc w:val="both"/>
        <w:rPr>
          <w:lang w:val="fr-FR"/>
        </w:rPr>
      </w:pPr>
      <w:r w:rsidRPr="00031A77">
        <w:rPr>
          <w:lang w:val="fr-FR"/>
        </w:rPr>
        <w:t>Font des échanges sur le déroulement de chaque séance,</w:t>
      </w:r>
    </w:p>
    <w:p w14:paraId="1A3EB485" w14:textId="77777777" w:rsidR="00A81020" w:rsidRPr="00031A77" w:rsidRDefault="00000000">
      <w:pPr>
        <w:pStyle w:val="CERESBody"/>
        <w:numPr>
          <w:ilvl w:val="0"/>
          <w:numId w:val="167"/>
        </w:numPr>
        <w:spacing w:after="80"/>
        <w:jc w:val="both"/>
        <w:rPr>
          <w:lang w:val="fr-FR"/>
        </w:rPr>
      </w:pPr>
      <w:r w:rsidRPr="00031A77">
        <w:rPr>
          <w:lang w:val="fr-FR"/>
        </w:rPr>
        <w:t>Débattent du déroulement des animations,</w:t>
      </w:r>
    </w:p>
    <w:p w14:paraId="72A013BA" w14:textId="77777777" w:rsidR="00A81020" w:rsidRPr="00031A77" w:rsidRDefault="00000000">
      <w:pPr>
        <w:pStyle w:val="CERESBody"/>
        <w:numPr>
          <w:ilvl w:val="0"/>
          <w:numId w:val="167"/>
        </w:numPr>
        <w:spacing w:after="80"/>
        <w:jc w:val="both"/>
        <w:rPr>
          <w:lang w:val="fr-FR"/>
        </w:rPr>
      </w:pPr>
      <w:r w:rsidRPr="00031A77">
        <w:rPr>
          <w:lang w:val="fr-FR"/>
        </w:rPr>
        <w:t>Soulignent les points forts de chaque thème et les difficultés dans la réalisation de la séance,</w:t>
      </w:r>
    </w:p>
    <w:p w14:paraId="0221B65E" w14:textId="77777777" w:rsidR="00A81020" w:rsidRPr="00031A77" w:rsidRDefault="00000000">
      <w:pPr>
        <w:pStyle w:val="CERESBody"/>
        <w:numPr>
          <w:ilvl w:val="0"/>
          <w:numId w:val="167"/>
        </w:numPr>
        <w:spacing w:after="80"/>
        <w:jc w:val="both"/>
        <w:rPr>
          <w:lang w:val="fr-FR"/>
        </w:rPr>
      </w:pPr>
      <w:r w:rsidRPr="00031A77">
        <w:rPr>
          <w:lang w:val="fr-FR"/>
        </w:rPr>
        <w:t>Évoquent les constatations et ressentis des jeunes durant la séance et,</w:t>
      </w:r>
    </w:p>
    <w:p w14:paraId="625DE7EC" w14:textId="77777777" w:rsidR="00A81020" w:rsidRPr="00031A77" w:rsidRDefault="00000000">
      <w:pPr>
        <w:pStyle w:val="CERESBody"/>
        <w:numPr>
          <w:ilvl w:val="0"/>
          <w:numId w:val="167"/>
        </w:numPr>
        <w:spacing w:after="80"/>
        <w:jc w:val="both"/>
        <w:rPr>
          <w:lang w:val="fr-FR"/>
        </w:rPr>
      </w:pPr>
      <w:r w:rsidRPr="00031A77">
        <w:rPr>
          <w:lang w:val="fr-FR"/>
        </w:rPr>
        <w:t>Pratiquent certains jeux utilisés durant la séance</w:t>
      </w:r>
    </w:p>
    <w:p w14:paraId="47973648" w14:textId="7185F912" w:rsidR="00A81020" w:rsidRPr="00031A77" w:rsidRDefault="00000000">
      <w:pPr>
        <w:pStyle w:val="CERESBody"/>
        <w:numPr>
          <w:ilvl w:val="0"/>
          <w:numId w:val="167"/>
        </w:numPr>
        <w:spacing w:after="80"/>
        <w:jc w:val="both"/>
        <w:rPr>
          <w:lang w:val="fr-FR"/>
        </w:rPr>
      </w:pPr>
      <w:r w:rsidRPr="00031A77">
        <w:rPr>
          <w:lang w:val="fr-FR"/>
        </w:rPr>
        <w:t>Vérifient les matériels à utiliser pour chaque séance</w:t>
      </w:r>
    </w:p>
    <w:p w14:paraId="0F0A4811" w14:textId="77777777" w:rsidR="00A81020" w:rsidRPr="00031A77" w:rsidRDefault="00000000" w:rsidP="004678A4">
      <w:pPr>
        <w:pStyle w:val="CERESBody"/>
        <w:spacing w:after="80"/>
        <w:jc w:val="both"/>
        <w:rPr>
          <w:lang w:val="fr-FR"/>
        </w:rPr>
      </w:pPr>
      <w:r w:rsidRPr="00031A77">
        <w:rPr>
          <w:lang w:val="fr-FR"/>
        </w:rPr>
        <w:t>Le pôle orientation est un moment où l’équipe BOE et les éducateurs font des échanges sur les points à améliorer concernant l’animation précédente, un temps de préparation ensemble sur le déroulé de la prochaine séance. Ce pôle est très important car, durant les échanges, l’équipe BOE assurera le coaching des éducateurs.</w:t>
      </w:r>
    </w:p>
    <w:p w14:paraId="187B7AD6" w14:textId="02BCBDAB" w:rsidR="00A81020" w:rsidRPr="00031A77" w:rsidRDefault="00000000" w:rsidP="00ED4F2D">
      <w:pPr>
        <w:pStyle w:val="Titre2"/>
        <w:rPr>
          <w:lang w:val="fr-FR"/>
        </w:rPr>
      </w:pPr>
      <w:bookmarkStart w:id="203" w:name="_Toc223448153"/>
      <w:r w:rsidRPr="00031A77">
        <w:rPr>
          <w:lang w:val="fr-FR"/>
        </w:rPr>
        <w:t>PROCEDURE ET FONCTIONNEMENT DES SEANCES D’ORIENTATION ET D’INSERTION PROFESSIONNELLES</w:t>
      </w:r>
      <w:bookmarkEnd w:id="203"/>
    </w:p>
    <w:p w14:paraId="5424223B" w14:textId="09F31AA3" w:rsidR="00A81020" w:rsidRPr="00031A77" w:rsidRDefault="00515389" w:rsidP="00ED4F2D">
      <w:pPr>
        <w:pStyle w:val="Titre3"/>
        <w:rPr>
          <w:lang w:val="fr-FR"/>
        </w:rPr>
      </w:pPr>
      <w:bookmarkStart w:id="204" w:name="_Toc223448154"/>
      <w:proofErr w:type="gramStart"/>
      <w:r w:rsidRPr="00031A77">
        <w:rPr>
          <w:lang w:val="fr-FR"/>
        </w:rPr>
        <w:t>OBJET:</w:t>
      </w:r>
      <w:proofErr w:type="gramEnd"/>
      <w:r w:rsidRPr="00031A77">
        <w:rPr>
          <w:lang w:val="fr-FR"/>
        </w:rPr>
        <w:t xml:space="preserve"> les séances d’orientation et d’insertion professionnelle</w:t>
      </w:r>
      <w:bookmarkEnd w:id="204"/>
    </w:p>
    <w:p w14:paraId="09421E02" w14:textId="00E78CAD" w:rsidR="00A81020" w:rsidRDefault="00000000" w:rsidP="00ED4F2D">
      <w:pPr>
        <w:pStyle w:val="Titre3"/>
      </w:pPr>
      <w:bookmarkStart w:id="205" w:name="_Toc223448155"/>
      <w:r>
        <w:t>DOMAINE D’APPLICATION</w:t>
      </w:r>
      <w:bookmarkEnd w:id="205"/>
    </w:p>
    <w:p w14:paraId="4885EDC5" w14:textId="77777777" w:rsidR="00A81020" w:rsidRDefault="00000000" w:rsidP="006500FC">
      <w:pPr>
        <w:pStyle w:val="CERESBody"/>
        <w:spacing w:after="80"/>
        <w:jc w:val="both"/>
      </w:pPr>
      <w:r w:rsidRPr="00031A77">
        <w:rPr>
          <w:lang w:val="fr-FR"/>
        </w:rPr>
        <w:t xml:space="preserve">Cette activité a été mis en place afin d’aider les jeunes dans leur orientation scolaire et leur insertion professionnelle. </w:t>
      </w:r>
      <w:r>
        <w:t xml:space="preserve">Elle </w:t>
      </w:r>
      <w:proofErr w:type="spellStart"/>
      <w:r>
        <w:t>revêt</w:t>
      </w:r>
      <w:proofErr w:type="spellEnd"/>
      <w:r>
        <w:t xml:space="preserve"> </w:t>
      </w:r>
      <w:proofErr w:type="spellStart"/>
      <w:r>
        <w:t>une</w:t>
      </w:r>
      <w:proofErr w:type="spellEnd"/>
      <w:r>
        <w:t xml:space="preserve"> importance </w:t>
      </w:r>
      <w:proofErr w:type="spellStart"/>
      <w:r>
        <w:t>capitale</w:t>
      </w:r>
      <w:proofErr w:type="spellEnd"/>
      <w:r>
        <w:t xml:space="preserve"> pour le BOE.</w:t>
      </w:r>
    </w:p>
    <w:p w14:paraId="54FF7D80" w14:textId="4D98395C" w:rsidR="00A81020" w:rsidRDefault="00000000" w:rsidP="00ED4F2D">
      <w:pPr>
        <w:pStyle w:val="Titre3"/>
      </w:pPr>
      <w:bookmarkStart w:id="206" w:name="_Toc223448156"/>
      <w:r>
        <w:t>DOCUMENTATION</w:t>
      </w:r>
      <w:bookmarkEnd w:id="206"/>
    </w:p>
    <w:p w14:paraId="2F99978B" w14:textId="5D5E7692" w:rsidR="00ED4F2D" w:rsidRDefault="00000000" w:rsidP="006500FC">
      <w:pPr>
        <w:pStyle w:val="CERESBody"/>
        <w:spacing w:after="80"/>
        <w:jc w:val="both"/>
      </w:pPr>
      <w:r w:rsidRPr="00031A77">
        <w:rPr>
          <w:lang w:val="fr-FR"/>
        </w:rPr>
        <w:t xml:space="preserve">Il s’agit des fiches techniques pour les séances, le compte rendu du pôle, les divers supports (vidéos, PowerPoint, etc.). </w:t>
      </w:r>
      <w:proofErr w:type="spellStart"/>
      <w:r>
        <w:t>Ces</w:t>
      </w:r>
      <w:proofErr w:type="spellEnd"/>
      <w:r>
        <w:t xml:space="preserve"> documents </w:t>
      </w:r>
      <w:proofErr w:type="spellStart"/>
      <w:r>
        <w:t>sont</w:t>
      </w:r>
      <w:proofErr w:type="spellEnd"/>
      <w:r>
        <w:t xml:space="preserve"> </w:t>
      </w:r>
      <w:proofErr w:type="spellStart"/>
      <w:r>
        <w:t>placés</w:t>
      </w:r>
      <w:proofErr w:type="spellEnd"/>
      <w:r>
        <w:t xml:space="preserve"> dans le drive du BOE.</w:t>
      </w:r>
    </w:p>
    <w:p w14:paraId="569AFF18" w14:textId="56C33E31" w:rsidR="00A81020" w:rsidRDefault="00000000" w:rsidP="00586D0B">
      <w:pPr>
        <w:pStyle w:val="Titre3"/>
      </w:pPr>
      <w:bookmarkStart w:id="207" w:name="_Toc223448157"/>
      <w:r>
        <w:lastRenderedPageBreak/>
        <w:t xml:space="preserve">REGLE </w:t>
      </w:r>
      <w:r w:rsidR="00515389">
        <w:t>GENERALE:</w:t>
      </w:r>
      <w:bookmarkEnd w:id="207"/>
    </w:p>
    <w:p w14:paraId="1339236C" w14:textId="77777777" w:rsidR="00A81020" w:rsidRPr="00626B31" w:rsidRDefault="00000000" w:rsidP="006500FC">
      <w:pPr>
        <w:pStyle w:val="CERESBody"/>
        <w:spacing w:after="80"/>
        <w:jc w:val="both"/>
        <w:rPr>
          <w:b/>
          <w:bCs/>
        </w:rPr>
      </w:pPr>
      <w:r w:rsidRPr="00626B31">
        <w:rPr>
          <w:b/>
          <w:bCs/>
        </w:rPr>
        <w:t xml:space="preserve">La </w:t>
      </w:r>
      <w:proofErr w:type="spellStart"/>
      <w:r w:rsidRPr="00626B31">
        <w:rPr>
          <w:b/>
          <w:bCs/>
        </w:rPr>
        <w:t>périodicité</w:t>
      </w:r>
      <w:proofErr w:type="spellEnd"/>
      <w:r w:rsidRPr="00626B31">
        <w:rPr>
          <w:b/>
          <w:bCs/>
        </w:rPr>
        <w:t xml:space="preserve"> et la </w:t>
      </w:r>
      <w:proofErr w:type="spellStart"/>
      <w:r w:rsidRPr="00626B31">
        <w:rPr>
          <w:b/>
          <w:bCs/>
        </w:rPr>
        <w:t>fréquence</w:t>
      </w:r>
      <w:proofErr w:type="spellEnd"/>
    </w:p>
    <w:p w14:paraId="1210A8B3" w14:textId="77777777" w:rsidR="00A81020" w:rsidRPr="00031A77" w:rsidRDefault="00000000" w:rsidP="006500FC">
      <w:pPr>
        <w:pStyle w:val="CERESBody"/>
        <w:spacing w:after="80"/>
        <w:jc w:val="both"/>
        <w:rPr>
          <w:lang w:val="fr-FR"/>
        </w:rPr>
      </w:pPr>
      <w:r w:rsidRPr="00031A77">
        <w:rPr>
          <w:lang w:val="fr-FR"/>
        </w:rPr>
        <w:t>Les dates des séances d’orientation pour le PAR sont incertaines à défaut de la surcharge des emplois du temps des jeunes. Les séances d’orientation sont effectuées pendant les temps libres (absences des enseignants au collège, absences des enseignants pour le RESCO, etc.)</w:t>
      </w:r>
    </w:p>
    <w:p w14:paraId="242492ED" w14:textId="77777777" w:rsidR="00A81020" w:rsidRPr="00031A77" w:rsidRDefault="00000000" w:rsidP="006500FC">
      <w:pPr>
        <w:pStyle w:val="CERESBody"/>
        <w:spacing w:after="80"/>
        <w:jc w:val="both"/>
        <w:rPr>
          <w:lang w:val="fr-FR"/>
        </w:rPr>
      </w:pPr>
      <w:r w:rsidRPr="00031A77">
        <w:rPr>
          <w:lang w:val="fr-FR"/>
        </w:rPr>
        <w:t>Pour le parcours excellence, les dates des séances d’orientation pour le collégien et le lycéen sont déterminées par les deux parties (les éducateurs et BOE) et insérées dans le film annuel. La plupart de ces séances sont réalisées durant le WIN.</w:t>
      </w:r>
    </w:p>
    <w:p w14:paraId="2A2554E8" w14:textId="77777777" w:rsidR="00A81020" w:rsidRPr="00031A77" w:rsidRDefault="00000000" w:rsidP="006500FC">
      <w:pPr>
        <w:pStyle w:val="CERESBody"/>
        <w:spacing w:after="80"/>
        <w:jc w:val="both"/>
        <w:rPr>
          <w:lang w:val="fr-FR"/>
        </w:rPr>
      </w:pPr>
      <w:r w:rsidRPr="00031A77">
        <w:rPr>
          <w:lang w:val="fr-FR"/>
        </w:rPr>
        <w:t>Enfin, pour les séances d’insertion professionnelle des SUP, les dates de la réalisation sont proposées par le BOE afin d’être validées par le coordinateur des foyers et son équipe pour être insérées dans le film annuel.</w:t>
      </w:r>
    </w:p>
    <w:p w14:paraId="753714B5" w14:textId="20E427F2" w:rsidR="00A81020" w:rsidRPr="00031A77" w:rsidRDefault="00000000" w:rsidP="006500FC">
      <w:pPr>
        <w:pStyle w:val="CERESBody"/>
        <w:spacing w:after="80"/>
        <w:jc w:val="both"/>
        <w:rPr>
          <w:lang w:val="fr-FR"/>
        </w:rPr>
      </w:pPr>
      <w:r w:rsidRPr="00031A77">
        <w:rPr>
          <w:lang w:val="fr-FR"/>
        </w:rPr>
        <w:t xml:space="preserve">La fréquence des séances d’orientation et d’insertion professionnelle pour le Parcours Excellence se répartit comme </w:t>
      </w:r>
      <w:proofErr w:type="gramStart"/>
      <w:r w:rsidR="00515389" w:rsidRPr="00031A77">
        <w:rPr>
          <w:lang w:val="fr-FR"/>
        </w:rPr>
        <w:t>suit:</w:t>
      </w:r>
      <w:proofErr w:type="gramEnd"/>
    </w:p>
    <w:p w14:paraId="5D224815" w14:textId="77777777" w:rsidR="00A81020" w:rsidRPr="00031A77" w:rsidRDefault="00000000">
      <w:pPr>
        <w:pStyle w:val="CERESBody"/>
        <w:numPr>
          <w:ilvl w:val="0"/>
          <w:numId w:val="45"/>
        </w:numPr>
        <w:spacing w:after="80"/>
        <w:jc w:val="both"/>
        <w:rPr>
          <w:lang w:val="fr-FR"/>
        </w:rPr>
      </w:pPr>
      <w:r w:rsidRPr="00031A77">
        <w:rPr>
          <w:lang w:val="fr-FR"/>
        </w:rPr>
        <w:t>Pour le lycéen (2nde au 1ère), les séances d’orientation sont effectuées pendant le WIN. Ces séances portent sur l’orientation scolaire et l’initiation au monde professionnel, avec un total de six séances au cours de l'année.</w:t>
      </w:r>
    </w:p>
    <w:p w14:paraId="07342FDD" w14:textId="77777777" w:rsidR="00A81020" w:rsidRPr="00031A77" w:rsidRDefault="00000000">
      <w:pPr>
        <w:pStyle w:val="CERESBody"/>
        <w:numPr>
          <w:ilvl w:val="0"/>
          <w:numId w:val="45"/>
        </w:numPr>
        <w:spacing w:after="80"/>
        <w:jc w:val="both"/>
        <w:rPr>
          <w:lang w:val="fr-FR"/>
        </w:rPr>
      </w:pPr>
      <w:r w:rsidRPr="00031A77">
        <w:rPr>
          <w:lang w:val="fr-FR"/>
        </w:rPr>
        <w:t>Pour les terminales, les séances d’orientation auront lieu sept samedi de l’année à partir du mois d’octobre et s’arrêteront au début du 3e trimestre, sauf en cas de force majeure (réunion urgente des jeunes, activités auprès des lycées, ...) Ces séances sont effectuées une fois par mois avec des thématiques qui touchent l’orientation scolaire et l’insertion professionnelle</w:t>
      </w:r>
    </w:p>
    <w:p w14:paraId="781CE9C7" w14:textId="77777777" w:rsidR="00A81020" w:rsidRPr="00031A77" w:rsidRDefault="00000000">
      <w:pPr>
        <w:pStyle w:val="CERESBody"/>
        <w:numPr>
          <w:ilvl w:val="0"/>
          <w:numId w:val="45"/>
        </w:numPr>
        <w:spacing w:after="80"/>
        <w:jc w:val="both"/>
        <w:rPr>
          <w:lang w:val="fr-FR"/>
        </w:rPr>
      </w:pPr>
      <w:r w:rsidRPr="00031A77">
        <w:rPr>
          <w:lang w:val="fr-FR"/>
        </w:rPr>
        <w:t>Enfin pour les SUP, les séances d’insertion professionnelle ont lieu une fois par mois pour chaque niveau avec six thématiques chacun et, débuteront au mois de janvier.</w:t>
      </w:r>
    </w:p>
    <w:p w14:paraId="084175DA" w14:textId="77777777" w:rsidR="00A81020" w:rsidRPr="00031A77" w:rsidRDefault="00000000" w:rsidP="006500FC">
      <w:pPr>
        <w:pStyle w:val="CERESBody"/>
        <w:spacing w:after="80"/>
        <w:jc w:val="both"/>
        <w:rPr>
          <w:b/>
          <w:bCs/>
          <w:lang w:val="fr-FR"/>
        </w:rPr>
      </w:pPr>
      <w:r w:rsidRPr="00031A77">
        <w:rPr>
          <w:b/>
          <w:bCs/>
          <w:lang w:val="fr-FR"/>
        </w:rPr>
        <w:t>Le lieu</w:t>
      </w:r>
    </w:p>
    <w:p w14:paraId="5252D7BA" w14:textId="77777777" w:rsidR="00A81020" w:rsidRPr="00031A77" w:rsidRDefault="00000000" w:rsidP="006500FC">
      <w:pPr>
        <w:pStyle w:val="CERESBody"/>
        <w:spacing w:after="80"/>
        <w:jc w:val="both"/>
        <w:rPr>
          <w:lang w:val="fr-FR"/>
        </w:rPr>
      </w:pPr>
      <w:r w:rsidRPr="00031A77">
        <w:rPr>
          <w:lang w:val="fr-FR"/>
        </w:rPr>
        <w:t>Pour le PAR, les séances d’orientation se déroulent dans les locaux de chaque internat de la réussite (ADV, ALK, AKI, ISO et NDT).</w:t>
      </w:r>
    </w:p>
    <w:p w14:paraId="4F2AE8DD" w14:textId="77777777" w:rsidR="00A81020" w:rsidRPr="00031A77" w:rsidRDefault="00000000" w:rsidP="006500FC">
      <w:pPr>
        <w:pStyle w:val="CERESBody"/>
        <w:spacing w:after="80"/>
        <w:jc w:val="both"/>
        <w:rPr>
          <w:lang w:val="fr-FR"/>
        </w:rPr>
      </w:pPr>
      <w:r w:rsidRPr="00031A77">
        <w:rPr>
          <w:lang w:val="fr-FR"/>
        </w:rPr>
        <w:t>Pour le PEX, les séances d’orientation ont lieu au Campus et à l’internat d’excellence pour les classes de seconde et première, et au foyer Ivory pour les terminales et les SUP.</w:t>
      </w:r>
    </w:p>
    <w:p w14:paraId="3C344E83" w14:textId="77777777" w:rsidR="00A81020" w:rsidRPr="00031A77" w:rsidRDefault="00000000" w:rsidP="00EE6FB3">
      <w:pPr>
        <w:pStyle w:val="CERESBody"/>
        <w:spacing w:after="80"/>
        <w:rPr>
          <w:b/>
          <w:bCs/>
          <w:color w:val="0070C0"/>
          <w:lang w:val="fr-FR"/>
        </w:rPr>
      </w:pPr>
      <w:r w:rsidRPr="00031A77">
        <w:rPr>
          <w:b/>
          <w:bCs/>
          <w:color w:val="0070C0"/>
          <w:lang w:val="fr-FR"/>
        </w:rPr>
        <w:t>Les animateurs de la séance d’orientation et des séances d’insertion professionnelles</w:t>
      </w:r>
    </w:p>
    <w:p w14:paraId="3DB4C477" w14:textId="77777777" w:rsidR="00A81020" w:rsidRPr="00031A77" w:rsidRDefault="00000000" w:rsidP="006500FC">
      <w:pPr>
        <w:pStyle w:val="CERESBody"/>
        <w:spacing w:after="80"/>
        <w:jc w:val="both"/>
        <w:rPr>
          <w:lang w:val="fr-FR"/>
        </w:rPr>
      </w:pPr>
      <w:r w:rsidRPr="00031A77">
        <w:rPr>
          <w:lang w:val="fr-FR"/>
        </w:rPr>
        <w:t>Les fiches techniques pour chaque séance sont élaborées par le BOE, validées par le RPEDUC et l’adjoint du DPR. Il y a une mise à jour de ces fiches à la fin de l’année.</w:t>
      </w:r>
    </w:p>
    <w:p w14:paraId="5AE1F101" w14:textId="77777777" w:rsidR="00A81020" w:rsidRPr="00031A77" w:rsidRDefault="00000000" w:rsidP="006500FC">
      <w:pPr>
        <w:pStyle w:val="CERESBody"/>
        <w:spacing w:after="80"/>
        <w:jc w:val="both"/>
        <w:rPr>
          <w:lang w:val="fr-FR"/>
        </w:rPr>
      </w:pPr>
      <w:r w:rsidRPr="00031A77">
        <w:rPr>
          <w:lang w:val="fr-FR"/>
        </w:rPr>
        <w:t>L’animation est effectuée par les éducateurs du PAR et du PEX.</w:t>
      </w:r>
    </w:p>
    <w:p w14:paraId="28E7A328" w14:textId="77777777" w:rsidR="00A81020" w:rsidRPr="00031A77" w:rsidRDefault="00000000" w:rsidP="006500FC">
      <w:pPr>
        <w:pStyle w:val="CERESBody"/>
        <w:spacing w:after="80"/>
        <w:jc w:val="both"/>
        <w:rPr>
          <w:lang w:val="fr-FR"/>
        </w:rPr>
      </w:pPr>
      <w:r w:rsidRPr="00031A77">
        <w:rPr>
          <w:lang w:val="fr-FR"/>
        </w:rPr>
        <w:t>La technique d’animation et le format de la séance seront discutés durant le pôle.</w:t>
      </w:r>
    </w:p>
    <w:p w14:paraId="596B0FAB" w14:textId="77777777" w:rsidR="00A81020" w:rsidRPr="00031A77" w:rsidRDefault="00000000" w:rsidP="006500FC">
      <w:pPr>
        <w:pStyle w:val="CERESBody"/>
        <w:spacing w:after="80"/>
        <w:jc w:val="both"/>
        <w:rPr>
          <w:lang w:val="fr-FR"/>
        </w:rPr>
      </w:pPr>
      <w:r w:rsidRPr="00031A77">
        <w:rPr>
          <w:lang w:val="fr-FR"/>
        </w:rPr>
        <w:t>A la fin de l’année (au mois de juillet), un bilan annuel a lieu avec les services PAR et PEX, afin de discuter des améliorations à apporter pour la prochaine rentrée, des points forts des séances, des remarques générales, ainsi que du taux de participation et des présences des jeunes.</w:t>
      </w:r>
    </w:p>
    <w:p w14:paraId="418D4D6B" w14:textId="77777777" w:rsidR="006500FC" w:rsidRPr="00031A77" w:rsidRDefault="006500FC" w:rsidP="00EE6FB3">
      <w:pPr>
        <w:pStyle w:val="CERESBody"/>
        <w:spacing w:after="80"/>
        <w:rPr>
          <w:b/>
          <w:bCs/>
          <w:color w:val="0070C0"/>
          <w:lang w:val="fr-FR"/>
        </w:rPr>
      </w:pPr>
    </w:p>
    <w:p w14:paraId="0681DFFE" w14:textId="77777777" w:rsidR="009E1379" w:rsidRPr="00031A77" w:rsidRDefault="009E1379" w:rsidP="00EE6FB3">
      <w:pPr>
        <w:pStyle w:val="CERESBody"/>
        <w:spacing w:after="80"/>
        <w:rPr>
          <w:b/>
          <w:bCs/>
          <w:color w:val="0070C0"/>
          <w:lang w:val="fr-FR"/>
        </w:rPr>
      </w:pPr>
    </w:p>
    <w:p w14:paraId="63C00A13" w14:textId="77777777" w:rsidR="009E1379" w:rsidRPr="00031A77" w:rsidRDefault="009E1379" w:rsidP="00EE6FB3">
      <w:pPr>
        <w:pStyle w:val="CERESBody"/>
        <w:spacing w:after="80"/>
        <w:rPr>
          <w:b/>
          <w:bCs/>
          <w:color w:val="0070C0"/>
          <w:lang w:val="fr-FR"/>
        </w:rPr>
      </w:pPr>
    </w:p>
    <w:p w14:paraId="7B4500AA" w14:textId="77777777" w:rsidR="00A81020" w:rsidRPr="00031A77" w:rsidRDefault="00000000" w:rsidP="00EE6FB3">
      <w:pPr>
        <w:pStyle w:val="CERESBody"/>
        <w:spacing w:after="80"/>
        <w:rPr>
          <w:b/>
          <w:bCs/>
          <w:color w:val="0070C0"/>
          <w:lang w:val="fr-FR"/>
        </w:rPr>
      </w:pPr>
      <w:r w:rsidRPr="00031A77">
        <w:rPr>
          <w:b/>
          <w:bCs/>
          <w:color w:val="0070C0"/>
          <w:lang w:val="fr-FR"/>
        </w:rPr>
        <w:lastRenderedPageBreak/>
        <w:t>L’évaluation des jeunes</w:t>
      </w:r>
    </w:p>
    <w:p w14:paraId="21376907" w14:textId="77777777" w:rsidR="00A81020" w:rsidRPr="00031A77" w:rsidRDefault="00000000" w:rsidP="006500FC">
      <w:pPr>
        <w:pStyle w:val="CERESBody"/>
        <w:spacing w:after="80"/>
        <w:jc w:val="both"/>
        <w:rPr>
          <w:lang w:val="fr-FR"/>
        </w:rPr>
      </w:pPr>
      <w:r w:rsidRPr="00031A77">
        <w:rPr>
          <w:lang w:val="fr-FR"/>
        </w:rPr>
        <w:t>A la fin de l’année, les jeunes rempliront un sondage qui sert à évaluer la pertinence des séances, la durée, les remarques générales sur l’animation des éducateurs, le lieu et les thèmes abordés. Ce sondage a pour objectif :</w:t>
      </w:r>
    </w:p>
    <w:p w14:paraId="65C50157" w14:textId="77777777" w:rsidR="00A81020" w:rsidRPr="00031A77" w:rsidRDefault="00000000" w:rsidP="006500FC">
      <w:pPr>
        <w:pStyle w:val="CERESBody"/>
        <w:spacing w:after="80"/>
        <w:jc w:val="both"/>
        <w:rPr>
          <w:lang w:val="fr-FR"/>
        </w:rPr>
      </w:pPr>
      <w:r w:rsidRPr="00031A77">
        <w:rPr>
          <w:lang w:val="fr-FR"/>
        </w:rPr>
        <w:t>De connaître le point de vue des jeunes sur les séances tout au long de l’année</w:t>
      </w:r>
    </w:p>
    <w:p w14:paraId="51D1519A" w14:textId="77777777" w:rsidR="00A81020" w:rsidRPr="00031A77" w:rsidRDefault="00000000" w:rsidP="006500FC">
      <w:pPr>
        <w:pStyle w:val="CERESBody"/>
        <w:spacing w:after="80"/>
        <w:jc w:val="both"/>
        <w:rPr>
          <w:lang w:val="fr-FR"/>
        </w:rPr>
      </w:pPr>
      <w:r w:rsidRPr="00031A77">
        <w:rPr>
          <w:lang w:val="fr-FR"/>
        </w:rPr>
        <w:t>De connaître les points à améliorer s’il y en a, afin de les travailler.</w:t>
      </w:r>
    </w:p>
    <w:p w14:paraId="66346978" w14:textId="77777777" w:rsidR="00A81020" w:rsidRPr="00031A77" w:rsidRDefault="00000000" w:rsidP="006500FC">
      <w:pPr>
        <w:pStyle w:val="CERESBody"/>
        <w:spacing w:after="80"/>
        <w:jc w:val="both"/>
        <w:rPr>
          <w:lang w:val="fr-FR"/>
        </w:rPr>
      </w:pPr>
      <w:r w:rsidRPr="00031A77">
        <w:rPr>
          <w:lang w:val="fr-FR"/>
        </w:rPr>
        <w:t>Le BOE présentera lors du bilan annuel les résultats chiffrés des sondages auprès des jeunes.</w:t>
      </w:r>
    </w:p>
    <w:p w14:paraId="03BF0959" w14:textId="6EB96F7A" w:rsidR="00A81020" w:rsidRPr="00031A77" w:rsidRDefault="00000000" w:rsidP="00586D0B">
      <w:pPr>
        <w:pStyle w:val="Titre2"/>
        <w:rPr>
          <w:lang w:val="fr-FR"/>
        </w:rPr>
      </w:pPr>
      <w:bookmarkStart w:id="208" w:name="_Toc223448158"/>
      <w:r w:rsidRPr="00031A77">
        <w:rPr>
          <w:lang w:val="fr-FR"/>
        </w:rPr>
        <w:t>PROCEDURE ET FONCTIONNEMENT DES CONFERENCES METIERS</w:t>
      </w:r>
      <w:bookmarkEnd w:id="208"/>
    </w:p>
    <w:p w14:paraId="52D64C42" w14:textId="4AFD75C6" w:rsidR="00A81020" w:rsidRDefault="00515389" w:rsidP="00586D0B">
      <w:pPr>
        <w:pStyle w:val="Titre3"/>
      </w:pPr>
      <w:bookmarkStart w:id="209" w:name="_Toc223448159"/>
      <w:proofErr w:type="gramStart"/>
      <w:r>
        <w:t>OBJET</w:t>
      </w:r>
      <w:proofErr w:type="gramEnd"/>
      <w:r>
        <w:t xml:space="preserve">: Les </w:t>
      </w:r>
      <w:proofErr w:type="spellStart"/>
      <w:r>
        <w:t>conférences</w:t>
      </w:r>
      <w:proofErr w:type="spellEnd"/>
      <w:r>
        <w:t xml:space="preserve"> métiers</w:t>
      </w:r>
      <w:bookmarkEnd w:id="209"/>
    </w:p>
    <w:p w14:paraId="02387146" w14:textId="77777777" w:rsidR="00A81020" w:rsidRPr="00031A77" w:rsidRDefault="00000000" w:rsidP="00117D8D">
      <w:pPr>
        <w:pStyle w:val="CERESBody"/>
        <w:spacing w:after="80"/>
        <w:jc w:val="both"/>
        <w:rPr>
          <w:lang w:val="fr-FR"/>
        </w:rPr>
      </w:pPr>
      <w:r w:rsidRPr="00031A77">
        <w:rPr>
          <w:lang w:val="fr-FR"/>
        </w:rPr>
        <w:t>Chaque année, le BOE organise des conférences métiers pour la classe de Seconde. Cette activité a été mis en place afin de permettre aux jeunes de connaître plusieurs métiers existants à Madagascar, pour les inspirer à l’avenir.</w:t>
      </w:r>
    </w:p>
    <w:p w14:paraId="4A5E301E" w14:textId="3F634F81" w:rsidR="00A81020" w:rsidRDefault="00000000" w:rsidP="00586D0B">
      <w:pPr>
        <w:pStyle w:val="Titre3"/>
      </w:pPr>
      <w:bookmarkStart w:id="210" w:name="_Toc223448160"/>
      <w:r>
        <w:t>DOMAINE D’APPPLICATION</w:t>
      </w:r>
      <w:bookmarkEnd w:id="210"/>
    </w:p>
    <w:p w14:paraId="1A68D6C1" w14:textId="77777777" w:rsidR="00A81020" w:rsidRPr="00031A77" w:rsidRDefault="00000000" w:rsidP="00117D8D">
      <w:pPr>
        <w:pStyle w:val="CERESBody"/>
        <w:spacing w:after="80"/>
        <w:jc w:val="both"/>
        <w:rPr>
          <w:lang w:val="fr-FR"/>
        </w:rPr>
      </w:pPr>
      <w:r w:rsidRPr="00031A77">
        <w:rPr>
          <w:lang w:val="fr-FR"/>
        </w:rPr>
        <w:t>Cette procédure a été définit afin de bien organiser les conférences métiers pour les jeunes de la classe de seconde.</w:t>
      </w:r>
    </w:p>
    <w:p w14:paraId="43036B27" w14:textId="1F3CDDC7" w:rsidR="00A81020" w:rsidRDefault="00000000" w:rsidP="00586D0B">
      <w:pPr>
        <w:pStyle w:val="Titre3"/>
      </w:pPr>
      <w:bookmarkStart w:id="211" w:name="_Toc223448161"/>
      <w:r>
        <w:t>DOCUMENTATION</w:t>
      </w:r>
      <w:bookmarkEnd w:id="211"/>
    </w:p>
    <w:p w14:paraId="7532841E" w14:textId="276E9FC1" w:rsidR="00A81020" w:rsidRPr="00031A77" w:rsidRDefault="00000000" w:rsidP="00117D8D">
      <w:pPr>
        <w:pStyle w:val="CERESBody"/>
        <w:spacing w:after="80"/>
        <w:jc w:val="both"/>
        <w:rPr>
          <w:lang w:val="fr-FR"/>
        </w:rPr>
      </w:pPr>
      <w:r w:rsidRPr="00031A77">
        <w:rPr>
          <w:lang w:val="fr-FR"/>
        </w:rPr>
        <w:t xml:space="preserve">Pour la conférence métiers, les documents à utiliser </w:t>
      </w:r>
      <w:proofErr w:type="gramStart"/>
      <w:r w:rsidR="00515389" w:rsidRPr="00031A77">
        <w:rPr>
          <w:lang w:val="fr-FR"/>
        </w:rPr>
        <w:t>sont:</w:t>
      </w:r>
      <w:proofErr w:type="gramEnd"/>
    </w:p>
    <w:p w14:paraId="2E0361A5" w14:textId="77777777" w:rsidR="00A81020" w:rsidRPr="00031A77" w:rsidRDefault="00000000">
      <w:pPr>
        <w:pStyle w:val="CERESBody"/>
        <w:numPr>
          <w:ilvl w:val="0"/>
          <w:numId w:val="168"/>
        </w:numPr>
        <w:spacing w:after="80"/>
        <w:jc w:val="both"/>
        <w:rPr>
          <w:lang w:val="fr-FR"/>
        </w:rPr>
      </w:pPr>
      <w:r w:rsidRPr="00031A77">
        <w:rPr>
          <w:lang w:val="fr-FR"/>
        </w:rPr>
        <w:t>Une trame guide pour les professionnels</w:t>
      </w:r>
    </w:p>
    <w:p w14:paraId="52C5BC66" w14:textId="77777777" w:rsidR="00A81020" w:rsidRPr="00031A77" w:rsidRDefault="00000000">
      <w:pPr>
        <w:pStyle w:val="CERESBody"/>
        <w:numPr>
          <w:ilvl w:val="0"/>
          <w:numId w:val="168"/>
        </w:numPr>
        <w:spacing w:after="80"/>
        <w:jc w:val="both"/>
        <w:rPr>
          <w:lang w:val="fr-FR"/>
        </w:rPr>
      </w:pPr>
      <w:r w:rsidRPr="00031A77">
        <w:rPr>
          <w:lang w:val="fr-FR"/>
        </w:rPr>
        <w:t>Une présentation PowerPoint en français, élaborée par les professionnels</w:t>
      </w:r>
    </w:p>
    <w:p w14:paraId="06D97D82" w14:textId="77777777" w:rsidR="00A81020" w:rsidRPr="00031A77" w:rsidRDefault="00000000">
      <w:pPr>
        <w:pStyle w:val="CERESBody"/>
        <w:numPr>
          <w:ilvl w:val="0"/>
          <w:numId w:val="168"/>
        </w:numPr>
        <w:spacing w:after="80"/>
        <w:jc w:val="both"/>
        <w:rPr>
          <w:lang w:val="fr-FR"/>
        </w:rPr>
      </w:pPr>
      <w:r w:rsidRPr="00031A77">
        <w:rPr>
          <w:lang w:val="fr-FR"/>
        </w:rPr>
        <w:t>Un formulaire d’indemnisation d’intervention pour les professionnels gratifiés</w:t>
      </w:r>
    </w:p>
    <w:p w14:paraId="60B09FA5" w14:textId="77777777" w:rsidR="00A81020" w:rsidRPr="00031A77" w:rsidRDefault="00000000">
      <w:pPr>
        <w:pStyle w:val="CERESBody"/>
        <w:numPr>
          <w:ilvl w:val="0"/>
          <w:numId w:val="168"/>
        </w:numPr>
        <w:spacing w:after="80"/>
        <w:jc w:val="both"/>
        <w:rPr>
          <w:lang w:val="fr-FR"/>
        </w:rPr>
      </w:pPr>
      <w:r w:rsidRPr="00031A77">
        <w:rPr>
          <w:lang w:val="fr-FR"/>
        </w:rPr>
        <w:t>Un compte rendu rédigé par l’équipe BOE à chaque conférence.</w:t>
      </w:r>
    </w:p>
    <w:p w14:paraId="72E9585A" w14:textId="77777777" w:rsidR="00A81020" w:rsidRPr="00031A77" w:rsidRDefault="00000000" w:rsidP="00117D8D">
      <w:pPr>
        <w:pStyle w:val="CERESBody"/>
        <w:spacing w:after="80"/>
        <w:jc w:val="both"/>
        <w:rPr>
          <w:lang w:val="fr-FR"/>
        </w:rPr>
      </w:pPr>
      <w:r w:rsidRPr="00031A77">
        <w:rPr>
          <w:lang w:val="fr-FR"/>
        </w:rPr>
        <w:t>Tous ces documents sont placés et peuvent être consultés dans le drive du BOE.</w:t>
      </w:r>
    </w:p>
    <w:p w14:paraId="7CEF659C" w14:textId="72DD8E6C" w:rsidR="00A81020" w:rsidRDefault="00000000" w:rsidP="00586D0B">
      <w:pPr>
        <w:pStyle w:val="Titre3"/>
      </w:pPr>
      <w:bookmarkStart w:id="212" w:name="_Toc223448162"/>
      <w:r>
        <w:t>REGLE GENERALE</w:t>
      </w:r>
      <w:bookmarkEnd w:id="212"/>
    </w:p>
    <w:p w14:paraId="071A07B0" w14:textId="77777777" w:rsidR="00A81020" w:rsidRPr="00277859" w:rsidRDefault="00000000" w:rsidP="00B25C44">
      <w:pPr>
        <w:pStyle w:val="CERESBody"/>
        <w:spacing w:after="80"/>
        <w:jc w:val="both"/>
        <w:rPr>
          <w:b/>
          <w:bCs/>
        </w:rPr>
      </w:pPr>
      <w:r w:rsidRPr="00277859">
        <w:rPr>
          <w:b/>
          <w:bCs/>
        </w:rPr>
        <w:t xml:space="preserve">La </w:t>
      </w:r>
      <w:proofErr w:type="spellStart"/>
      <w:r w:rsidRPr="00277859">
        <w:rPr>
          <w:b/>
          <w:bCs/>
        </w:rPr>
        <w:t>périodicité</w:t>
      </w:r>
      <w:proofErr w:type="spellEnd"/>
      <w:r w:rsidRPr="00277859">
        <w:rPr>
          <w:b/>
          <w:bCs/>
        </w:rPr>
        <w:t xml:space="preserve"> et la </w:t>
      </w:r>
      <w:proofErr w:type="spellStart"/>
      <w:r w:rsidRPr="00277859">
        <w:rPr>
          <w:b/>
          <w:bCs/>
        </w:rPr>
        <w:t>fréquence</w:t>
      </w:r>
      <w:proofErr w:type="spellEnd"/>
    </w:p>
    <w:p w14:paraId="0CA5A1B7" w14:textId="77777777" w:rsidR="00A81020" w:rsidRPr="00031A77" w:rsidRDefault="00000000" w:rsidP="00B25C44">
      <w:pPr>
        <w:pStyle w:val="CERESBody"/>
        <w:spacing w:after="80"/>
        <w:jc w:val="both"/>
        <w:rPr>
          <w:lang w:val="fr-FR"/>
        </w:rPr>
      </w:pPr>
      <w:r w:rsidRPr="00031A77">
        <w:rPr>
          <w:lang w:val="fr-FR"/>
        </w:rPr>
        <w:t>Les conférences métiers sont planifiées dans le film annuel du PEX.</w:t>
      </w:r>
    </w:p>
    <w:p w14:paraId="4939947D" w14:textId="77777777" w:rsidR="00A81020" w:rsidRPr="00031A77" w:rsidRDefault="00000000" w:rsidP="00B25C44">
      <w:pPr>
        <w:pStyle w:val="CERESBody"/>
        <w:spacing w:after="80"/>
        <w:jc w:val="both"/>
        <w:rPr>
          <w:lang w:val="fr-FR"/>
        </w:rPr>
      </w:pPr>
      <w:r w:rsidRPr="00031A77">
        <w:rPr>
          <w:lang w:val="fr-FR"/>
        </w:rPr>
        <w:t>Il y a trois conférences sur les métiers dans l’année, soit une conférence par trimestre.</w:t>
      </w:r>
    </w:p>
    <w:p w14:paraId="4102634A" w14:textId="77777777" w:rsidR="00A81020" w:rsidRPr="00031A77" w:rsidRDefault="00000000" w:rsidP="00B25C44">
      <w:pPr>
        <w:pStyle w:val="CERESBody"/>
        <w:spacing w:after="80"/>
        <w:jc w:val="both"/>
        <w:rPr>
          <w:b/>
          <w:bCs/>
          <w:lang w:val="fr-FR"/>
        </w:rPr>
      </w:pPr>
      <w:r w:rsidRPr="00031A77">
        <w:rPr>
          <w:b/>
          <w:bCs/>
          <w:lang w:val="fr-FR"/>
        </w:rPr>
        <w:t>Le lieu</w:t>
      </w:r>
    </w:p>
    <w:p w14:paraId="13A7EC98" w14:textId="77777777" w:rsidR="00A81020" w:rsidRPr="00031A77" w:rsidRDefault="00000000" w:rsidP="00B25C44">
      <w:pPr>
        <w:pStyle w:val="CERESBody"/>
        <w:spacing w:after="80"/>
        <w:jc w:val="both"/>
        <w:rPr>
          <w:lang w:val="fr-FR"/>
        </w:rPr>
      </w:pPr>
      <w:r w:rsidRPr="00031A77">
        <w:rPr>
          <w:lang w:val="fr-FR"/>
        </w:rPr>
        <w:t>Les conférences métiers ont lieu soit au Campus, soit à l’internat d’excellence et durent au maximum 2h.</w:t>
      </w:r>
    </w:p>
    <w:p w14:paraId="26FC2F09" w14:textId="77777777" w:rsidR="00B25C44" w:rsidRPr="00031A77" w:rsidRDefault="00B25C44" w:rsidP="00B25C44">
      <w:pPr>
        <w:pStyle w:val="CERESBody"/>
        <w:spacing w:after="80"/>
        <w:jc w:val="both"/>
        <w:rPr>
          <w:lang w:val="fr-FR"/>
        </w:rPr>
      </w:pPr>
    </w:p>
    <w:p w14:paraId="2C2C4D79" w14:textId="77777777" w:rsidR="00A81020" w:rsidRPr="00031A77" w:rsidRDefault="00000000">
      <w:pPr>
        <w:pStyle w:val="CERESBody"/>
        <w:spacing w:after="80"/>
        <w:rPr>
          <w:b/>
          <w:bCs/>
          <w:color w:val="0070C0"/>
          <w:lang w:val="fr-FR"/>
        </w:rPr>
      </w:pPr>
      <w:r w:rsidRPr="00031A77">
        <w:rPr>
          <w:b/>
          <w:bCs/>
          <w:color w:val="0070C0"/>
          <w:lang w:val="fr-FR"/>
        </w:rPr>
        <w:t>Le déroulement des conférences métiers</w:t>
      </w:r>
    </w:p>
    <w:p w14:paraId="3AA4F506" w14:textId="77777777" w:rsidR="00A81020" w:rsidRPr="00031A77" w:rsidRDefault="00000000" w:rsidP="00B25C44">
      <w:pPr>
        <w:pStyle w:val="CERESBody"/>
        <w:spacing w:after="80"/>
        <w:jc w:val="both"/>
        <w:rPr>
          <w:lang w:val="fr-FR"/>
        </w:rPr>
      </w:pPr>
      <w:r w:rsidRPr="00031A77">
        <w:rPr>
          <w:lang w:val="fr-FR"/>
        </w:rPr>
        <w:t>Le BOE est chargé de trouver des professionnels correspondant à chaque domaine. Il a la charge de faire un point avec eux et aussi de leur transmettre la trame guide. La conférence est bilingue.</w:t>
      </w:r>
    </w:p>
    <w:p w14:paraId="6558A764" w14:textId="77777777" w:rsidR="00A81020" w:rsidRPr="00031A77" w:rsidRDefault="00000000" w:rsidP="00B25C44">
      <w:pPr>
        <w:pStyle w:val="CERESBody"/>
        <w:spacing w:after="80"/>
        <w:jc w:val="both"/>
        <w:rPr>
          <w:lang w:val="fr-FR"/>
        </w:rPr>
      </w:pPr>
      <w:r w:rsidRPr="00031A77">
        <w:rPr>
          <w:lang w:val="fr-FR"/>
        </w:rPr>
        <w:lastRenderedPageBreak/>
        <w:t>Le côté logistique est à la charge du BOE. Durant l’intervention des professionnels, il est impératif que les éducateurs des Secondes et le BOE soient présents tout au long de la conférence métier. Leur présence est importante afin de soutenir le professionnel, d’encadrer les jeunes et de mieux les accompagner après.</w:t>
      </w:r>
    </w:p>
    <w:p w14:paraId="151A9AB8" w14:textId="143BA0B4" w:rsidR="00A81020" w:rsidRPr="00031A77" w:rsidRDefault="00000000" w:rsidP="00586D0B">
      <w:pPr>
        <w:pStyle w:val="Titre2"/>
        <w:rPr>
          <w:lang w:val="fr-FR"/>
        </w:rPr>
      </w:pPr>
      <w:bookmarkStart w:id="213" w:name="_Toc223448163"/>
      <w:r w:rsidRPr="00031A77">
        <w:rPr>
          <w:lang w:val="fr-FR"/>
        </w:rPr>
        <w:t>PROCEDURE ET FONCTIONNEMENT DE LA RENCONTRE PROFESSIONNELLE</w:t>
      </w:r>
      <w:bookmarkEnd w:id="213"/>
    </w:p>
    <w:p w14:paraId="38AE5432" w14:textId="7752D8E5" w:rsidR="00A81020" w:rsidRDefault="00515389" w:rsidP="00586D0B">
      <w:pPr>
        <w:pStyle w:val="Titre3"/>
      </w:pPr>
      <w:bookmarkStart w:id="214" w:name="_Toc223448164"/>
      <w:proofErr w:type="gramStart"/>
      <w:r>
        <w:t>OBJET</w:t>
      </w:r>
      <w:proofErr w:type="gramEnd"/>
      <w:r>
        <w:t xml:space="preserve">: La rencontre </w:t>
      </w:r>
      <w:proofErr w:type="spellStart"/>
      <w:r>
        <w:t>professionnelle</w:t>
      </w:r>
      <w:bookmarkEnd w:id="214"/>
      <w:proofErr w:type="spellEnd"/>
    </w:p>
    <w:p w14:paraId="12E0C35B" w14:textId="77777777" w:rsidR="00A81020" w:rsidRPr="00031A77" w:rsidRDefault="00000000" w:rsidP="00B25C44">
      <w:pPr>
        <w:pStyle w:val="CERESBody"/>
        <w:spacing w:after="80"/>
        <w:jc w:val="both"/>
        <w:rPr>
          <w:lang w:val="fr-FR"/>
        </w:rPr>
      </w:pPr>
      <w:r w:rsidRPr="00031A77">
        <w:rPr>
          <w:lang w:val="fr-FR"/>
        </w:rPr>
        <w:t>La rencontre professionnelle est une activité qui a pour objectif d’aider les jeunes dans leurs choix de métiers à venir. Cette activité a été mise en place pour les jeunes des classes de 2nde à Terminale.</w:t>
      </w:r>
    </w:p>
    <w:p w14:paraId="53B32E95" w14:textId="1D2114E6" w:rsidR="00A81020" w:rsidRDefault="00000000" w:rsidP="00586D0B">
      <w:pPr>
        <w:pStyle w:val="Titre3"/>
      </w:pPr>
      <w:bookmarkStart w:id="215" w:name="_Toc223448165"/>
      <w:r>
        <w:t>DOMAINE D’APPLICATION</w:t>
      </w:r>
      <w:bookmarkEnd w:id="215"/>
    </w:p>
    <w:p w14:paraId="04323CEA" w14:textId="33A5419D" w:rsidR="00A81020" w:rsidRPr="00031A77" w:rsidRDefault="00000000" w:rsidP="00B25C44">
      <w:pPr>
        <w:pStyle w:val="CERESBody"/>
        <w:spacing w:after="80"/>
        <w:jc w:val="both"/>
        <w:rPr>
          <w:lang w:val="fr-FR"/>
        </w:rPr>
      </w:pPr>
      <w:r w:rsidRPr="00031A77">
        <w:rPr>
          <w:lang w:val="fr-FR"/>
        </w:rPr>
        <w:t>La rencontre professionnelle est une activité pilotée par le BOE. Elle a pour objectif d’inciter les jeunes à échanger avec des professionnels. L’échange consiste à découvrir toutes les étapes menant à un métier (les cursus, les qualités, les contraintes, etc.). Cette activité aidera les jeunes à prendre des initiatives et à développer leur autonomie.</w:t>
      </w:r>
    </w:p>
    <w:p w14:paraId="16578A1E" w14:textId="31B6EFE0" w:rsidR="00A81020" w:rsidRDefault="00000000" w:rsidP="00586D0B">
      <w:pPr>
        <w:pStyle w:val="Titre3"/>
      </w:pPr>
      <w:bookmarkStart w:id="216" w:name="_Toc223448166"/>
      <w:r>
        <w:t>DOCUMENTATION</w:t>
      </w:r>
      <w:bookmarkEnd w:id="216"/>
    </w:p>
    <w:p w14:paraId="375A61B6" w14:textId="450D9E2C" w:rsidR="00A81020" w:rsidRPr="00031A77" w:rsidRDefault="00000000" w:rsidP="00E5612F">
      <w:pPr>
        <w:pStyle w:val="CERESBody"/>
        <w:spacing w:after="80"/>
        <w:jc w:val="both"/>
        <w:rPr>
          <w:lang w:val="fr-FR"/>
        </w:rPr>
      </w:pPr>
      <w:r w:rsidRPr="00031A77">
        <w:rPr>
          <w:lang w:val="fr-FR"/>
        </w:rPr>
        <w:t xml:space="preserve">Les documents nécessaires pour la rencontre professionnelle sont les </w:t>
      </w:r>
      <w:proofErr w:type="gramStart"/>
      <w:r w:rsidR="00515389" w:rsidRPr="00031A77">
        <w:rPr>
          <w:lang w:val="fr-FR"/>
        </w:rPr>
        <w:t>suivants:</w:t>
      </w:r>
      <w:proofErr w:type="gramEnd"/>
    </w:p>
    <w:p w14:paraId="21636187" w14:textId="77777777" w:rsidR="00A81020" w:rsidRPr="00031A77" w:rsidRDefault="00000000">
      <w:pPr>
        <w:pStyle w:val="CERESBody"/>
        <w:numPr>
          <w:ilvl w:val="0"/>
          <w:numId w:val="46"/>
        </w:numPr>
        <w:spacing w:after="80"/>
        <w:jc w:val="both"/>
        <w:rPr>
          <w:lang w:val="fr-FR"/>
        </w:rPr>
      </w:pPr>
      <w:r w:rsidRPr="00031A77">
        <w:rPr>
          <w:lang w:val="fr-FR"/>
        </w:rPr>
        <w:t>Un papier justifiant la prise de rendez-vous et la rencontre professionnelle effectuée par chaque jeune</w:t>
      </w:r>
    </w:p>
    <w:p w14:paraId="7CA14CC9" w14:textId="77777777" w:rsidR="00A81020" w:rsidRPr="00031A77" w:rsidRDefault="00000000">
      <w:pPr>
        <w:pStyle w:val="CERESBody"/>
        <w:numPr>
          <w:ilvl w:val="0"/>
          <w:numId w:val="46"/>
        </w:numPr>
        <w:spacing w:after="80"/>
        <w:jc w:val="both"/>
        <w:rPr>
          <w:lang w:val="fr-FR"/>
        </w:rPr>
      </w:pPr>
      <w:r w:rsidRPr="00031A77">
        <w:rPr>
          <w:lang w:val="fr-FR"/>
        </w:rPr>
        <w:t>Une liste actualisée des entreprises présentes dans la Région de Haute Matsiatra, classées par métiers, avec leurs adresses.</w:t>
      </w:r>
    </w:p>
    <w:p w14:paraId="530BA591" w14:textId="77777777" w:rsidR="00A81020" w:rsidRPr="00031A77" w:rsidRDefault="00000000">
      <w:pPr>
        <w:pStyle w:val="CERESBody"/>
        <w:numPr>
          <w:ilvl w:val="0"/>
          <w:numId w:val="46"/>
        </w:numPr>
        <w:spacing w:after="80"/>
        <w:jc w:val="both"/>
        <w:rPr>
          <w:lang w:val="fr-FR"/>
        </w:rPr>
      </w:pPr>
      <w:r w:rsidRPr="00031A77">
        <w:rPr>
          <w:lang w:val="fr-FR"/>
        </w:rPr>
        <w:t>Un questionnaire guide destiné aux jeunes, à utiliser durant l’échange.</w:t>
      </w:r>
    </w:p>
    <w:p w14:paraId="00DB90E8" w14:textId="77777777" w:rsidR="00A81020" w:rsidRPr="00031A77" w:rsidRDefault="00000000">
      <w:pPr>
        <w:pStyle w:val="CERESBody"/>
        <w:numPr>
          <w:ilvl w:val="0"/>
          <w:numId w:val="46"/>
        </w:numPr>
        <w:spacing w:after="80"/>
        <w:jc w:val="both"/>
        <w:rPr>
          <w:lang w:val="fr-FR"/>
        </w:rPr>
      </w:pPr>
      <w:r w:rsidRPr="00031A77">
        <w:rPr>
          <w:lang w:val="fr-FR"/>
        </w:rPr>
        <w:t>Un fichier suivi du projet professionnel pour chaque jeune, à partir de la classe de Seconde jusqu’à la terminale.</w:t>
      </w:r>
    </w:p>
    <w:p w14:paraId="0252D6F9" w14:textId="77777777" w:rsidR="00A81020" w:rsidRPr="00031A77" w:rsidRDefault="00000000" w:rsidP="00E5612F">
      <w:pPr>
        <w:pStyle w:val="CERESBody"/>
        <w:spacing w:after="80"/>
        <w:jc w:val="both"/>
        <w:rPr>
          <w:lang w:val="fr-FR"/>
        </w:rPr>
      </w:pPr>
      <w:r w:rsidRPr="00031A77">
        <w:rPr>
          <w:lang w:val="fr-FR"/>
        </w:rPr>
        <w:t>Les documents cités ci-dessus sont consultables dans le drive du BOE.</w:t>
      </w:r>
    </w:p>
    <w:p w14:paraId="3F0DB4E6" w14:textId="0453EC05" w:rsidR="00A81020" w:rsidRDefault="00000000" w:rsidP="00092F3B">
      <w:pPr>
        <w:pStyle w:val="Titre3"/>
      </w:pPr>
      <w:bookmarkStart w:id="217" w:name="_Toc223448167"/>
      <w:r>
        <w:t>REGLE GENERALE</w:t>
      </w:r>
      <w:bookmarkEnd w:id="217"/>
    </w:p>
    <w:p w14:paraId="0BE1A180" w14:textId="77777777" w:rsidR="00A81020" w:rsidRPr="00534CDC" w:rsidRDefault="00000000" w:rsidP="00E5612F">
      <w:pPr>
        <w:pStyle w:val="CERESBody"/>
        <w:spacing w:after="80"/>
        <w:jc w:val="both"/>
        <w:rPr>
          <w:b/>
          <w:bCs/>
        </w:rPr>
      </w:pPr>
      <w:r w:rsidRPr="00534CDC">
        <w:rPr>
          <w:b/>
          <w:bCs/>
        </w:rPr>
        <w:t xml:space="preserve">La </w:t>
      </w:r>
      <w:proofErr w:type="spellStart"/>
      <w:r w:rsidRPr="00534CDC">
        <w:rPr>
          <w:b/>
          <w:bCs/>
        </w:rPr>
        <w:t>périodicité</w:t>
      </w:r>
      <w:proofErr w:type="spellEnd"/>
      <w:r w:rsidRPr="00534CDC">
        <w:rPr>
          <w:b/>
          <w:bCs/>
        </w:rPr>
        <w:t xml:space="preserve"> et la </w:t>
      </w:r>
      <w:proofErr w:type="spellStart"/>
      <w:r w:rsidRPr="00534CDC">
        <w:rPr>
          <w:b/>
          <w:bCs/>
        </w:rPr>
        <w:t>fréquence</w:t>
      </w:r>
      <w:proofErr w:type="spellEnd"/>
    </w:p>
    <w:p w14:paraId="3ADAAFD8" w14:textId="77700C5B" w:rsidR="00A81020" w:rsidRPr="00031A77" w:rsidRDefault="00000000" w:rsidP="00E5612F">
      <w:pPr>
        <w:pStyle w:val="CERESBody"/>
        <w:spacing w:after="80"/>
        <w:jc w:val="both"/>
        <w:rPr>
          <w:lang w:val="fr-FR"/>
        </w:rPr>
      </w:pPr>
      <w:r w:rsidRPr="00031A77">
        <w:rPr>
          <w:lang w:val="fr-FR"/>
        </w:rPr>
        <w:t>La rencontre professionnelle doit être effectuée par trimestre pour chaque niveau c’est-à-dire de la Seconde à la terminale. Chaque jeune est encouragé à y participer activement. Pour les jeunes de Seconde et de Première, deux rencontres sont prévues par trimestre. Pour les jeunes de Terminale, deux rencontres sont également prévues aux premier et deuxième trimestre, tandis qu’une seule est programmée au troisième trimestre.</w:t>
      </w:r>
    </w:p>
    <w:p w14:paraId="7298B93F" w14:textId="77777777" w:rsidR="00A81020" w:rsidRPr="00031A77" w:rsidRDefault="00000000" w:rsidP="00E5612F">
      <w:pPr>
        <w:pStyle w:val="CERESBody"/>
        <w:spacing w:after="80"/>
        <w:jc w:val="both"/>
        <w:rPr>
          <w:b/>
          <w:bCs/>
          <w:lang w:val="fr-FR"/>
        </w:rPr>
      </w:pPr>
      <w:r w:rsidRPr="00031A77">
        <w:rPr>
          <w:b/>
          <w:bCs/>
          <w:lang w:val="fr-FR"/>
        </w:rPr>
        <w:t>Le déroulement</w:t>
      </w:r>
    </w:p>
    <w:p w14:paraId="6807A689" w14:textId="57D7AC9C" w:rsidR="00A81020" w:rsidRPr="00031A77" w:rsidRDefault="00000000" w:rsidP="00E5612F">
      <w:pPr>
        <w:pStyle w:val="CERESBody"/>
        <w:spacing w:after="80"/>
        <w:jc w:val="both"/>
        <w:rPr>
          <w:lang w:val="fr-FR"/>
        </w:rPr>
      </w:pPr>
      <w:r w:rsidRPr="00031A77">
        <w:rPr>
          <w:lang w:val="fr-FR"/>
        </w:rPr>
        <w:t xml:space="preserve">Le processus pour une rencontre professionnelle se déroule comme </w:t>
      </w:r>
      <w:proofErr w:type="gramStart"/>
      <w:r w:rsidR="00534CDC" w:rsidRPr="00031A77">
        <w:rPr>
          <w:lang w:val="fr-FR"/>
        </w:rPr>
        <w:t>suit:</w:t>
      </w:r>
      <w:proofErr w:type="gramEnd"/>
    </w:p>
    <w:p w14:paraId="088CD154" w14:textId="77777777" w:rsidR="00A81020" w:rsidRPr="00031A77" w:rsidRDefault="00000000">
      <w:pPr>
        <w:pStyle w:val="CERESBody"/>
        <w:numPr>
          <w:ilvl w:val="0"/>
          <w:numId w:val="47"/>
        </w:numPr>
        <w:spacing w:after="80"/>
        <w:jc w:val="both"/>
        <w:rPr>
          <w:lang w:val="fr-FR"/>
        </w:rPr>
      </w:pPr>
      <w:r w:rsidRPr="00031A77">
        <w:rPr>
          <w:lang w:val="fr-FR"/>
        </w:rPr>
        <w:t>Le BOE donnera aux éducateurs une liste de métiers accompagnée des adresses des locaux de chaque professionnel,</w:t>
      </w:r>
    </w:p>
    <w:p w14:paraId="1D474B26" w14:textId="77777777" w:rsidR="00A81020" w:rsidRPr="00031A77" w:rsidRDefault="00000000">
      <w:pPr>
        <w:pStyle w:val="CERESBody"/>
        <w:numPr>
          <w:ilvl w:val="0"/>
          <w:numId w:val="47"/>
        </w:numPr>
        <w:spacing w:after="80"/>
        <w:jc w:val="both"/>
        <w:rPr>
          <w:lang w:val="fr-FR"/>
        </w:rPr>
      </w:pPr>
      <w:r w:rsidRPr="00031A77">
        <w:rPr>
          <w:lang w:val="fr-FR"/>
        </w:rPr>
        <w:t>Le BOE fournira un modèle de document aux éducateurs en début d’année, servant de pièce justificative pour chaque rencontre effectuée par les jeunes,</w:t>
      </w:r>
    </w:p>
    <w:p w14:paraId="531ABD28" w14:textId="77777777" w:rsidR="00A81020" w:rsidRPr="00031A77" w:rsidRDefault="00000000">
      <w:pPr>
        <w:pStyle w:val="CERESBody"/>
        <w:numPr>
          <w:ilvl w:val="0"/>
          <w:numId w:val="47"/>
        </w:numPr>
        <w:spacing w:after="80"/>
        <w:jc w:val="both"/>
        <w:rPr>
          <w:lang w:val="fr-FR"/>
        </w:rPr>
      </w:pPr>
      <w:r w:rsidRPr="00031A77">
        <w:rPr>
          <w:lang w:val="fr-FR"/>
        </w:rPr>
        <w:lastRenderedPageBreak/>
        <w:t>Les éducateurs animent une séance d’orientation sur les bienfaits des rencontres professionnelles auprès des jeunes de Seconde, afin de leur expliquer l’importance de ces rencontres.</w:t>
      </w:r>
    </w:p>
    <w:p w14:paraId="43D784E4" w14:textId="77777777" w:rsidR="00A81020" w:rsidRDefault="00000000">
      <w:pPr>
        <w:pStyle w:val="CERESBody"/>
        <w:numPr>
          <w:ilvl w:val="0"/>
          <w:numId w:val="47"/>
        </w:numPr>
        <w:spacing w:after="80"/>
        <w:jc w:val="both"/>
      </w:pPr>
      <w:r w:rsidRPr="00031A77">
        <w:rPr>
          <w:lang w:val="fr-FR"/>
        </w:rPr>
        <w:t xml:space="preserve">Chaque jeune devra effectuer une rencontre professionnelle, non organisée par l’établissement, auprès d’un professionnel de son choix. </w:t>
      </w:r>
      <w:r>
        <w:t xml:space="preserve">Le </w:t>
      </w:r>
      <w:proofErr w:type="spellStart"/>
      <w:r>
        <w:t>professionnel</w:t>
      </w:r>
      <w:proofErr w:type="spellEnd"/>
      <w:r>
        <w:t xml:space="preserve"> </w:t>
      </w:r>
      <w:proofErr w:type="spellStart"/>
      <w:r>
        <w:t>devra</w:t>
      </w:r>
      <w:proofErr w:type="spellEnd"/>
      <w:r>
        <w:t xml:space="preserve"> </w:t>
      </w:r>
      <w:proofErr w:type="spellStart"/>
      <w:r>
        <w:t>être</w:t>
      </w:r>
      <w:proofErr w:type="spellEnd"/>
      <w:r>
        <w:t xml:space="preserve"> </w:t>
      </w:r>
      <w:proofErr w:type="spellStart"/>
      <w:r>
        <w:t>différent</w:t>
      </w:r>
      <w:proofErr w:type="spellEnd"/>
      <w:r>
        <w:t xml:space="preserve"> à </w:t>
      </w:r>
      <w:proofErr w:type="spellStart"/>
      <w:r>
        <w:t>chaque</w:t>
      </w:r>
      <w:proofErr w:type="spellEnd"/>
      <w:r>
        <w:t xml:space="preserve"> rencontre.</w:t>
      </w:r>
    </w:p>
    <w:p w14:paraId="3E12051B" w14:textId="77777777" w:rsidR="00A81020" w:rsidRPr="00031A77" w:rsidRDefault="00000000">
      <w:pPr>
        <w:pStyle w:val="CERESBody"/>
        <w:numPr>
          <w:ilvl w:val="0"/>
          <w:numId w:val="47"/>
        </w:numPr>
        <w:spacing w:after="80"/>
        <w:jc w:val="both"/>
        <w:rPr>
          <w:lang w:val="fr-FR"/>
        </w:rPr>
      </w:pPr>
      <w:r w:rsidRPr="00031A77">
        <w:rPr>
          <w:lang w:val="fr-FR"/>
        </w:rPr>
        <w:t>La rencontre peut être collective, à condition que chaque jeune ait un cachet distinct du professionnel sur le document de suivi des rencontres professionnelles.</w:t>
      </w:r>
    </w:p>
    <w:p w14:paraId="545AB453" w14:textId="77777777" w:rsidR="00A81020" w:rsidRPr="00031A77" w:rsidRDefault="00000000">
      <w:pPr>
        <w:pStyle w:val="CERESBody"/>
        <w:numPr>
          <w:ilvl w:val="0"/>
          <w:numId w:val="47"/>
        </w:numPr>
        <w:spacing w:after="80"/>
        <w:jc w:val="both"/>
        <w:rPr>
          <w:lang w:val="fr-FR"/>
        </w:rPr>
      </w:pPr>
      <w:r w:rsidRPr="00031A77">
        <w:rPr>
          <w:lang w:val="fr-FR"/>
        </w:rPr>
        <w:t>La prise de rendez-vous pour la rencontre professionnelle doit se faire uniquement en personne, directement dans les locaux du professionnel, et non par téléphone.</w:t>
      </w:r>
    </w:p>
    <w:p w14:paraId="36C4B3FD" w14:textId="4BD56465" w:rsidR="00A81020" w:rsidRPr="00031A77" w:rsidRDefault="00000000" w:rsidP="00092F3B">
      <w:pPr>
        <w:pStyle w:val="Titre2"/>
        <w:rPr>
          <w:lang w:val="fr-FR"/>
        </w:rPr>
      </w:pPr>
      <w:bookmarkStart w:id="218" w:name="_Toc223448168"/>
      <w:r w:rsidRPr="00031A77">
        <w:rPr>
          <w:lang w:val="fr-FR"/>
        </w:rPr>
        <w:t>PROCEDURE ET FONCTIONNEMENT DU STAGE DE DECOUVERTE</w:t>
      </w:r>
      <w:bookmarkEnd w:id="218"/>
    </w:p>
    <w:p w14:paraId="3339B09A" w14:textId="631DD272" w:rsidR="00A81020" w:rsidRDefault="00515389" w:rsidP="00092F3B">
      <w:pPr>
        <w:pStyle w:val="Titre3"/>
      </w:pPr>
      <w:bookmarkStart w:id="219" w:name="_Toc223448169"/>
      <w:proofErr w:type="gramStart"/>
      <w:r>
        <w:t>OBJET</w:t>
      </w:r>
      <w:proofErr w:type="gramEnd"/>
      <w:r>
        <w:t xml:space="preserve">: le stage de </w:t>
      </w:r>
      <w:proofErr w:type="spellStart"/>
      <w:r>
        <w:t>découverte</w:t>
      </w:r>
      <w:bookmarkEnd w:id="219"/>
      <w:proofErr w:type="spellEnd"/>
    </w:p>
    <w:p w14:paraId="4738C68E" w14:textId="77777777" w:rsidR="00A81020" w:rsidRPr="00031A77" w:rsidRDefault="00000000" w:rsidP="00E5612F">
      <w:pPr>
        <w:pStyle w:val="CERESBody"/>
        <w:spacing w:after="80"/>
        <w:jc w:val="both"/>
        <w:rPr>
          <w:lang w:val="fr-FR"/>
        </w:rPr>
      </w:pPr>
      <w:r w:rsidRPr="00031A77">
        <w:rPr>
          <w:lang w:val="fr-FR"/>
        </w:rPr>
        <w:t>Chaque année, le BOE propose aux élèves de Seconde un stage de découverte pour les initier au monde du travail. Cette immersion a pour but de leur faire découvrir les missions de chaque profession, afin qu'ils puissent mieux cerner les métiers et affiner leur projet d'orientation.</w:t>
      </w:r>
    </w:p>
    <w:p w14:paraId="682621C8" w14:textId="2484DE72" w:rsidR="00A81020" w:rsidRDefault="00000000" w:rsidP="006A7E81">
      <w:pPr>
        <w:pStyle w:val="Titre3"/>
      </w:pPr>
      <w:bookmarkStart w:id="220" w:name="_Toc223448170"/>
      <w:r>
        <w:t>DOCUMENTATION</w:t>
      </w:r>
      <w:bookmarkEnd w:id="220"/>
    </w:p>
    <w:p w14:paraId="19EADA96" w14:textId="1D34B486" w:rsidR="00A81020" w:rsidRPr="00031A77" w:rsidRDefault="00000000" w:rsidP="00E5612F">
      <w:pPr>
        <w:pStyle w:val="CERESBody"/>
        <w:spacing w:after="80"/>
        <w:jc w:val="both"/>
        <w:rPr>
          <w:lang w:val="fr-FR"/>
        </w:rPr>
      </w:pPr>
      <w:r w:rsidRPr="00031A77">
        <w:rPr>
          <w:lang w:val="fr-FR"/>
        </w:rPr>
        <w:t xml:space="preserve">Les documents nécessaires pour le stage de découverte </w:t>
      </w:r>
      <w:proofErr w:type="gramStart"/>
      <w:r w:rsidR="00515389" w:rsidRPr="00031A77">
        <w:rPr>
          <w:lang w:val="fr-FR"/>
        </w:rPr>
        <w:t>sont:</w:t>
      </w:r>
      <w:proofErr w:type="gramEnd"/>
    </w:p>
    <w:p w14:paraId="61D079AB" w14:textId="77777777" w:rsidR="00A81020" w:rsidRPr="00031A77" w:rsidRDefault="00000000">
      <w:pPr>
        <w:pStyle w:val="CERESBody"/>
        <w:numPr>
          <w:ilvl w:val="0"/>
          <w:numId w:val="169"/>
        </w:numPr>
        <w:spacing w:after="80"/>
        <w:jc w:val="both"/>
        <w:rPr>
          <w:lang w:val="fr-FR"/>
        </w:rPr>
      </w:pPr>
      <w:r w:rsidRPr="00031A77">
        <w:rPr>
          <w:lang w:val="fr-FR"/>
        </w:rPr>
        <w:t>Une convention de stage élaborée par le BOE avec la validation du Directeur ou du Directeur Adjoint et du responsable de pôle éducation,</w:t>
      </w:r>
    </w:p>
    <w:p w14:paraId="15D87269" w14:textId="77777777" w:rsidR="00A81020" w:rsidRPr="00031A77" w:rsidRDefault="00000000">
      <w:pPr>
        <w:pStyle w:val="CERESBody"/>
        <w:numPr>
          <w:ilvl w:val="0"/>
          <w:numId w:val="169"/>
        </w:numPr>
        <w:spacing w:after="80"/>
        <w:jc w:val="both"/>
        <w:rPr>
          <w:lang w:val="fr-FR"/>
        </w:rPr>
      </w:pPr>
      <w:r w:rsidRPr="00031A77">
        <w:rPr>
          <w:lang w:val="fr-FR"/>
        </w:rPr>
        <w:t>Un carnet de bord pour chaque jeune</w:t>
      </w:r>
    </w:p>
    <w:p w14:paraId="184BFA9E" w14:textId="5B54B86A" w:rsidR="00865521" w:rsidRPr="00031A77" w:rsidRDefault="00000000">
      <w:pPr>
        <w:pStyle w:val="CERESBody"/>
        <w:numPr>
          <w:ilvl w:val="0"/>
          <w:numId w:val="169"/>
        </w:numPr>
        <w:spacing w:after="80"/>
        <w:jc w:val="both"/>
        <w:rPr>
          <w:lang w:val="fr-FR"/>
        </w:rPr>
      </w:pPr>
      <w:r w:rsidRPr="00031A77">
        <w:rPr>
          <w:lang w:val="fr-FR"/>
        </w:rPr>
        <w:t>Un compte rendu du stage.</w:t>
      </w:r>
    </w:p>
    <w:p w14:paraId="2EE050FE" w14:textId="3F7A4F9B" w:rsidR="00A81020" w:rsidRDefault="00000000" w:rsidP="006A7E81">
      <w:pPr>
        <w:pStyle w:val="Titre3"/>
      </w:pPr>
      <w:bookmarkStart w:id="221" w:name="_Toc223448171"/>
      <w:r>
        <w:t>REGLE GENERALE</w:t>
      </w:r>
      <w:bookmarkEnd w:id="221"/>
    </w:p>
    <w:p w14:paraId="6E8FFFBB" w14:textId="77777777" w:rsidR="00A81020" w:rsidRPr="000F1DFA" w:rsidRDefault="00000000" w:rsidP="00865521">
      <w:pPr>
        <w:pStyle w:val="CERESBody"/>
        <w:spacing w:after="80"/>
        <w:jc w:val="both"/>
        <w:rPr>
          <w:b/>
          <w:bCs/>
        </w:rPr>
      </w:pPr>
      <w:r w:rsidRPr="000F1DFA">
        <w:rPr>
          <w:b/>
          <w:bCs/>
        </w:rPr>
        <w:t xml:space="preserve">La </w:t>
      </w:r>
      <w:proofErr w:type="spellStart"/>
      <w:r w:rsidRPr="000F1DFA">
        <w:rPr>
          <w:b/>
          <w:bCs/>
        </w:rPr>
        <w:t>périodicité</w:t>
      </w:r>
      <w:proofErr w:type="spellEnd"/>
      <w:r w:rsidRPr="000F1DFA">
        <w:rPr>
          <w:b/>
          <w:bCs/>
        </w:rPr>
        <w:t xml:space="preserve"> et la </w:t>
      </w:r>
      <w:proofErr w:type="spellStart"/>
      <w:r w:rsidRPr="000F1DFA">
        <w:rPr>
          <w:b/>
          <w:bCs/>
        </w:rPr>
        <w:t>fréquence</w:t>
      </w:r>
      <w:proofErr w:type="spellEnd"/>
    </w:p>
    <w:p w14:paraId="25529282" w14:textId="77777777" w:rsidR="00A81020" w:rsidRPr="00031A77" w:rsidRDefault="00000000" w:rsidP="00865521">
      <w:pPr>
        <w:pStyle w:val="CERESBody"/>
        <w:spacing w:after="80"/>
        <w:jc w:val="both"/>
        <w:rPr>
          <w:lang w:val="fr-FR"/>
        </w:rPr>
      </w:pPr>
      <w:r w:rsidRPr="00031A77">
        <w:rPr>
          <w:lang w:val="fr-FR"/>
        </w:rPr>
        <w:t>Le stage de découverte a lieu au deuxième trimestre, au mois de mars. Il se déroule sur deux matinées. Les après-midis sont consacrées à la rédaction du rapport de stage, avec l’accompagnement des éducateurs. Le troisième jour, chaque jeune présente le compte rendu de son stage devant le groupe.</w:t>
      </w:r>
    </w:p>
    <w:p w14:paraId="6BCB5C84" w14:textId="77777777" w:rsidR="00A81020" w:rsidRPr="00031A77" w:rsidRDefault="00000000" w:rsidP="00865521">
      <w:pPr>
        <w:pStyle w:val="CERESBody"/>
        <w:spacing w:after="80"/>
        <w:jc w:val="both"/>
        <w:rPr>
          <w:lang w:val="fr-FR"/>
        </w:rPr>
      </w:pPr>
      <w:r w:rsidRPr="00031A77">
        <w:rPr>
          <w:lang w:val="fr-FR"/>
        </w:rPr>
        <w:t>Le stage de découverte a lieu une fois par an.</w:t>
      </w:r>
    </w:p>
    <w:p w14:paraId="73A9253E" w14:textId="77777777" w:rsidR="00A81020" w:rsidRPr="00031A77" w:rsidRDefault="00000000" w:rsidP="00865521">
      <w:pPr>
        <w:pStyle w:val="CERESBody"/>
        <w:spacing w:after="80"/>
        <w:jc w:val="both"/>
        <w:rPr>
          <w:b/>
          <w:bCs/>
          <w:lang w:val="fr-FR"/>
        </w:rPr>
      </w:pPr>
      <w:r w:rsidRPr="00031A77">
        <w:rPr>
          <w:b/>
          <w:bCs/>
          <w:lang w:val="fr-FR"/>
        </w:rPr>
        <w:t>Le déroulement</w:t>
      </w:r>
    </w:p>
    <w:p w14:paraId="3B06ADF1" w14:textId="1904B8B8" w:rsidR="00A81020" w:rsidRPr="00031A77" w:rsidRDefault="00000000" w:rsidP="00865521">
      <w:pPr>
        <w:pStyle w:val="CERESBody"/>
        <w:spacing w:after="80"/>
        <w:jc w:val="both"/>
        <w:rPr>
          <w:lang w:val="fr-FR"/>
        </w:rPr>
      </w:pPr>
      <w:r w:rsidRPr="00031A77">
        <w:rPr>
          <w:lang w:val="fr-FR"/>
        </w:rPr>
        <w:t xml:space="preserve">Le stage de découverte se déroule comme </w:t>
      </w:r>
      <w:proofErr w:type="gramStart"/>
      <w:r w:rsidR="009A566B" w:rsidRPr="00031A77">
        <w:rPr>
          <w:lang w:val="fr-FR"/>
        </w:rPr>
        <w:t>suit:</w:t>
      </w:r>
      <w:proofErr w:type="gramEnd"/>
    </w:p>
    <w:p w14:paraId="0A4BB81E" w14:textId="77777777" w:rsidR="00A81020" w:rsidRPr="00031A77" w:rsidRDefault="00000000">
      <w:pPr>
        <w:pStyle w:val="CERESBody"/>
        <w:numPr>
          <w:ilvl w:val="0"/>
          <w:numId w:val="48"/>
        </w:numPr>
        <w:spacing w:after="80"/>
        <w:jc w:val="both"/>
        <w:rPr>
          <w:lang w:val="fr-FR"/>
        </w:rPr>
      </w:pPr>
      <w:r w:rsidRPr="00031A77">
        <w:rPr>
          <w:lang w:val="fr-FR"/>
        </w:rPr>
        <w:t>L’équipe BOE fait la répartition des jeunes dans chaque entreprise de Fianarantsoa</w:t>
      </w:r>
    </w:p>
    <w:p w14:paraId="15E307E8" w14:textId="77777777" w:rsidR="00A81020" w:rsidRPr="00031A77" w:rsidRDefault="00000000">
      <w:pPr>
        <w:pStyle w:val="CERESBody"/>
        <w:numPr>
          <w:ilvl w:val="0"/>
          <w:numId w:val="48"/>
        </w:numPr>
        <w:spacing w:after="80"/>
        <w:jc w:val="both"/>
        <w:rPr>
          <w:lang w:val="fr-FR"/>
        </w:rPr>
      </w:pPr>
      <w:r w:rsidRPr="00031A77">
        <w:rPr>
          <w:lang w:val="fr-FR"/>
        </w:rPr>
        <w:t>La répartition est faite en fonction du projet professionnel des jeunes.</w:t>
      </w:r>
    </w:p>
    <w:p w14:paraId="41B2FAD1" w14:textId="77777777" w:rsidR="00A81020" w:rsidRPr="00031A77" w:rsidRDefault="00000000">
      <w:pPr>
        <w:pStyle w:val="CERESBody"/>
        <w:numPr>
          <w:ilvl w:val="0"/>
          <w:numId w:val="48"/>
        </w:numPr>
        <w:spacing w:after="80"/>
        <w:jc w:val="both"/>
        <w:rPr>
          <w:lang w:val="fr-FR"/>
        </w:rPr>
      </w:pPr>
      <w:r w:rsidRPr="00031A77">
        <w:rPr>
          <w:lang w:val="fr-FR"/>
        </w:rPr>
        <w:t>Les jeunes sont accompagnés par les éducateurs et le responsable BOE pendant les deux matinées de stage.</w:t>
      </w:r>
    </w:p>
    <w:p w14:paraId="0A4CEBDC" w14:textId="77777777" w:rsidR="00A81020" w:rsidRPr="00031A77" w:rsidRDefault="00000000">
      <w:pPr>
        <w:pStyle w:val="CERESBody"/>
        <w:numPr>
          <w:ilvl w:val="0"/>
          <w:numId w:val="48"/>
        </w:numPr>
        <w:spacing w:after="80"/>
        <w:jc w:val="both"/>
        <w:rPr>
          <w:lang w:val="fr-FR"/>
        </w:rPr>
      </w:pPr>
      <w:r w:rsidRPr="00031A77">
        <w:rPr>
          <w:lang w:val="fr-FR"/>
        </w:rPr>
        <w:t>Les matinées sont consacrées à l’observation des métiers, sous la supervision du professionnel référent au sein de l’organisme de l’accueil.</w:t>
      </w:r>
    </w:p>
    <w:p w14:paraId="440118C9" w14:textId="77777777" w:rsidR="00A81020" w:rsidRPr="00031A77" w:rsidRDefault="00000000">
      <w:pPr>
        <w:pStyle w:val="CERESBody"/>
        <w:numPr>
          <w:ilvl w:val="0"/>
          <w:numId w:val="48"/>
        </w:numPr>
        <w:spacing w:after="80"/>
        <w:jc w:val="both"/>
        <w:rPr>
          <w:lang w:val="fr-FR"/>
        </w:rPr>
      </w:pPr>
      <w:r w:rsidRPr="00031A77">
        <w:rPr>
          <w:lang w:val="fr-FR"/>
        </w:rPr>
        <w:t>L’après-midi, les jeunes rédigent un compte rendu au Campus, et le troisième jour, en matinée, ils partagent leurs observations réalisées durant le stage.</w:t>
      </w:r>
    </w:p>
    <w:p w14:paraId="7920A3E5" w14:textId="7FB69408" w:rsidR="00A81020" w:rsidRPr="00031A77" w:rsidRDefault="00000000" w:rsidP="006A7E81">
      <w:pPr>
        <w:pStyle w:val="Titre2"/>
        <w:rPr>
          <w:lang w:val="fr-FR"/>
        </w:rPr>
      </w:pPr>
      <w:bookmarkStart w:id="222" w:name="_Toc223448172"/>
      <w:r w:rsidRPr="00031A77">
        <w:rPr>
          <w:lang w:val="fr-FR"/>
        </w:rPr>
        <w:lastRenderedPageBreak/>
        <w:t>PROCEDURE ET FONCTIONNEMENT DE LA JOURNEE DE L’ORIENTATION</w:t>
      </w:r>
      <w:bookmarkEnd w:id="222"/>
    </w:p>
    <w:p w14:paraId="743C6FF7" w14:textId="1CCE1E7D" w:rsidR="00A81020" w:rsidRDefault="00515389" w:rsidP="006A7E81">
      <w:pPr>
        <w:pStyle w:val="Titre3"/>
      </w:pPr>
      <w:bookmarkStart w:id="223" w:name="_Toc223448173"/>
      <w:proofErr w:type="gramStart"/>
      <w:r>
        <w:t>OBJET</w:t>
      </w:r>
      <w:proofErr w:type="gramEnd"/>
      <w:r>
        <w:t xml:space="preserve">: la </w:t>
      </w:r>
      <w:proofErr w:type="spellStart"/>
      <w:r>
        <w:t>journée</w:t>
      </w:r>
      <w:proofErr w:type="spellEnd"/>
      <w:r>
        <w:t xml:space="preserve"> de </w:t>
      </w:r>
      <w:proofErr w:type="spellStart"/>
      <w:r>
        <w:t>l’orientation</w:t>
      </w:r>
      <w:bookmarkEnd w:id="223"/>
      <w:proofErr w:type="spellEnd"/>
    </w:p>
    <w:p w14:paraId="4DA04699" w14:textId="77777777" w:rsidR="00A81020" w:rsidRPr="00031A77" w:rsidRDefault="00000000" w:rsidP="00FC16E9">
      <w:pPr>
        <w:pStyle w:val="CERESBody"/>
        <w:spacing w:after="80"/>
        <w:jc w:val="both"/>
        <w:rPr>
          <w:lang w:val="fr-FR"/>
        </w:rPr>
      </w:pPr>
      <w:r w:rsidRPr="00031A77">
        <w:rPr>
          <w:lang w:val="fr-FR"/>
        </w:rPr>
        <w:t>La journée de l’orientation est organisée depuis deux ans. Auparavant, elle était appelée « mini forum ».</w:t>
      </w:r>
    </w:p>
    <w:p w14:paraId="18C13CC4" w14:textId="77777777" w:rsidR="00A81020" w:rsidRPr="00031A77" w:rsidRDefault="00000000" w:rsidP="00FC16E9">
      <w:pPr>
        <w:pStyle w:val="CERESBody"/>
        <w:spacing w:after="80"/>
        <w:jc w:val="both"/>
        <w:rPr>
          <w:lang w:val="fr-FR"/>
        </w:rPr>
      </w:pPr>
      <w:r w:rsidRPr="00031A77">
        <w:rPr>
          <w:lang w:val="fr-FR"/>
        </w:rPr>
        <w:t>Cette journée a pour objectif de renforcer les partenariats avec les collèges de brousse et les lycées, tout en bénéficiant aux jeunes une information sur le cursus après le BEPC et le BAC.</w:t>
      </w:r>
    </w:p>
    <w:p w14:paraId="4844F53B" w14:textId="77777777" w:rsidR="00A81020" w:rsidRPr="00031A77" w:rsidRDefault="00000000" w:rsidP="00FC16E9">
      <w:pPr>
        <w:pStyle w:val="CERESBody"/>
        <w:spacing w:after="80"/>
        <w:jc w:val="both"/>
        <w:rPr>
          <w:lang w:val="fr-FR"/>
        </w:rPr>
      </w:pPr>
      <w:r w:rsidRPr="00031A77">
        <w:rPr>
          <w:lang w:val="fr-FR"/>
        </w:rPr>
        <w:t>La journée de l’orientation est dédiée aux jeunes des classes de 3e et Terminale.</w:t>
      </w:r>
    </w:p>
    <w:p w14:paraId="1880C3F5" w14:textId="5E5BFF38" w:rsidR="00A81020" w:rsidRDefault="00000000" w:rsidP="004B5885">
      <w:pPr>
        <w:pStyle w:val="Titre3"/>
      </w:pPr>
      <w:bookmarkStart w:id="224" w:name="_Toc223448174"/>
      <w:r>
        <w:t>DOCUMENTATION</w:t>
      </w:r>
      <w:bookmarkEnd w:id="224"/>
    </w:p>
    <w:p w14:paraId="1EEA5A95" w14:textId="77777777" w:rsidR="00A81020" w:rsidRDefault="00000000" w:rsidP="00FC16E9">
      <w:pPr>
        <w:pStyle w:val="CERESBody"/>
        <w:spacing w:after="80"/>
        <w:jc w:val="both"/>
      </w:pPr>
      <w:r>
        <w:t xml:space="preserve">Il </w:t>
      </w:r>
      <w:proofErr w:type="spellStart"/>
      <w:proofErr w:type="gramStart"/>
      <w:r>
        <w:t>s’agit</w:t>
      </w:r>
      <w:proofErr w:type="spellEnd"/>
      <w:r>
        <w:t> :</w:t>
      </w:r>
      <w:proofErr w:type="gramEnd"/>
    </w:p>
    <w:p w14:paraId="1FA1D209" w14:textId="77777777" w:rsidR="00A81020" w:rsidRPr="00031A77" w:rsidRDefault="00000000">
      <w:pPr>
        <w:pStyle w:val="CERESBody"/>
        <w:numPr>
          <w:ilvl w:val="0"/>
          <w:numId w:val="49"/>
        </w:numPr>
        <w:spacing w:after="80"/>
        <w:jc w:val="both"/>
        <w:rPr>
          <w:lang w:val="fr-FR"/>
        </w:rPr>
      </w:pPr>
      <w:r w:rsidRPr="00031A77">
        <w:rPr>
          <w:lang w:val="fr-FR"/>
        </w:rPr>
        <w:t>D’un PowerPoint validé par le Directeur Adjoint et le Responsable du PEDUC</w:t>
      </w:r>
    </w:p>
    <w:p w14:paraId="1E0356D3" w14:textId="77777777" w:rsidR="00A81020" w:rsidRDefault="00000000">
      <w:pPr>
        <w:pStyle w:val="CERESBody"/>
        <w:numPr>
          <w:ilvl w:val="0"/>
          <w:numId w:val="49"/>
        </w:numPr>
        <w:spacing w:after="80"/>
        <w:jc w:val="both"/>
      </w:pPr>
      <w:r>
        <w:t xml:space="preserve">Un </w:t>
      </w:r>
      <w:proofErr w:type="spellStart"/>
      <w:r>
        <w:t>vidéoprojecteur</w:t>
      </w:r>
      <w:proofErr w:type="spellEnd"/>
      <w:r>
        <w:t xml:space="preserve"> du BSF</w:t>
      </w:r>
    </w:p>
    <w:p w14:paraId="01268EEF" w14:textId="77777777" w:rsidR="00A81020" w:rsidRDefault="00000000">
      <w:pPr>
        <w:pStyle w:val="CERESBody"/>
        <w:numPr>
          <w:ilvl w:val="0"/>
          <w:numId w:val="49"/>
        </w:numPr>
        <w:spacing w:after="80"/>
        <w:jc w:val="both"/>
      </w:pPr>
      <w:r>
        <w:t>Un baffle avec micro</w:t>
      </w:r>
    </w:p>
    <w:p w14:paraId="3F4615BB" w14:textId="77777777" w:rsidR="00A81020" w:rsidRDefault="00000000">
      <w:pPr>
        <w:pStyle w:val="CERESBody"/>
        <w:numPr>
          <w:ilvl w:val="0"/>
          <w:numId w:val="49"/>
        </w:numPr>
        <w:spacing w:after="80"/>
        <w:jc w:val="both"/>
      </w:pPr>
      <w:r>
        <w:t>Un PC.</w:t>
      </w:r>
    </w:p>
    <w:p w14:paraId="7EBC7588" w14:textId="6DAD0F82" w:rsidR="00A81020" w:rsidRDefault="00000000">
      <w:pPr>
        <w:pStyle w:val="CERESBody"/>
        <w:numPr>
          <w:ilvl w:val="0"/>
          <w:numId w:val="49"/>
        </w:numPr>
        <w:spacing w:after="80"/>
        <w:jc w:val="both"/>
      </w:pPr>
      <w:r>
        <w:t xml:space="preserve">Un </w:t>
      </w:r>
      <w:proofErr w:type="spellStart"/>
      <w:r>
        <w:t>compte</w:t>
      </w:r>
      <w:proofErr w:type="spellEnd"/>
      <w:r>
        <w:t xml:space="preserve"> </w:t>
      </w:r>
      <w:proofErr w:type="spellStart"/>
      <w:r>
        <w:t>rendu</w:t>
      </w:r>
      <w:proofErr w:type="spellEnd"/>
    </w:p>
    <w:p w14:paraId="1EF5DC77" w14:textId="1E39C3CB" w:rsidR="00A81020" w:rsidRDefault="00000000" w:rsidP="004B5885">
      <w:pPr>
        <w:pStyle w:val="Titre3"/>
      </w:pPr>
      <w:bookmarkStart w:id="225" w:name="_Toc223448175"/>
      <w:r>
        <w:t>REGLE GENERALE</w:t>
      </w:r>
      <w:bookmarkEnd w:id="225"/>
    </w:p>
    <w:p w14:paraId="59179706" w14:textId="77777777" w:rsidR="00A81020" w:rsidRPr="00031A77" w:rsidRDefault="00000000" w:rsidP="00FC16E9">
      <w:pPr>
        <w:pStyle w:val="CERESBody"/>
        <w:spacing w:after="80"/>
        <w:jc w:val="both"/>
        <w:rPr>
          <w:b/>
          <w:bCs/>
          <w:lang w:val="fr-FR"/>
        </w:rPr>
      </w:pPr>
      <w:r w:rsidRPr="00031A77">
        <w:rPr>
          <w:b/>
          <w:bCs/>
          <w:lang w:val="fr-FR"/>
        </w:rPr>
        <w:t>La périodicité, le lieu et la fréquence</w:t>
      </w:r>
    </w:p>
    <w:p w14:paraId="79099A31" w14:textId="77777777" w:rsidR="00A81020" w:rsidRPr="00031A77" w:rsidRDefault="00000000" w:rsidP="00FC16E9">
      <w:pPr>
        <w:pStyle w:val="CERESBody"/>
        <w:spacing w:after="80"/>
        <w:jc w:val="both"/>
        <w:rPr>
          <w:lang w:val="fr-FR"/>
        </w:rPr>
      </w:pPr>
      <w:r w:rsidRPr="00031A77">
        <w:rPr>
          <w:lang w:val="fr-FR"/>
        </w:rPr>
        <w:t>La journée de l’orientation a lieu une fois par an dans les cinq internats de la réussite. Elle se déroule sur une seule journée.</w:t>
      </w:r>
    </w:p>
    <w:p w14:paraId="006D41EA" w14:textId="77777777" w:rsidR="00A81020" w:rsidRPr="00031A77" w:rsidRDefault="00000000" w:rsidP="00FC16E9">
      <w:pPr>
        <w:pStyle w:val="CERESBody"/>
        <w:spacing w:after="80"/>
        <w:jc w:val="both"/>
        <w:rPr>
          <w:b/>
          <w:bCs/>
          <w:lang w:val="fr-FR"/>
        </w:rPr>
      </w:pPr>
      <w:r w:rsidRPr="00031A77">
        <w:rPr>
          <w:b/>
          <w:bCs/>
          <w:lang w:val="fr-FR"/>
        </w:rPr>
        <w:t>Le déroulement</w:t>
      </w:r>
    </w:p>
    <w:p w14:paraId="7A866813" w14:textId="6F0A14AD" w:rsidR="00A81020" w:rsidRPr="00031A77" w:rsidRDefault="00000000" w:rsidP="00FC16E9">
      <w:pPr>
        <w:pStyle w:val="CERESBody"/>
        <w:spacing w:after="80"/>
        <w:jc w:val="both"/>
        <w:rPr>
          <w:lang w:val="fr-FR"/>
        </w:rPr>
      </w:pPr>
      <w:r w:rsidRPr="00031A77">
        <w:rPr>
          <w:lang w:val="fr-FR"/>
        </w:rPr>
        <w:t xml:space="preserve">La journée de l’orientation se déroule comme </w:t>
      </w:r>
      <w:proofErr w:type="gramStart"/>
      <w:r w:rsidR="00C94B1E" w:rsidRPr="00031A77">
        <w:rPr>
          <w:lang w:val="fr-FR"/>
        </w:rPr>
        <w:t>suit:</w:t>
      </w:r>
      <w:proofErr w:type="gramEnd"/>
    </w:p>
    <w:p w14:paraId="11539858" w14:textId="77777777" w:rsidR="00A81020" w:rsidRPr="00031A77" w:rsidRDefault="00000000">
      <w:pPr>
        <w:pStyle w:val="CERESBody"/>
        <w:numPr>
          <w:ilvl w:val="0"/>
          <w:numId w:val="50"/>
        </w:numPr>
        <w:spacing w:after="80"/>
        <w:jc w:val="both"/>
        <w:rPr>
          <w:lang w:val="fr-FR"/>
        </w:rPr>
      </w:pPr>
      <w:r w:rsidRPr="00031A77">
        <w:rPr>
          <w:lang w:val="fr-FR"/>
        </w:rPr>
        <w:t>Une conférence animée par le BOE sur le choix de la série ainsi que le cursus après le BEPC</w:t>
      </w:r>
    </w:p>
    <w:p w14:paraId="4F081526" w14:textId="77777777" w:rsidR="00A81020" w:rsidRPr="00031A77" w:rsidRDefault="00000000">
      <w:pPr>
        <w:pStyle w:val="CERESBody"/>
        <w:numPr>
          <w:ilvl w:val="0"/>
          <w:numId w:val="50"/>
        </w:numPr>
        <w:spacing w:after="80"/>
        <w:jc w:val="both"/>
        <w:rPr>
          <w:lang w:val="fr-FR"/>
        </w:rPr>
      </w:pPr>
      <w:r w:rsidRPr="00031A77">
        <w:rPr>
          <w:lang w:val="fr-FR"/>
        </w:rPr>
        <w:t>Une conférence animée par le BOE sur les options d’études après le bac</w:t>
      </w:r>
    </w:p>
    <w:p w14:paraId="042040F4" w14:textId="77777777" w:rsidR="00A81020" w:rsidRPr="00031A77" w:rsidRDefault="00000000">
      <w:pPr>
        <w:pStyle w:val="CERESBody"/>
        <w:numPr>
          <w:ilvl w:val="0"/>
          <w:numId w:val="50"/>
        </w:numPr>
        <w:spacing w:after="80"/>
        <w:jc w:val="both"/>
        <w:rPr>
          <w:lang w:val="fr-FR"/>
        </w:rPr>
      </w:pPr>
      <w:r w:rsidRPr="00031A77">
        <w:rPr>
          <w:lang w:val="fr-FR"/>
        </w:rPr>
        <w:t>Une présentation des concours de l’Etat destinées aux jeunes des niveaux BEPC et BAC</w:t>
      </w:r>
    </w:p>
    <w:p w14:paraId="64688490" w14:textId="77777777" w:rsidR="00A81020" w:rsidRPr="00031A77" w:rsidRDefault="00000000">
      <w:pPr>
        <w:pStyle w:val="CERESBody"/>
        <w:numPr>
          <w:ilvl w:val="0"/>
          <w:numId w:val="50"/>
        </w:numPr>
        <w:spacing w:after="80"/>
        <w:jc w:val="both"/>
        <w:rPr>
          <w:lang w:val="fr-FR"/>
        </w:rPr>
      </w:pPr>
      <w:r w:rsidRPr="00031A77">
        <w:rPr>
          <w:lang w:val="fr-FR"/>
        </w:rPr>
        <w:t>Une information sur les métiers porteurs.</w:t>
      </w:r>
    </w:p>
    <w:p w14:paraId="18B283CC" w14:textId="60751FB5" w:rsidR="00A81020" w:rsidRPr="00031A77" w:rsidRDefault="00000000" w:rsidP="00144E2E">
      <w:pPr>
        <w:pStyle w:val="Titre2"/>
        <w:rPr>
          <w:lang w:val="fr-FR"/>
        </w:rPr>
      </w:pPr>
      <w:bookmarkStart w:id="226" w:name="_Toc223448176"/>
      <w:r w:rsidRPr="00031A77">
        <w:rPr>
          <w:lang w:val="fr-FR"/>
        </w:rPr>
        <w:t>PROCEDURE ET FONCTIONNEMENT DE L’ORAL DE STAGE ET DE RENOUVELLEMENT DE BOURSE POUR LES ETUDIANTS SUP</w:t>
      </w:r>
      <w:bookmarkEnd w:id="226"/>
    </w:p>
    <w:p w14:paraId="1376E9C7" w14:textId="60CE31FB" w:rsidR="00A81020" w:rsidRPr="00031A77" w:rsidRDefault="00515389" w:rsidP="00144E2E">
      <w:pPr>
        <w:pStyle w:val="Titre3"/>
        <w:rPr>
          <w:lang w:val="fr-FR"/>
        </w:rPr>
      </w:pPr>
      <w:bookmarkStart w:id="227" w:name="_Toc223448177"/>
      <w:proofErr w:type="gramStart"/>
      <w:r w:rsidRPr="00031A77">
        <w:rPr>
          <w:lang w:val="fr-FR"/>
        </w:rPr>
        <w:t>OBJET:</w:t>
      </w:r>
      <w:proofErr w:type="gramEnd"/>
      <w:r w:rsidRPr="00031A77">
        <w:rPr>
          <w:lang w:val="fr-FR"/>
        </w:rPr>
        <w:t xml:space="preserve"> l’oral de stage et de renouvellement de bourse pour les étudiants SUP</w:t>
      </w:r>
      <w:bookmarkEnd w:id="227"/>
    </w:p>
    <w:p w14:paraId="53F32167" w14:textId="2A09FEAD" w:rsidR="00A81020" w:rsidRDefault="00000000" w:rsidP="00144E2E">
      <w:pPr>
        <w:pStyle w:val="Titre3"/>
      </w:pPr>
      <w:bookmarkStart w:id="228" w:name="_Toc223448178"/>
      <w:r>
        <w:t>DOMAINE D’APPLICATION</w:t>
      </w:r>
      <w:bookmarkEnd w:id="228"/>
    </w:p>
    <w:p w14:paraId="31554968" w14:textId="77777777" w:rsidR="00A81020" w:rsidRPr="00031A77" w:rsidRDefault="00000000" w:rsidP="00FC16E9">
      <w:pPr>
        <w:pStyle w:val="CERESBody"/>
        <w:spacing w:after="80"/>
        <w:jc w:val="both"/>
        <w:rPr>
          <w:lang w:val="fr-FR"/>
        </w:rPr>
      </w:pPr>
      <w:r w:rsidRPr="00031A77">
        <w:rPr>
          <w:lang w:val="fr-FR"/>
        </w:rPr>
        <w:t>L’oral de stage et de renouvellement a pour objectif d’évaluer les jeunes sur la pratique des cours théoriques, ainsi que leur motivation à poursuivre la bourse à chaque passage au niveau supérieur.</w:t>
      </w:r>
    </w:p>
    <w:p w14:paraId="2FEDDE38" w14:textId="1616703A" w:rsidR="00A81020" w:rsidRDefault="00515389" w:rsidP="00F925DD">
      <w:pPr>
        <w:pStyle w:val="Titre3"/>
      </w:pPr>
      <w:bookmarkStart w:id="229" w:name="_Toc223448179"/>
      <w:r>
        <w:t>DOCUMENTATIONS</w:t>
      </w:r>
      <w:bookmarkEnd w:id="229"/>
    </w:p>
    <w:p w14:paraId="5372D01A" w14:textId="0703D717" w:rsidR="00A81020" w:rsidRPr="00031A77" w:rsidRDefault="00000000" w:rsidP="00FC16E9">
      <w:pPr>
        <w:pStyle w:val="CERESBody"/>
        <w:spacing w:after="80"/>
        <w:jc w:val="both"/>
        <w:rPr>
          <w:lang w:val="fr-FR"/>
        </w:rPr>
      </w:pPr>
      <w:r w:rsidRPr="00031A77">
        <w:rPr>
          <w:lang w:val="fr-FR"/>
        </w:rPr>
        <w:t xml:space="preserve">Les documents nécessaires pour l’oral de stage et de renouvellement </w:t>
      </w:r>
      <w:proofErr w:type="gramStart"/>
      <w:r w:rsidR="00D31D0A" w:rsidRPr="00031A77">
        <w:rPr>
          <w:lang w:val="fr-FR"/>
        </w:rPr>
        <w:t>sont:</w:t>
      </w:r>
      <w:proofErr w:type="gramEnd"/>
    </w:p>
    <w:p w14:paraId="76A65367" w14:textId="77777777" w:rsidR="00A81020" w:rsidRPr="00031A77" w:rsidRDefault="00000000">
      <w:pPr>
        <w:pStyle w:val="CERESBody"/>
        <w:numPr>
          <w:ilvl w:val="0"/>
          <w:numId w:val="51"/>
        </w:numPr>
        <w:spacing w:after="80"/>
        <w:jc w:val="both"/>
        <w:rPr>
          <w:lang w:val="fr-FR"/>
        </w:rPr>
      </w:pPr>
      <w:r w:rsidRPr="00031A77">
        <w:rPr>
          <w:lang w:val="fr-FR"/>
        </w:rPr>
        <w:t>Le rapport de stage des jeunes</w:t>
      </w:r>
    </w:p>
    <w:p w14:paraId="65DA8E14" w14:textId="77777777" w:rsidR="00A81020" w:rsidRDefault="00000000">
      <w:pPr>
        <w:pStyle w:val="CERESBody"/>
        <w:numPr>
          <w:ilvl w:val="0"/>
          <w:numId w:val="51"/>
        </w:numPr>
        <w:spacing w:after="80"/>
        <w:jc w:val="both"/>
      </w:pPr>
      <w:r>
        <w:lastRenderedPageBreak/>
        <w:t>La convention de stage</w:t>
      </w:r>
    </w:p>
    <w:p w14:paraId="0C897241" w14:textId="77777777" w:rsidR="00A81020" w:rsidRPr="00031A77" w:rsidRDefault="00000000">
      <w:pPr>
        <w:pStyle w:val="CERESBody"/>
        <w:numPr>
          <w:ilvl w:val="0"/>
          <w:numId w:val="51"/>
        </w:numPr>
        <w:spacing w:after="80"/>
        <w:jc w:val="both"/>
        <w:rPr>
          <w:lang w:val="fr-FR"/>
        </w:rPr>
      </w:pPr>
      <w:r w:rsidRPr="00031A77">
        <w:rPr>
          <w:lang w:val="fr-FR"/>
        </w:rPr>
        <w:t>La grille d’évaluation du maître de stage</w:t>
      </w:r>
    </w:p>
    <w:p w14:paraId="0FF0EB0D" w14:textId="77777777" w:rsidR="00A81020" w:rsidRPr="00031A77" w:rsidRDefault="00000000">
      <w:pPr>
        <w:pStyle w:val="CERESBody"/>
        <w:numPr>
          <w:ilvl w:val="0"/>
          <w:numId w:val="51"/>
        </w:numPr>
        <w:spacing w:after="80"/>
        <w:jc w:val="both"/>
        <w:rPr>
          <w:lang w:val="fr-FR"/>
        </w:rPr>
      </w:pPr>
      <w:r w:rsidRPr="00031A77">
        <w:rPr>
          <w:lang w:val="fr-FR"/>
        </w:rPr>
        <w:t>La grille d’auto-évaluation du jeune</w:t>
      </w:r>
    </w:p>
    <w:p w14:paraId="2876177C" w14:textId="77777777" w:rsidR="00A81020" w:rsidRPr="00031A77" w:rsidRDefault="00000000">
      <w:pPr>
        <w:pStyle w:val="CERESBody"/>
        <w:numPr>
          <w:ilvl w:val="0"/>
          <w:numId w:val="51"/>
        </w:numPr>
        <w:spacing w:after="80"/>
        <w:jc w:val="both"/>
        <w:rPr>
          <w:lang w:val="fr-FR"/>
        </w:rPr>
      </w:pPr>
      <w:r w:rsidRPr="00031A77">
        <w:rPr>
          <w:lang w:val="fr-FR"/>
        </w:rPr>
        <w:t>La grille de l’oral de stage</w:t>
      </w:r>
    </w:p>
    <w:p w14:paraId="556FA7A5" w14:textId="77777777" w:rsidR="00A81020" w:rsidRPr="00031A77" w:rsidRDefault="00000000">
      <w:pPr>
        <w:pStyle w:val="CERESBody"/>
        <w:numPr>
          <w:ilvl w:val="0"/>
          <w:numId w:val="51"/>
        </w:numPr>
        <w:spacing w:after="80"/>
        <w:jc w:val="both"/>
        <w:rPr>
          <w:lang w:val="fr-FR"/>
        </w:rPr>
      </w:pPr>
      <w:r w:rsidRPr="00031A77">
        <w:rPr>
          <w:lang w:val="fr-FR"/>
        </w:rPr>
        <w:t>Le relevé des notes ou l’affiche mentionnant le passage de jeune en année supérieure</w:t>
      </w:r>
    </w:p>
    <w:p w14:paraId="377F363D" w14:textId="77777777" w:rsidR="00A81020" w:rsidRDefault="00000000">
      <w:pPr>
        <w:pStyle w:val="CERESBody"/>
        <w:numPr>
          <w:ilvl w:val="0"/>
          <w:numId w:val="51"/>
        </w:numPr>
        <w:spacing w:after="80"/>
        <w:jc w:val="both"/>
      </w:pPr>
      <w:r>
        <w:t xml:space="preserve">Le cahier </w:t>
      </w:r>
      <w:proofErr w:type="spellStart"/>
      <w:r>
        <w:t>d’orientation</w:t>
      </w:r>
      <w:proofErr w:type="spellEnd"/>
    </w:p>
    <w:p w14:paraId="26509F13" w14:textId="77777777" w:rsidR="00A81020" w:rsidRPr="00031A77" w:rsidRDefault="00000000">
      <w:pPr>
        <w:pStyle w:val="CERESBody"/>
        <w:numPr>
          <w:ilvl w:val="0"/>
          <w:numId w:val="51"/>
        </w:numPr>
        <w:spacing w:after="80"/>
        <w:jc w:val="both"/>
        <w:rPr>
          <w:lang w:val="fr-FR"/>
        </w:rPr>
      </w:pPr>
      <w:r w:rsidRPr="00031A77">
        <w:rPr>
          <w:lang w:val="fr-FR"/>
        </w:rPr>
        <w:t>Le compte-rendu de l’oral.</w:t>
      </w:r>
    </w:p>
    <w:p w14:paraId="7DF3585E" w14:textId="77777777" w:rsidR="00A81020" w:rsidRPr="00031A77" w:rsidRDefault="00000000" w:rsidP="00FC16E9">
      <w:pPr>
        <w:pStyle w:val="CERESBody"/>
        <w:spacing w:after="80"/>
        <w:jc w:val="both"/>
        <w:rPr>
          <w:lang w:val="fr-FR"/>
        </w:rPr>
      </w:pPr>
      <w:r w:rsidRPr="00031A77">
        <w:rPr>
          <w:lang w:val="fr-FR"/>
        </w:rPr>
        <w:t>Tous ces documents sont placés dans le drive du BOE. L’équipe BOE est chargée de faire la mise à jour de la convention de stage et de rédiger un compte rendu.</w:t>
      </w:r>
    </w:p>
    <w:p w14:paraId="7B91FE63" w14:textId="6B8C2568" w:rsidR="00A81020" w:rsidRDefault="00000000" w:rsidP="007646CB">
      <w:pPr>
        <w:pStyle w:val="Titre3"/>
      </w:pPr>
      <w:bookmarkStart w:id="230" w:name="_Toc223448180"/>
      <w:r>
        <w:t>REGLE GENERALE</w:t>
      </w:r>
      <w:bookmarkEnd w:id="230"/>
    </w:p>
    <w:p w14:paraId="2AD92011" w14:textId="77777777" w:rsidR="00A81020" w:rsidRPr="00031A77" w:rsidRDefault="00000000" w:rsidP="00FC16E9">
      <w:pPr>
        <w:pStyle w:val="CERESBody"/>
        <w:spacing w:after="80"/>
        <w:jc w:val="both"/>
        <w:rPr>
          <w:b/>
          <w:bCs/>
          <w:lang w:val="fr-FR"/>
        </w:rPr>
      </w:pPr>
      <w:r w:rsidRPr="00031A77">
        <w:rPr>
          <w:b/>
          <w:bCs/>
          <w:lang w:val="fr-FR"/>
        </w:rPr>
        <w:t>La périodicité, la fréquence et le lieu</w:t>
      </w:r>
    </w:p>
    <w:p w14:paraId="66AFE8A4" w14:textId="77777777" w:rsidR="00A81020" w:rsidRPr="00031A77" w:rsidRDefault="00000000" w:rsidP="00FC16E9">
      <w:pPr>
        <w:pStyle w:val="CERESBody"/>
        <w:spacing w:after="80"/>
        <w:jc w:val="both"/>
        <w:rPr>
          <w:lang w:val="fr-FR"/>
        </w:rPr>
      </w:pPr>
      <w:r w:rsidRPr="00031A77">
        <w:rPr>
          <w:lang w:val="fr-FR"/>
        </w:rPr>
        <w:t>L’oral de stage et de renouvellement se tient le même jour. Il doit avoir lieu au plus tard deux mois après la rentrée universitaire de chaque jeune. En cas de non-respect de ce délai, le jeune ne sera plus bénéficiaire du Programme CERES.</w:t>
      </w:r>
    </w:p>
    <w:p w14:paraId="057CCBD3" w14:textId="77777777" w:rsidR="00A81020" w:rsidRPr="00031A77" w:rsidRDefault="00000000" w:rsidP="00FC16E9">
      <w:pPr>
        <w:pStyle w:val="CERESBody"/>
        <w:spacing w:after="80"/>
        <w:jc w:val="both"/>
        <w:rPr>
          <w:lang w:val="fr-FR"/>
        </w:rPr>
      </w:pPr>
      <w:r w:rsidRPr="00031A77">
        <w:rPr>
          <w:lang w:val="fr-FR"/>
        </w:rPr>
        <w:t>La date de l’oral sera fixée en fonction de la disponibilité des parties (des jeunes et des jury).</w:t>
      </w:r>
    </w:p>
    <w:p w14:paraId="1FA414E0" w14:textId="77777777" w:rsidR="00A81020" w:rsidRPr="00031A77" w:rsidRDefault="00000000" w:rsidP="00FC16E9">
      <w:pPr>
        <w:pStyle w:val="CERESBody"/>
        <w:spacing w:after="80"/>
        <w:jc w:val="both"/>
        <w:rPr>
          <w:b/>
          <w:bCs/>
          <w:lang w:val="fr-FR"/>
        </w:rPr>
      </w:pPr>
      <w:r w:rsidRPr="00031A77">
        <w:rPr>
          <w:b/>
          <w:bCs/>
          <w:lang w:val="fr-FR"/>
        </w:rPr>
        <w:t>Le déroulement</w:t>
      </w:r>
    </w:p>
    <w:p w14:paraId="74C1AA31" w14:textId="3C2D33E4" w:rsidR="00A81020" w:rsidRPr="00031A77" w:rsidRDefault="00000000" w:rsidP="00FC16E9">
      <w:pPr>
        <w:pStyle w:val="CERESBody"/>
        <w:spacing w:after="80"/>
        <w:jc w:val="both"/>
        <w:rPr>
          <w:lang w:val="fr-FR"/>
        </w:rPr>
      </w:pPr>
      <w:r w:rsidRPr="00031A77">
        <w:rPr>
          <w:lang w:val="fr-FR"/>
        </w:rPr>
        <w:t xml:space="preserve">En premier lieu, l’oral de stage se déroule comme </w:t>
      </w:r>
      <w:proofErr w:type="gramStart"/>
      <w:r w:rsidR="00C818FA" w:rsidRPr="00031A77">
        <w:rPr>
          <w:lang w:val="fr-FR"/>
        </w:rPr>
        <w:t>suit:</w:t>
      </w:r>
      <w:proofErr w:type="gramEnd"/>
    </w:p>
    <w:p w14:paraId="44AB0B51" w14:textId="77777777" w:rsidR="00A81020" w:rsidRPr="00031A77" w:rsidRDefault="00000000">
      <w:pPr>
        <w:pStyle w:val="CERESBody"/>
        <w:numPr>
          <w:ilvl w:val="0"/>
          <w:numId w:val="52"/>
        </w:numPr>
        <w:spacing w:after="80"/>
        <w:jc w:val="both"/>
        <w:rPr>
          <w:lang w:val="fr-FR"/>
        </w:rPr>
      </w:pPr>
      <w:r w:rsidRPr="00031A77">
        <w:rPr>
          <w:lang w:val="fr-FR"/>
        </w:rPr>
        <w:t>L’envoi du rapport de stage des jeunes à l’équipe BOE au plus tard une semaine avant la date de l’oral</w:t>
      </w:r>
    </w:p>
    <w:p w14:paraId="70DE0375" w14:textId="77777777" w:rsidR="00A81020" w:rsidRPr="00031A77" w:rsidRDefault="00000000">
      <w:pPr>
        <w:pStyle w:val="CERESBody"/>
        <w:numPr>
          <w:ilvl w:val="0"/>
          <w:numId w:val="52"/>
        </w:numPr>
        <w:spacing w:after="80"/>
        <w:jc w:val="both"/>
        <w:rPr>
          <w:lang w:val="fr-FR"/>
        </w:rPr>
      </w:pPr>
      <w:r w:rsidRPr="00031A77">
        <w:rPr>
          <w:lang w:val="fr-FR"/>
        </w:rPr>
        <w:t>La proposition de date pour l’oral par les éducateurs et les jeunes</w:t>
      </w:r>
    </w:p>
    <w:p w14:paraId="103781F7" w14:textId="77777777" w:rsidR="00A81020" w:rsidRPr="00031A77" w:rsidRDefault="00000000">
      <w:pPr>
        <w:pStyle w:val="CERESBody"/>
        <w:numPr>
          <w:ilvl w:val="0"/>
          <w:numId w:val="52"/>
        </w:numPr>
        <w:spacing w:after="80"/>
        <w:jc w:val="both"/>
        <w:rPr>
          <w:lang w:val="fr-FR"/>
        </w:rPr>
      </w:pPr>
      <w:r w:rsidRPr="00031A77">
        <w:rPr>
          <w:lang w:val="fr-FR"/>
        </w:rPr>
        <w:t>La recherche de jury professionnel par le BOE</w:t>
      </w:r>
    </w:p>
    <w:p w14:paraId="3C8187EB" w14:textId="77777777" w:rsidR="00A81020" w:rsidRPr="00031A77" w:rsidRDefault="00000000">
      <w:pPr>
        <w:pStyle w:val="CERESBody"/>
        <w:numPr>
          <w:ilvl w:val="0"/>
          <w:numId w:val="52"/>
        </w:numPr>
        <w:spacing w:after="80"/>
        <w:jc w:val="both"/>
        <w:rPr>
          <w:lang w:val="fr-FR"/>
        </w:rPr>
      </w:pPr>
      <w:r w:rsidRPr="00031A77">
        <w:rPr>
          <w:lang w:val="fr-FR"/>
        </w:rPr>
        <w:t>Le point avec le jury professionnel</w:t>
      </w:r>
    </w:p>
    <w:p w14:paraId="50481C22" w14:textId="77777777" w:rsidR="00A81020" w:rsidRPr="00031A77" w:rsidRDefault="00000000">
      <w:pPr>
        <w:pStyle w:val="CERESBody"/>
        <w:numPr>
          <w:ilvl w:val="0"/>
          <w:numId w:val="52"/>
        </w:numPr>
        <w:spacing w:after="80"/>
        <w:jc w:val="both"/>
        <w:rPr>
          <w:lang w:val="fr-FR"/>
        </w:rPr>
      </w:pPr>
      <w:r w:rsidRPr="00031A77">
        <w:rPr>
          <w:lang w:val="fr-FR"/>
        </w:rPr>
        <w:t>L’évaluation des membres de jury durant l’oral.</w:t>
      </w:r>
    </w:p>
    <w:p w14:paraId="796C356A" w14:textId="64EBE33F" w:rsidR="00A81020" w:rsidRPr="00031A77" w:rsidRDefault="00000000" w:rsidP="00FC16E9">
      <w:pPr>
        <w:pStyle w:val="CERESBody"/>
        <w:spacing w:after="80"/>
        <w:jc w:val="both"/>
        <w:rPr>
          <w:lang w:val="fr-FR"/>
        </w:rPr>
      </w:pPr>
      <w:r w:rsidRPr="00031A77">
        <w:rPr>
          <w:lang w:val="fr-FR"/>
        </w:rPr>
        <w:t xml:space="preserve">L’oral de stage est composé de trois jurys au </w:t>
      </w:r>
      <w:proofErr w:type="gramStart"/>
      <w:r w:rsidR="00D357A1" w:rsidRPr="00031A77">
        <w:rPr>
          <w:lang w:val="fr-FR"/>
        </w:rPr>
        <w:t>maximum:</w:t>
      </w:r>
      <w:proofErr w:type="gramEnd"/>
      <w:r w:rsidRPr="00031A77">
        <w:rPr>
          <w:lang w:val="fr-FR"/>
        </w:rPr>
        <w:t xml:space="preserve"> le jury professionnel, le BOE et les éducateurs. La durée de cet oral est d’une heure maximum.</w:t>
      </w:r>
    </w:p>
    <w:p w14:paraId="474A2762" w14:textId="77777777" w:rsidR="00A81020" w:rsidRPr="00031A77" w:rsidRDefault="00000000" w:rsidP="00FC16E9">
      <w:pPr>
        <w:pStyle w:val="CERESBody"/>
        <w:spacing w:after="80"/>
        <w:jc w:val="both"/>
        <w:rPr>
          <w:lang w:val="fr-FR"/>
        </w:rPr>
      </w:pPr>
      <w:r w:rsidRPr="00031A77">
        <w:rPr>
          <w:lang w:val="fr-FR"/>
        </w:rPr>
        <w:t>En second lieu, l’oral de renouvellement consiste à présenter la motivation des jeunes pendant 15 min maximum.</w:t>
      </w:r>
    </w:p>
    <w:p w14:paraId="02D5A875" w14:textId="77777777" w:rsidR="00A81020" w:rsidRPr="00031A77" w:rsidRDefault="00000000" w:rsidP="00FC16E9">
      <w:pPr>
        <w:pStyle w:val="CERESBody"/>
        <w:spacing w:after="80"/>
        <w:jc w:val="both"/>
        <w:rPr>
          <w:lang w:val="fr-FR"/>
        </w:rPr>
      </w:pPr>
      <w:r w:rsidRPr="00031A77">
        <w:rPr>
          <w:lang w:val="fr-FR"/>
        </w:rPr>
        <w:t>Les jurys sont la Direction, le responsable du pôle éducation ou les chefs de services.</w:t>
      </w:r>
    </w:p>
    <w:p w14:paraId="59AC396A" w14:textId="13508D5B" w:rsidR="00A81020" w:rsidRPr="00031A77" w:rsidRDefault="00000000" w:rsidP="005F46E8">
      <w:pPr>
        <w:pStyle w:val="Titre2"/>
        <w:rPr>
          <w:lang w:val="fr-FR"/>
        </w:rPr>
      </w:pPr>
      <w:bookmarkStart w:id="231" w:name="_Toc223448181"/>
      <w:r w:rsidRPr="00031A77">
        <w:rPr>
          <w:lang w:val="fr-FR"/>
        </w:rPr>
        <w:t>PROCEDURE D’OFFRE DE FORMATION POUR LES OSC (Organisations de la Société Civile)</w:t>
      </w:r>
      <w:bookmarkEnd w:id="231"/>
    </w:p>
    <w:p w14:paraId="3F237818" w14:textId="3AE4DE59" w:rsidR="00A81020" w:rsidRPr="00031A77" w:rsidRDefault="00515389" w:rsidP="008A7240">
      <w:pPr>
        <w:pStyle w:val="Titre3"/>
        <w:rPr>
          <w:lang w:val="fr-FR"/>
        </w:rPr>
      </w:pPr>
      <w:bookmarkStart w:id="232" w:name="_Toc223448182"/>
      <w:proofErr w:type="gramStart"/>
      <w:r w:rsidRPr="00031A77">
        <w:rPr>
          <w:lang w:val="fr-FR"/>
        </w:rPr>
        <w:t>OBJET:</w:t>
      </w:r>
      <w:proofErr w:type="gramEnd"/>
      <w:r w:rsidRPr="00031A77">
        <w:rPr>
          <w:lang w:val="fr-FR"/>
        </w:rPr>
        <w:t xml:space="preserve"> OFFRE DE FORMATION POUR LES OSC</w:t>
      </w:r>
      <w:bookmarkEnd w:id="232"/>
    </w:p>
    <w:p w14:paraId="4EC3005E" w14:textId="33C43F69" w:rsidR="00A81020" w:rsidRDefault="00000000" w:rsidP="008A7240">
      <w:pPr>
        <w:pStyle w:val="Titre3"/>
      </w:pPr>
      <w:bookmarkStart w:id="233" w:name="_Toc223448183"/>
      <w:r>
        <w:t xml:space="preserve">DOMAINE </w:t>
      </w:r>
      <w:r w:rsidR="00515389">
        <w:t>D’APPLICATION:</w:t>
      </w:r>
      <w:bookmarkEnd w:id="233"/>
    </w:p>
    <w:p w14:paraId="29F1F336" w14:textId="77777777" w:rsidR="00A81020" w:rsidRPr="00031A77" w:rsidRDefault="00000000" w:rsidP="00FC16E9">
      <w:pPr>
        <w:pStyle w:val="CERESBody"/>
        <w:spacing w:after="80"/>
        <w:jc w:val="both"/>
        <w:rPr>
          <w:lang w:val="fr-FR"/>
        </w:rPr>
      </w:pPr>
      <w:r w:rsidRPr="00031A77">
        <w:rPr>
          <w:lang w:val="fr-FR"/>
        </w:rPr>
        <w:t>Cette procédure est mise en place pour définir le fonctionnement de la prestation de formation offerte par l’équipe du pôle éducation aux OSC partenaires.</w:t>
      </w:r>
    </w:p>
    <w:p w14:paraId="420C2905" w14:textId="1140B43D" w:rsidR="00A81020" w:rsidRDefault="00000000" w:rsidP="005B7B3E">
      <w:pPr>
        <w:pStyle w:val="Titre3"/>
      </w:pPr>
      <w:bookmarkStart w:id="234" w:name="_Toc223448184"/>
      <w:r>
        <w:lastRenderedPageBreak/>
        <w:t>DOCUMENTATION</w:t>
      </w:r>
      <w:bookmarkEnd w:id="234"/>
    </w:p>
    <w:p w14:paraId="678E8CD1" w14:textId="77777777" w:rsidR="00A81020" w:rsidRPr="00031A77" w:rsidRDefault="00000000" w:rsidP="00FC16E9">
      <w:pPr>
        <w:pStyle w:val="CERESBody"/>
        <w:spacing w:after="80"/>
        <w:jc w:val="both"/>
        <w:rPr>
          <w:lang w:val="fr-FR"/>
        </w:rPr>
      </w:pPr>
      <w:r w:rsidRPr="00031A77">
        <w:rPr>
          <w:lang w:val="fr-FR"/>
        </w:rPr>
        <w:t>Ordre de mission, rapport de formation, compte rendu,</w:t>
      </w:r>
    </w:p>
    <w:p w14:paraId="62BD0C42" w14:textId="4BE60581" w:rsidR="00A81020" w:rsidRDefault="00515389" w:rsidP="005B7B3E">
      <w:pPr>
        <w:pStyle w:val="Titre3"/>
      </w:pPr>
      <w:bookmarkStart w:id="235" w:name="_Toc223448185"/>
      <w:r>
        <w:t>OBJECTIFS:</w:t>
      </w:r>
      <w:bookmarkEnd w:id="235"/>
    </w:p>
    <w:p w14:paraId="098C341E" w14:textId="77777777" w:rsidR="00A81020" w:rsidRPr="00031A77" w:rsidRDefault="00000000" w:rsidP="00F17247">
      <w:pPr>
        <w:pStyle w:val="CERESBody"/>
        <w:spacing w:after="80"/>
        <w:jc w:val="both"/>
        <w:rPr>
          <w:lang w:val="fr-FR"/>
        </w:rPr>
      </w:pPr>
      <w:r w:rsidRPr="00031A77">
        <w:rPr>
          <w:lang w:val="fr-FR"/>
        </w:rPr>
        <w:t>Accompagner les organisations de la société civile issue du domaine de de l’éducation dans le renforcement de leurs capacités afin qu’ils contribuent à l’émergence d’un environnement éducatif de qualité et améliorent leur impact sur l’insertion intégrale des jeunes</w:t>
      </w:r>
    </w:p>
    <w:p w14:paraId="62B82B34" w14:textId="0DC7D0A5" w:rsidR="00A81020" w:rsidRDefault="00000000" w:rsidP="005B7B3E">
      <w:pPr>
        <w:pStyle w:val="Titre3"/>
      </w:pPr>
      <w:bookmarkStart w:id="236" w:name="_Toc223448186"/>
      <w:r>
        <w:t>PUBLICS CIBLES</w:t>
      </w:r>
      <w:bookmarkEnd w:id="236"/>
    </w:p>
    <w:p w14:paraId="4E5E4E98" w14:textId="77777777" w:rsidR="00A81020" w:rsidRPr="00031A77" w:rsidRDefault="00000000" w:rsidP="00F17247">
      <w:pPr>
        <w:pStyle w:val="CERESBody"/>
        <w:spacing w:after="80"/>
        <w:jc w:val="both"/>
        <w:rPr>
          <w:lang w:val="fr-FR"/>
        </w:rPr>
      </w:pPr>
      <w:r w:rsidRPr="00031A77">
        <w:rPr>
          <w:lang w:val="fr-FR"/>
        </w:rPr>
        <w:t>La formation est destinée aux éducateurs, aux parents, aux enseignants, aux personnels de service ainsi qu’aux managers des OSC intervenant dans le domaine de l’éducation.</w:t>
      </w:r>
    </w:p>
    <w:p w14:paraId="12F9FBDB" w14:textId="77777777" w:rsidR="00A81020" w:rsidRPr="00031A77" w:rsidRDefault="00000000" w:rsidP="00F17247">
      <w:pPr>
        <w:pStyle w:val="CERESBody"/>
        <w:spacing w:after="80"/>
        <w:jc w:val="both"/>
        <w:rPr>
          <w:lang w:val="fr-FR"/>
        </w:rPr>
      </w:pPr>
      <w:r w:rsidRPr="00031A77">
        <w:rPr>
          <w:lang w:val="fr-FR"/>
        </w:rPr>
        <w:t>Le Programme CERES propose, d’une part, une formation visant à renforcer les capacités des acteurs éducatifs, afin qu’ils puissent monter en compétences et accompagner efficacement les jeunes dans leur développement personnel et social. D’autre part, des formations à destination des parents sont également proposées pour mieux les outiller face aux défis liés à l’éducation de leurs enfants (de 16 à 23ans).</w:t>
      </w:r>
    </w:p>
    <w:p w14:paraId="1B3FC3D9" w14:textId="77777777" w:rsidR="00A81020" w:rsidRPr="00031A77" w:rsidRDefault="00000000" w:rsidP="00F17247">
      <w:pPr>
        <w:pStyle w:val="CERESBody"/>
        <w:spacing w:after="80"/>
        <w:jc w:val="both"/>
        <w:rPr>
          <w:lang w:val="fr-FR"/>
        </w:rPr>
      </w:pPr>
      <w:r w:rsidRPr="00031A77">
        <w:rPr>
          <w:lang w:val="fr-FR"/>
        </w:rPr>
        <w:t>En outre, un dispositif de formation est mis en place à l'intention des adultes souhaitant se perfectionner dans les techniques d'accompagnement en orientation, afin de mieux comprendre les enjeux auxquels sont confrontés les jeunes, et de soutenir les adultes dans leur reconversion professionnelle et leurs projets.</w:t>
      </w:r>
    </w:p>
    <w:p w14:paraId="784913A7" w14:textId="11BA26C3" w:rsidR="00A81020" w:rsidRDefault="00000000" w:rsidP="00FC1CCA">
      <w:pPr>
        <w:pStyle w:val="Titre3"/>
      </w:pPr>
      <w:bookmarkStart w:id="237" w:name="_Toc223448187"/>
      <w:r>
        <w:t>Inscription</w:t>
      </w:r>
      <w:bookmarkEnd w:id="237"/>
    </w:p>
    <w:p w14:paraId="2683D3DF" w14:textId="77777777" w:rsidR="00A81020" w:rsidRPr="00031A77" w:rsidRDefault="00000000" w:rsidP="00F17247">
      <w:pPr>
        <w:pStyle w:val="CERESBody"/>
        <w:spacing w:after="80"/>
        <w:jc w:val="both"/>
        <w:rPr>
          <w:lang w:val="fr-FR"/>
        </w:rPr>
      </w:pPr>
      <w:r w:rsidRPr="00031A77">
        <w:rPr>
          <w:lang w:val="fr-FR"/>
        </w:rPr>
        <w:t>Les OSC intéressées sollicitent d'abord des informations auprès du Responsable du pôle éducation sur les offres de formation et les conditions requises. Celui-ci en informe la Direction afin d'organiser et de coordonner la mise en œuvre des formations avec l’équipe BOE et DVP.</w:t>
      </w:r>
    </w:p>
    <w:p w14:paraId="2A63E290" w14:textId="17C4DD1B" w:rsidR="00A81020" w:rsidRDefault="00000000" w:rsidP="00AF37D1">
      <w:pPr>
        <w:pStyle w:val="Titre3"/>
      </w:pPr>
      <w:bookmarkStart w:id="238" w:name="_Toc223448188"/>
      <w:proofErr w:type="spellStart"/>
      <w:r>
        <w:t>Thématiques</w:t>
      </w:r>
      <w:proofErr w:type="spellEnd"/>
      <w:r>
        <w:t xml:space="preserve"> </w:t>
      </w:r>
      <w:proofErr w:type="spellStart"/>
      <w:r>
        <w:t>proposées</w:t>
      </w:r>
      <w:bookmarkEnd w:id="238"/>
      <w:proofErr w:type="spellEnd"/>
    </w:p>
    <w:p w14:paraId="54F76BE7" w14:textId="1BBA894F" w:rsidR="00A81020" w:rsidRPr="00031A77" w:rsidRDefault="00000000" w:rsidP="00F17247">
      <w:pPr>
        <w:pStyle w:val="CERESBody"/>
        <w:spacing w:after="80"/>
        <w:jc w:val="both"/>
        <w:rPr>
          <w:lang w:val="fr-FR"/>
        </w:rPr>
      </w:pPr>
      <w:r w:rsidRPr="00031A77">
        <w:rPr>
          <w:lang w:val="fr-FR"/>
        </w:rPr>
        <w:t xml:space="preserve">Les formations s’articuleront autour de deux grands </w:t>
      </w:r>
      <w:proofErr w:type="gramStart"/>
      <w:r w:rsidR="00515389" w:rsidRPr="00031A77">
        <w:rPr>
          <w:lang w:val="fr-FR"/>
        </w:rPr>
        <w:t>axes:</w:t>
      </w:r>
      <w:proofErr w:type="gramEnd"/>
      <w:r w:rsidRPr="00031A77">
        <w:rPr>
          <w:lang w:val="fr-FR"/>
        </w:rPr>
        <w:t xml:space="preserve"> des axes de DVP et de l’orientation. Ces axes contribueront à renforcer des compétences fondamentales pour la vie en société et en famille, tout en favorisant l’épanouissement personnel des jeunes. Ils offriront également aux formateurs et/ou aux parents les outils nécessaires pour assurer un accompagnement adapté et efficace.</w:t>
      </w:r>
    </w:p>
    <w:p w14:paraId="76D0A158" w14:textId="77777777" w:rsidR="00AF37D1" w:rsidRPr="00031A77" w:rsidRDefault="00AF37D1" w:rsidP="00F17247">
      <w:pPr>
        <w:pStyle w:val="CERESBody"/>
        <w:spacing w:after="80"/>
        <w:jc w:val="both"/>
        <w:rPr>
          <w:lang w:val="fr-FR"/>
        </w:rPr>
      </w:pPr>
    </w:p>
    <w:p w14:paraId="32F36299" w14:textId="77777777" w:rsidR="00A81020" w:rsidRPr="00031A77" w:rsidRDefault="00000000">
      <w:pPr>
        <w:pStyle w:val="CERESBody"/>
        <w:spacing w:after="80"/>
        <w:rPr>
          <w:b/>
          <w:bCs/>
          <w:color w:val="0070C0"/>
          <w:lang w:val="fr-FR"/>
        </w:rPr>
      </w:pPr>
      <w:r w:rsidRPr="00031A77">
        <w:rPr>
          <w:b/>
          <w:bCs/>
          <w:color w:val="0070C0"/>
          <w:lang w:val="fr-FR"/>
        </w:rPr>
        <w:t>Les thématiques dans les axes du DVP</w:t>
      </w:r>
    </w:p>
    <w:p w14:paraId="3E1A4DB7" w14:textId="77777777" w:rsidR="00A81020" w:rsidRDefault="00000000">
      <w:pPr>
        <w:pStyle w:val="CERESBody"/>
        <w:numPr>
          <w:ilvl w:val="0"/>
          <w:numId w:val="53"/>
        </w:numPr>
        <w:spacing w:after="80"/>
        <w:jc w:val="both"/>
      </w:pPr>
      <w:proofErr w:type="spellStart"/>
      <w:r>
        <w:t>Connaissance</w:t>
      </w:r>
      <w:proofErr w:type="spellEnd"/>
      <w:r>
        <w:t xml:space="preserve"> de soi</w:t>
      </w:r>
    </w:p>
    <w:p w14:paraId="12243FEC" w14:textId="77777777" w:rsidR="00A81020" w:rsidRDefault="00000000">
      <w:pPr>
        <w:pStyle w:val="CERESBody"/>
        <w:numPr>
          <w:ilvl w:val="0"/>
          <w:numId w:val="53"/>
        </w:numPr>
        <w:spacing w:after="80"/>
        <w:jc w:val="both"/>
      </w:pPr>
      <w:r>
        <w:t>Estime de soi</w:t>
      </w:r>
    </w:p>
    <w:p w14:paraId="13B4FD6E" w14:textId="77777777" w:rsidR="00A81020" w:rsidRDefault="00000000">
      <w:pPr>
        <w:pStyle w:val="CERESBody"/>
        <w:numPr>
          <w:ilvl w:val="0"/>
          <w:numId w:val="53"/>
        </w:numPr>
        <w:spacing w:after="80"/>
        <w:jc w:val="both"/>
      </w:pPr>
      <w:r>
        <w:t>Gestion du stress</w:t>
      </w:r>
    </w:p>
    <w:p w14:paraId="216B1D62" w14:textId="77777777" w:rsidR="00A81020" w:rsidRDefault="00000000">
      <w:pPr>
        <w:pStyle w:val="CERESBody"/>
        <w:numPr>
          <w:ilvl w:val="0"/>
          <w:numId w:val="53"/>
        </w:numPr>
        <w:spacing w:after="80"/>
        <w:jc w:val="both"/>
      </w:pPr>
      <w:r>
        <w:t xml:space="preserve">Gestion des </w:t>
      </w:r>
      <w:proofErr w:type="spellStart"/>
      <w:r>
        <w:t>émotions</w:t>
      </w:r>
      <w:proofErr w:type="spellEnd"/>
    </w:p>
    <w:p w14:paraId="255309D3" w14:textId="77777777" w:rsidR="00A81020" w:rsidRDefault="00000000">
      <w:pPr>
        <w:pStyle w:val="CERESBody"/>
        <w:numPr>
          <w:ilvl w:val="0"/>
          <w:numId w:val="53"/>
        </w:numPr>
        <w:spacing w:after="80"/>
        <w:jc w:val="both"/>
      </w:pPr>
      <w:proofErr w:type="spellStart"/>
      <w:r>
        <w:t>Renforcement</w:t>
      </w:r>
      <w:proofErr w:type="spellEnd"/>
      <w:r>
        <w:t xml:space="preserve"> de </w:t>
      </w:r>
      <w:proofErr w:type="spellStart"/>
      <w:r>
        <w:t>l’autonomie</w:t>
      </w:r>
      <w:proofErr w:type="spellEnd"/>
    </w:p>
    <w:p w14:paraId="7DACB997" w14:textId="77777777" w:rsidR="00A81020" w:rsidRDefault="00000000">
      <w:pPr>
        <w:pStyle w:val="CERESBody"/>
        <w:numPr>
          <w:ilvl w:val="0"/>
          <w:numId w:val="53"/>
        </w:numPr>
        <w:spacing w:after="80"/>
        <w:jc w:val="both"/>
      </w:pPr>
      <w:r>
        <w:t xml:space="preserve">Communication non </w:t>
      </w:r>
      <w:proofErr w:type="spellStart"/>
      <w:r>
        <w:t>violente</w:t>
      </w:r>
      <w:proofErr w:type="spellEnd"/>
    </w:p>
    <w:p w14:paraId="6658E32B" w14:textId="77777777" w:rsidR="00A81020" w:rsidRDefault="00000000">
      <w:pPr>
        <w:pStyle w:val="CERESBody"/>
        <w:numPr>
          <w:ilvl w:val="0"/>
          <w:numId w:val="53"/>
        </w:numPr>
        <w:spacing w:after="80"/>
        <w:jc w:val="both"/>
      </w:pPr>
      <w:r>
        <w:t xml:space="preserve">Relations </w:t>
      </w:r>
      <w:proofErr w:type="spellStart"/>
      <w:r>
        <w:t>interpersonnelles</w:t>
      </w:r>
      <w:proofErr w:type="spellEnd"/>
    </w:p>
    <w:p w14:paraId="7B0FD8A3" w14:textId="77777777" w:rsidR="00A81020" w:rsidRDefault="00000000">
      <w:pPr>
        <w:pStyle w:val="CERESBody"/>
        <w:numPr>
          <w:ilvl w:val="0"/>
          <w:numId w:val="53"/>
        </w:numPr>
        <w:spacing w:after="80"/>
        <w:jc w:val="both"/>
      </w:pPr>
      <w:r>
        <w:t xml:space="preserve">Techniques </w:t>
      </w:r>
      <w:proofErr w:type="spellStart"/>
      <w:r>
        <w:t>d’animation</w:t>
      </w:r>
      <w:proofErr w:type="spellEnd"/>
    </w:p>
    <w:p w14:paraId="29F6D443" w14:textId="77777777" w:rsidR="00A81020" w:rsidRDefault="00000000">
      <w:pPr>
        <w:pStyle w:val="CERESBody"/>
        <w:numPr>
          <w:ilvl w:val="0"/>
          <w:numId w:val="53"/>
        </w:numPr>
        <w:spacing w:after="80"/>
        <w:jc w:val="both"/>
      </w:pPr>
      <w:proofErr w:type="spellStart"/>
      <w:r>
        <w:lastRenderedPageBreak/>
        <w:t>Éducation</w:t>
      </w:r>
      <w:proofErr w:type="spellEnd"/>
      <w:r>
        <w:t xml:space="preserve"> affective et </w:t>
      </w:r>
      <w:proofErr w:type="spellStart"/>
      <w:r>
        <w:t>sexuelle</w:t>
      </w:r>
      <w:proofErr w:type="spellEnd"/>
    </w:p>
    <w:p w14:paraId="7D39C94E" w14:textId="77777777" w:rsidR="00A81020" w:rsidRPr="00031A77" w:rsidRDefault="00000000" w:rsidP="00EE6FB3">
      <w:pPr>
        <w:pStyle w:val="CERESBody"/>
        <w:spacing w:after="80"/>
        <w:rPr>
          <w:b/>
          <w:bCs/>
          <w:color w:val="0070C0"/>
          <w:lang w:val="fr-FR"/>
        </w:rPr>
      </w:pPr>
      <w:r w:rsidRPr="00031A77">
        <w:rPr>
          <w:b/>
          <w:bCs/>
          <w:color w:val="0070C0"/>
          <w:lang w:val="fr-FR"/>
        </w:rPr>
        <w:t>Les thématiques dans les axes de l’orientation</w:t>
      </w:r>
    </w:p>
    <w:p w14:paraId="2CECB3AB" w14:textId="77777777" w:rsidR="00A81020" w:rsidRDefault="00000000">
      <w:pPr>
        <w:pStyle w:val="CERESBody"/>
        <w:numPr>
          <w:ilvl w:val="0"/>
          <w:numId w:val="54"/>
        </w:numPr>
        <w:spacing w:after="80"/>
        <w:jc w:val="both"/>
      </w:pPr>
      <w:r>
        <w:t xml:space="preserve">La </w:t>
      </w:r>
      <w:proofErr w:type="spellStart"/>
      <w:r>
        <w:t>connaissance</w:t>
      </w:r>
      <w:proofErr w:type="spellEnd"/>
      <w:r>
        <w:t xml:space="preserve"> de soi</w:t>
      </w:r>
    </w:p>
    <w:p w14:paraId="0FB56431" w14:textId="77777777" w:rsidR="00A81020" w:rsidRPr="00031A77" w:rsidRDefault="00000000">
      <w:pPr>
        <w:pStyle w:val="CERESBody"/>
        <w:numPr>
          <w:ilvl w:val="0"/>
          <w:numId w:val="54"/>
        </w:numPr>
        <w:spacing w:after="80"/>
        <w:jc w:val="both"/>
        <w:rPr>
          <w:lang w:val="fr-FR"/>
        </w:rPr>
      </w:pPr>
      <w:r w:rsidRPr="00031A77">
        <w:rPr>
          <w:lang w:val="fr-FR"/>
        </w:rPr>
        <w:t>La construction de projet de vie</w:t>
      </w:r>
    </w:p>
    <w:p w14:paraId="3CD160B3" w14:textId="30890CAE" w:rsidR="00A81020" w:rsidRDefault="00000000">
      <w:pPr>
        <w:pStyle w:val="CERESBody"/>
        <w:numPr>
          <w:ilvl w:val="0"/>
          <w:numId w:val="54"/>
        </w:numPr>
        <w:spacing w:after="80"/>
        <w:jc w:val="both"/>
      </w:pPr>
      <w:r>
        <w:t xml:space="preserve">Comment </w:t>
      </w:r>
      <w:proofErr w:type="spellStart"/>
      <w:r>
        <w:t>choisir</w:t>
      </w:r>
      <w:proofErr w:type="spellEnd"/>
      <w:r>
        <w:t xml:space="preserve"> son </w:t>
      </w:r>
      <w:proofErr w:type="spellStart"/>
      <w:r w:rsidR="00977D09">
        <w:t>université</w:t>
      </w:r>
      <w:proofErr w:type="spellEnd"/>
      <w:r w:rsidR="00977D09">
        <w:t>?</w:t>
      </w:r>
    </w:p>
    <w:p w14:paraId="47779602" w14:textId="77777777" w:rsidR="00A81020" w:rsidRDefault="00000000">
      <w:pPr>
        <w:pStyle w:val="CERESBody"/>
        <w:numPr>
          <w:ilvl w:val="0"/>
          <w:numId w:val="54"/>
        </w:numPr>
        <w:spacing w:after="80"/>
        <w:jc w:val="both"/>
      </w:pPr>
      <w:r>
        <w:t xml:space="preserve">La vie </w:t>
      </w:r>
      <w:proofErr w:type="spellStart"/>
      <w:r>
        <w:t>universitaire</w:t>
      </w:r>
      <w:proofErr w:type="spellEnd"/>
    </w:p>
    <w:p w14:paraId="51C2A28B" w14:textId="77777777" w:rsidR="00A81020" w:rsidRDefault="00000000">
      <w:pPr>
        <w:pStyle w:val="CERESBody"/>
        <w:numPr>
          <w:ilvl w:val="0"/>
          <w:numId w:val="54"/>
        </w:numPr>
        <w:spacing w:after="80"/>
        <w:jc w:val="both"/>
      </w:pPr>
      <w:proofErr w:type="spellStart"/>
      <w:r>
        <w:t>Agrandir</w:t>
      </w:r>
      <w:proofErr w:type="spellEnd"/>
      <w:r>
        <w:t xml:space="preserve"> son </w:t>
      </w:r>
      <w:proofErr w:type="spellStart"/>
      <w:r>
        <w:t>réseautage</w:t>
      </w:r>
      <w:proofErr w:type="spellEnd"/>
    </w:p>
    <w:p w14:paraId="32E283D7" w14:textId="77777777" w:rsidR="00A81020" w:rsidRDefault="00000000">
      <w:pPr>
        <w:pStyle w:val="CERESBody"/>
        <w:numPr>
          <w:ilvl w:val="0"/>
          <w:numId w:val="54"/>
        </w:numPr>
        <w:spacing w:after="80"/>
        <w:jc w:val="both"/>
      </w:pPr>
      <w:r>
        <w:t xml:space="preserve">La </w:t>
      </w:r>
      <w:proofErr w:type="spellStart"/>
      <w:r>
        <w:t>découverte</w:t>
      </w:r>
      <w:proofErr w:type="spellEnd"/>
      <w:r>
        <w:t xml:space="preserve"> des métiers</w:t>
      </w:r>
    </w:p>
    <w:p w14:paraId="36E8A4AD" w14:textId="77777777" w:rsidR="00A81020" w:rsidRDefault="00000000">
      <w:pPr>
        <w:pStyle w:val="CERESBody"/>
        <w:numPr>
          <w:ilvl w:val="0"/>
          <w:numId w:val="54"/>
        </w:numPr>
        <w:spacing w:after="80"/>
        <w:jc w:val="both"/>
      </w:pPr>
      <w:r>
        <w:t xml:space="preserve">La prospection des </w:t>
      </w:r>
      <w:proofErr w:type="spellStart"/>
      <w:r>
        <w:t>offres</w:t>
      </w:r>
      <w:proofErr w:type="spellEnd"/>
      <w:r>
        <w:t xml:space="preserve"> </w:t>
      </w:r>
      <w:proofErr w:type="spellStart"/>
      <w:r>
        <w:t>d’emploi</w:t>
      </w:r>
      <w:proofErr w:type="spellEnd"/>
    </w:p>
    <w:p w14:paraId="160244F6" w14:textId="77777777" w:rsidR="00A81020" w:rsidRDefault="00000000">
      <w:pPr>
        <w:pStyle w:val="CERESBody"/>
        <w:numPr>
          <w:ilvl w:val="0"/>
          <w:numId w:val="54"/>
        </w:numPr>
        <w:spacing w:after="80"/>
        <w:jc w:val="both"/>
      </w:pPr>
      <w:r>
        <w:t xml:space="preserve">La </w:t>
      </w:r>
      <w:proofErr w:type="spellStart"/>
      <w:r>
        <w:t>préparation</w:t>
      </w:r>
      <w:proofErr w:type="spellEnd"/>
      <w:r>
        <w:t xml:space="preserve"> de </w:t>
      </w:r>
      <w:proofErr w:type="spellStart"/>
      <w:r>
        <w:t>l’entretien</w:t>
      </w:r>
      <w:proofErr w:type="spellEnd"/>
      <w:r>
        <w:t xml:space="preserve"> </w:t>
      </w:r>
      <w:proofErr w:type="spellStart"/>
      <w:r>
        <w:t>d’embauche</w:t>
      </w:r>
      <w:proofErr w:type="spellEnd"/>
    </w:p>
    <w:p w14:paraId="701C491C" w14:textId="77777777" w:rsidR="00A81020" w:rsidRDefault="00000000">
      <w:pPr>
        <w:pStyle w:val="CERESBody"/>
        <w:numPr>
          <w:ilvl w:val="0"/>
          <w:numId w:val="54"/>
        </w:numPr>
        <w:spacing w:after="80"/>
        <w:jc w:val="both"/>
      </w:pPr>
      <w:proofErr w:type="spellStart"/>
      <w:r>
        <w:t>L’accompagnement</w:t>
      </w:r>
      <w:proofErr w:type="spellEnd"/>
      <w:r>
        <w:t xml:space="preserve"> </w:t>
      </w:r>
      <w:proofErr w:type="spellStart"/>
      <w:r>
        <w:t>en</w:t>
      </w:r>
      <w:proofErr w:type="spellEnd"/>
      <w:r>
        <w:t xml:space="preserve"> orientation</w:t>
      </w:r>
    </w:p>
    <w:p w14:paraId="082DBCC6" w14:textId="77777777" w:rsidR="00A81020" w:rsidRPr="00031A77" w:rsidRDefault="00000000">
      <w:pPr>
        <w:pStyle w:val="CERESBody"/>
        <w:numPr>
          <w:ilvl w:val="0"/>
          <w:numId w:val="54"/>
        </w:numPr>
        <w:spacing w:after="80"/>
        <w:jc w:val="both"/>
        <w:rPr>
          <w:lang w:val="fr-FR"/>
        </w:rPr>
      </w:pPr>
      <w:r w:rsidRPr="00031A77">
        <w:rPr>
          <w:lang w:val="fr-FR"/>
        </w:rPr>
        <w:t>La réorientation professionnelle (La rédaction de CV, la rédaction de la lettre de motivation (LM) + demande)</w:t>
      </w:r>
    </w:p>
    <w:p w14:paraId="5DAFA64F" w14:textId="77777777" w:rsidR="00A81020" w:rsidRPr="00031A77" w:rsidRDefault="00000000">
      <w:pPr>
        <w:pStyle w:val="CERESBody"/>
        <w:numPr>
          <w:ilvl w:val="0"/>
          <w:numId w:val="54"/>
        </w:numPr>
        <w:spacing w:after="80"/>
        <w:jc w:val="both"/>
        <w:rPr>
          <w:lang w:val="fr-FR"/>
        </w:rPr>
      </w:pPr>
      <w:r w:rsidRPr="00031A77">
        <w:rPr>
          <w:lang w:val="fr-FR"/>
        </w:rPr>
        <w:t>Le système éducatif à Madagascar.</w:t>
      </w:r>
    </w:p>
    <w:p w14:paraId="368C0F40" w14:textId="68FBFACE" w:rsidR="00A81020" w:rsidRDefault="00000000" w:rsidP="00EB3647">
      <w:pPr>
        <w:pStyle w:val="Titre3"/>
      </w:pPr>
      <w:bookmarkStart w:id="239" w:name="_Toc223448189"/>
      <w:r>
        <w:t xml:space="preserve">Conditions </w:t>
      </w:r>
      <w:proofErr w:type="spellStart"/>
      <w:r>
        <w:t>matérielles</w:t>
      </w:r>
      <w:proofErr w:type="spellEnd"/>
      <w:r>
        <w:t xml:space="preserve"> et </w:t>
      </w:r>
      <w:proofErr w:type="spellStart"/>
      <w:r w:rsidR="00BA57A5">
        <w:t>financières</w:t>
      </w:r>
      <w:proofErr w:type="spellEnd"/>
      <w:r w:rsidR="00BA57A5">
        <w:t>:</w:t>
      </w:r>
      <w:bookmarkEnd w:id="239"/>
    </w:p>
    <w:p w14:paraId="3631C8F7" w14:textId="17CFBA15" w:rsidR="00A81020" w:rsidRDefault="00000000">
      <w:pPr>
        <w:pStyle w:val="CERESBody"/>
        <w:numPr>
          <w:ilvl w:val="0"/>
          <w:numId w:val="55"/>
        </w:numPr>
        <w:spacing w:after="80"/>
        <w:jc w:val="both"/>
      </w:pPr>
      <w:r>
        <w:t xml:space="preserve">Support de </w:t>
      </w:r>
      <w:r w:rsidR="00BA57A5">
        <w:t>formation:</w:t>
      </w:r>
    </w:p>
    <w:p w14:paraId="2EF786D8" w14:textId="77777777" w:rsidR="00A81020" w:rsidRPr="00031A77" w:rsidRDefault="00000000" w:rsidP="00977D09">
      <w:pPr>
        <w:pStyle w:val="CERESBody"/>
        <w:spacing w:after="80"/>
        <w:jc w:val="both"/>
        <w:rPr>
          <w:lang w:val="fr-FR"/>
        </w:rPr>
      </w:pPr>
      <w:r w:rsidRPr="00031A77">
        <w:rPr>
          <w:lang w:val="fr-FR"/>
        </w:rPr>
        <w:t>Les supports de formations sont à préparer par les formateurs et les coûts pourront être inclus dans le budget de la formation</w:t>
      </w:r>
    </w:p>
    <w:p w14:paraId="68FCE183" w14:textId="1F81E244" w:rsidR="00A81020" w:rsidRPr="00031A77" w:rsidRDefault="00000000">
      <w:pPr>
        <w:pStyle w:val="CERESBody"/>
        <w:numPr>
          <w:ilvl w:val="0"/>
          <w:numId w:val="55"/>
        </w:numPr>
        <w:spacing w:after="80"/>
        <w:jc w:val="both"/>
        <w:rPr>
          <w:lang w:val="fr-FR"/>
        </w:rPr>
      </w:pPr>
      <w:r w:rsidRPr="00031A77">
        <w:rPr>
          <w:lang w:val="fr-FR"/>
        </w:rPr>
        <w:t xml:space="preserve">Matériels </w:t>
      </w:r>
      <w:proofErr w:type="gramStart"/>
      <w:r w:rsidR="00BA57A5" w:rsidRPr="00031A77">
        <w:rPr>
          <w:lang w:val="fr-FR"/>
        </w:rPr>
        <w:t>audiovisuels:</w:t>
      </w:r>
      <w:proofErr w:type="gramEnd"/>
      <w:r w:rsidRPr="00031A77">
        <w:rPr>
          <w:lang w:val="fr-FR"/>
        </w:rPr>
        <w:t xml:space="preserve"> définis dans le cahier de charge en annexe</w:t>
      </w:r>
    </w:p>
    <w:p w14:paraId="48643EA6" w14:textId="1AD11131" w:rsidR="00A81020" w:rsidRPr="00031A77" w:rsidRDefault="00000000" w:rsidP="00977D09">
      <w:pPr>
        <w:pStyle w:val="CERESBody"/>
        <w:spacing w:after="80"/>
        <w:jc w:val="both"/>
        <w:rPr>
          <w:lang w:val="fr-FR"/>
        </w:rPr>
      </w:pPr>
      <w:r w:rsidRPr="00031A77">
        <w:rPr>
          <w:lang w:val="fr-FR"/>
        </w:rPr>
        <w:t xml:space="preserve">Matériels de </w:t>
      </w:r>
      <w:proofErr w:type="gramStart"/>
      <w:r w:rsidR="00BA57A5" w:rsidRPr="00031A77">
        <w:rPr>
          <w:lang w:val="fr-FR"/>
        </w:rPr>
        <w:t>présentation:</w:t>
      </w:r>
      <w:proofErr w:type="gramEnd"/>
      <w:r w:rsidRPr="00031A77">
        <w:rPr>
          <w:lang w:val="fr-FR"/>
        </w:rPr>
        <w:t xml:space="preserve"> Définis dans le cahier de charge (en annexe)</w:t>
      </w:r>
    </w:p>
    <w:p w14:paraId="48C43AE6" w14:textId="0255C63A" w:rsidR="00A81020" w:rsidRPr="00031A77" w:rsidRDefault="00000000">
      <w:pPr>
        <w:pStyle w:val="CERESBody"/>
        <w:numPr>
          <w:ilvl w:val="0"/>
          <w:numId w:val="55"/>
        </w:numPr>
        <w:spacing w:after="80"/>
        <w:jc w:val="both"/>
        <w:rPr>
          <w:lang w:val="fr-FR"/>
        </w:rPr>
      </w:pPr>
      <w:r w:rsidRPr="00031A77">
        <w:rPr>
          <w:lang w:val="fr-FR"/>
        </w:rPr>
        <w:t xml:space="preserve">Lieu de </w:t>
      </w:r>
      <w:proofErr w:type="gramStart"/>
      <w:r w:rsidR="00BA57A5" w:rsidRPr="00031A77">
        <w:rPr>
          <w:lang w:val="fr-FR"/>
        </w:rPr>
        <w:t>formation:</w:t>
      </w:r>
      <w:proofErr w:type="gramEnd"/>
      <w:r w:rsidRPr="00031A77">
        <w:rPr>
          <w:lang w:val="fr-FR"/>
        </w:rPr>
        <w:t xml:space="preserve"> il est impératif de privilégier le CAMPUS CERES. Dans le cas contraire, la formation aura lieu au sein des locaux des OSC.</w:t>
      </w:r>
    </w:p>
    <w:p w14:paraId="2B14662B" w14:textId="011D5859" w:rsidR="00A81020" w:rsidRDefault="00000000">
      <w:pPr>
        <w:pStyle w:val="CERESBody"/>
        <w:numPr>
          <w:ilvl w:val="0"/>
          <w:numId w:val="55"/>
        </w:numPr>
        <w:spacing w:after="80"/>
        <w:jc w:val="both"/>
      </w:pPr>
      <w:r>
        <w:t xml:space="preserve">Véhicule de </w:t>
      </w:r>
      <w:proofErr w:type="spellStart"/>
      <w:r w:rsidR="00BA57A5">
        <w:t>déplacement</w:t>
      </w:r>
      <w:proofErr w:type="spellEnd"/>
      <w:r w:rsidR="00BA57A5">
        <w:t>:</w:t>
      </w:r>
    </w:p>
    <w:p w14:paraId="48A04694" w14:textId="77777777" w:rsidR="00A81020" w:rsidRPr="00031A77" w:rsidRDefault="00000000">
      <w:pPr>
        <w:pStyle w:val="CERESBody"/>
        <w:numPr>
          <w:ilvl w:val="0"/>
          <w:numId w:val="56"/>
        </w:numPr>
        <w:spacing w:after="80"/>
        <w:jc w:val="both"/>
        <w:rPr>
          <w:lang w:val="fr-FR"/>
        </w:rPr>
      </w:pPr>
      <w:r w:rsidRPr="00031A77">
        <w:rPr>
          <w:lang w:val="fr-FR"/>
        </w:rPr>
        <w:t>Si c'est un jour ouvrable et que le déplacement a lieu dans la ville de Fianarantsoa, les frais de déplacement seront entièrement pris en charge par le Programme CERES.</w:t>
      </w:r>
    </w:p>
    <w:p w14:paraId="47C07621" w14:textId="77777777" w:rsidR="00A81020" w:rsidRPr="00031A77" w:rsidRDefault="00000000">
      <w:pPr>
        <w:pStyle w:val="CERESBody"/>
        <w:numPr>
          <w:ilvl w:val="0"/>
          <w:numId w:val="56"/>
        </w:numPr>
        <w:spacing w:after="80"/>
        <w:jc w:val="both"/>
        <w:rPr>
          <w:lang w:val="fr-FR"/>
        </w:rPr>
      </w:pPr>
      <w:r w:rsidRPr="00031A77">
        <w:rPr>
          <w:lang w:val="fr-FR"/>
        </w:rPr>
        <w:t>Si c'est un jour ouvrable mais en dehors de la ville de Fianarantsoa, les frais de déplacement seront à la charge du client.</w:t>
      </w:r>
    </w:p>
    <w:p w14:paraId="3D80AC13" w14:textId="77777777" w:rsidR="00A81020" w:rsidRPr="00031A77" w:rsidRDefault="00000000">
      <w:pPr>
        <w:pStyle w:val="CERESBody"/>
        <w:numPr>
          <w:ilvl w:val="0"/>
          <w:numId w:val="56"/>
        </w:numPr>
        <w:spacing w:after="80"/>
        <w:jc w:val="both"/>
        <w:rPr>
          <w:lang w:val="fr-FR"/>
        </w:rPr>
      </w:pPr>
      <w:r w:rsidRPr="00031A77">
        <w:rPr>
          <w:lang w:val="fr-FR"/>
        </w:rPr>
        <w:t>Si c’est un week-end ou un jour férié, les frais de déplacement seront à la charge du client.</w:t>
      </w:r>
    </w:p>
    <w:p w14:paraId="0C5637D0" w14:textId="4D080462" w:rsidR="00A81020" w:rsidRDefault="0036378F">
      <w:pPr>
        <w:pStyle w:val="CERESBody"/>
        <w:numPr>
          <w:ilvl w:val="0"/>
          <w:numId w:val="57"/>
        </w:numPr>
        <w:spacing w:after="80"/>
        <w:jc w:val="both"/>
      </w:pPr>
      <w:proofErr w:type="spellStart"/>
      <w:r>
        <w:t>Tarifs</w:t>
      </w:r>
      <w:proofErr w:type="spellEnd"/>
      <w:r>
        <w:t>:</w:t>
      </w:r>
    </w:p>
    <w:p w14:paraId="62A7D10C" w14:textId="77777777" w:rsidR="00A81020" w:rsidRPr="00031A77" w:rsidRDefault="00000000" w:rsidP="00977D09">
      <w:pPr>
        <w:pStyle w:val="CERESBody"/>
        <w:spacing w:after="80"/>
        <w:jc w:val="both"/>
        <w:rPr>
          <w:lang w:val="fr-FR"/>
        </w:rPr>
      </w:pPr>
      <w:r w:rsidRPr="00031A77">
        <w:rPr>
          <w:lang w:val="fr-FR"/>
        </w:rPr>
        <w:t>Le tarif varie en fonction des publics cibles et des formations demandées. C’est la Direction, en concertation avec l’équipe de formateurs, qui définit les conditions tarifaires.</w:t>
      </w:r>
    </w:p>
    <w:p w14:paraId="5B0B92D3" w14:textId="77777777" w:rsidR="00A81020" w:rsidRPr="00031A77" w:rsidRDefault="00000000" w:rsidP="00977D09">
      <w:pPr>
        <w:pStyle w:val="CERESBody"/>
        <w:spacing w:after="80"/>
        <w:jc w:val="both"/>
        <w:rPr>
          <w:lang w:val="fr-FR"/>
        </w:rPr>
      </w:pPr>
      <w:r w:rsidRPr="00031A77">
        <w:rPr>
          <w:lang w:val="fr-FR"/>
        </w:rPr>
        <w:t>En ce qui concerne les conditions des formateurs, la commission du coût de la formation sera versée par chèque. Cette commission représente 60% du coût de la formation, tandis que les 40% restants seront destinés à PROMES/CERES.</w:t>
      </w:r>
    </w:p>
    <w:p w14:paraId="660C7DD8" w14:textId="13CD7B07" w:rsidR="00A81020" w:rsidRDefault="00000000" w:rsidP="00EB3647">
      <w:pPr>
        <w:pStyle w:val="Titre3"/>
      </w:pPr>
      <w:bookmarkStart w:id="240" w:name="_Toc223448190"/>
      <w:r>
        <w:lastRenderedPageBreak/>
        <w:t>SUIVI POST-FORMATION</w:t>
      </w:r>
      <w:bookmarkEnd w:id="240"/>
    </w:p>
    <w:p w14:paraId="0844B578" w14:textId="77777777" w:rsidR="00A81020" w:rsidRPr="00031A77" w:rsidRDefault="00000000" w:rsidP="00977D09">
      <w:pPr>
        <w:pStyle w:val="CERESBody"/>
        <w:spacing w:after="80"/>
        <w:jc w:val="both"/>
        <w:rPr>
          <w:lang w:val="fr-FR"/>
        </w:rPr>
      </w:pPr>
      <w:r w:rsidRPr="00031A77">
        <w:rPr>
          <w:lang w:val="fr-FR"/>
        </w:rPr>
        <w:t>L’objectif est de s’assurer que la formation apporte une réelle valeur et qu’elle contribue efficacement à l’évolution des participants et de leur organisation.</w:t>
      </w:r>
    </w:p>
    <w:p w14:paraId="4EF26295" w14:textId="77777777" w:rsidR="00A81020" w:rsidRPr="00031A77" w:rsidRDefault="00000000" w:rsidP="00977D09">
      <w:pPr>
        <w:pStyle w:val="CERESBody"/>
        <w:spacing w:after="80"/>
        <w:jc w:val="both"/>
        <w:rPr>
          <w:lang w:val="fr-FR"/>
        </w:rPr>
      </w:pPr>
      <w:r w:rsidRPr="00031A77">
        <w:rPr>
          <w:lang w:val="fr-FR"/>
        </w:rPr>
        <w:t>Le suivi de la formation varie en fonction de la durée de la prestation fournie.</w:t>
      </w:r>
    </w:p>
    <w:p w14:paraId="43BCCB7D" w14:textId="77777777" w:rsidR="00A81020" w:rsidRDefault="00000000" w:rsidP="00977D09">
      <w:pPr>
        <w:pStyle w:val="CERESBody"/>
        <w:spacing w:after="80"/>
        <w:jc w:val="both"/>
      </w:pPr>
      <w:r>
        <w:t xml:space="preserve">Il </w:t>
      </w:r>
      <w:proofErr w:type="spellStart"/>
      <w:r>
        <w:t>peut</w:t>
      </w:r>
      <w:proofErr w:type="spellEnd"/>
      <w:r>
        <w:t xml:space="preserve"> </w:t>
      </w:r>
      <w:proofErr w:type="spellStart"/>
      <w:proofErr w:type="gramStart"/>
      <w:r>
        <w:t>inclure</w:t>
      </w:r>
      <w:proofErr w:type="spellEnd"/>
      <w:r>
        <w:t xml:space="preserve"> :</w:t>
      </w:r>
      <w:proofErr w:type="gramEnd"/>
    </w:p>
    <w:p w14:paraId="3CD760B0" w14:textId="77777777" w:rsidR="00A81020" w:rsidRPr="00031A77" w:rsidRDefault="00000000">
      <w:pPr>
        <w:pStyle w:val="CERESBody"/>
        <w:numPr>
          <w:ilvl w:val="0"/>
          <w:numId w:val="58"/>
        </w:numPr>
        <w:spacing w:after="80"/>
        <w:jc w:val="both"/>
        <w:rPr>
          <w:lang w:val="fr-FR"/>
        </w:rPr>
      </w:pPr>
      <w:r w:rsidRPr="00031A77">
        <w:rPr>
          <w:lang w:val="fr-FR"/>
        </w:rPr>
        <w:t>Des évaluations post-formation (questionnaires, entretiens) pour recueillir les impressions des participants.</w:t>
      </w:r>
    </w:p>
    <w:p w14:paraId="2DA51775" w14:textId="77777777" w:rsidR="00A81020" w:rsidRPr="00031A77" w:rsidRDefault="00000000">
      <w:pPr>
        <w:pStyle w:val="CERESBody"/>
        <w:numPr>
          <w:ilvl w:val="0"/>
          <w:numId w:val="58"/>
        </w:numPr>
        <w:spacing w:after="80"/>
        <w:jc w:val="both"/>
        <w:rPr>
          <w:lang w:val="fr-FR"/>
        </w:rPr>
      </w:pPr>
      <w:r w:rsidRPr="00031A77">
        <w:rPr>
          <w:lang w:val="fr-FR"/>
        </w:rPr>
        <w:t>Des suivis individuels ou en groupe pour vérifier la mise en pratique des acquis.</w:t>
      </w:r>
    </w:p>
    <w:p w14:paraId="31819CFA" w14:textId="77777777" w:rsidR="00A81020" w:rsidRPr="00031A77" w:rsidRDefault="00000000">
      <w:pPr>
        <w:pStyle w:val="CERESBody"/>
        <w:numPr>
          <w:ilvl w:val="0"/>
          <w:numId w:val="58"/>
        </w:numPr>
        <w:spacing w:after="80"/>
        <w:jc w:val="both"/>
        <w:rPr>
          <w:lang w:val="fr-FR"/>
        </w:rPr>
      </w:pPr>
      <w:r w:rsidRPr="00031A77">
        <w:rPr>
          <w:lang w:val="fr-FR"/>
        </w:rPr>
        <w:t>Des accompagnements ou des coachings pour aider à surmonter d’éventuelles difficultés.</w:t>
      </w:r>
    </w:p>
    <w:p w14:paraId="546FE282" w14:textId="77777777" w:rsidR="00A81020" w:rsidRPr="00031A77" w:rsidRDefault="00000000">
      <w:pPr>
        <w:pStyle w:val="CERESBody"/>
        <w:numPr>
          <w:ilvl w:val="0"/>
          <w:numId w:val="58"/>
        </w:numPr>
        <w:spacing w:after="80"/>
        <w:jc w:val="both"/>
        <w:rPr>
          <w:lang w:val="fr-FR"/>
        </w:rPr>
      </w:pPr>
      <w:r w:rsidRPr="00031A77">
        <w:rPr>
          <w:lang w:val="fr-FR"/>
        </w:rPr>
        <w:t>Des indicateurs de performance pour mesurer les résultats concrets sur le terrain.</w:t>
      </w:r>
    </w:p>
    <w:p w14:paraId="63517E33" w14:textId="489F114D" w:rsidR="00A81020" w:rsidRPr="00031A77" w:rsidRDefault="00000000">
      <w:pPr>
        <w:pStyle w:val="CERESBody"/>
        <w:numPr>
          <w:ilvl w:val="0"/>
          <w:numId w:val="58"/>
        </w:numPr>
        <w:spacing w:after="80"/>
        <w:jc w:val="both"/>
        <w:rPr>
          <w:lang w:val="fr-FR"/>
        </w:rPr>
      </w:pPr>
      <w:r w:rsidRPr="00031A77">
        <w:rPr>
          <w:lang w:val="fr-FR"/>
        </w:rPr>
        <w:t>Des recommandations et des actions correctives si nécessaire</w:t>
      </w:r>
    </w:p>
    <w:p w14:paraId="486356B9" w14:textId="77777777" w:rsidR="00A81020" w:rsidRPr="00031A77" w:rsidRDefault="00A81020">
      <w:pPr>
        <w:pStyle w:val="CERESBody"/>
        <w:rPr>
          <w:lang w:val="fr-FR"/>
        </w:rPr>
      </w:pPr>
    </w:p>
    <w:p w14:paraId="2602DC23" w14:textId="34D80E9A" w:rsidR="00A81020" w:rsidRDefault="00000000" w:rsidP="00EB3647">
      <w:pPr>
        <w:pStyle w:val="Titre2"/>
      </w:pPr>
      <w:bookmarkStart w:id="241" w:name="_Toc223448191"/>
      <w:r>
        <w:t>PROCEDURE VISITE QUALITE</w:t>
      </w:r>
      <w:bookmarkEnd w:id="241"/>
    </w:p>
    <w:p w14:paraId="56C3F7E4" w14:textId="7AAFFBBB" w:rsidR="00A81020" w:rsidRDefault="00515389" w:rsidP="00EB3647">
      <w:pPr>
        <w:pStyle w:val="Titre3"/>
      </w:pPr>
      <w:bookmarkStart w:id="242" w:name="_Toc223448192"/>
      <w:proofErr w:type="gramStart"/>
      <w:r>
        <w:t>OBJET</w:t>
      </w:r>
      <w:proofErr w:type="gramEnd"/>
      <w:r>
        <w:t>: VISITE QUALITE</w:t>
      </w:r>
      <w:bookmarkEnd w:id="242"/>
    </w:p>
    <w:p w14:paraId="3709C31D" w14:textId="3E7D292A" w:rsidR="00A81020" w:rsidRDefault="00000000" w:rsidP="00EB3647">
      <w:pPr>
        <w:pStyle w:val="Titre3"/>
      </w:pPr>
      <w:bookmarkStart w:id="243" w:name="_Toc223448193"/>
      <w:r>
        <w:t xml:space="preserve">DOMAINE </w:t>
      </w:r>
      <w:r w:rsidR="00515389">
        <w:t>D’APPLICATION:</w:t>
      </w:r>
      <w:bookmarkEnd w:id="243"/>
    </w:p>
    <w:p w14:paraId="0C8F0ED9" w14:textId="77777777" w:rsidR="00A81020" w:rsidRPr="00031A77" w:rsidRDefault="00000000" w:rsidP="00977D09">
      <w:pPr>
        <w:pStyle w:val="CERESBody"/>
        <w:spacing w:after="80"/>
        <w:jc w:val="both"/>
        <w:rPr>
          <w:lang w:val="fr-FR"/>
        </w:rPr>
      </w:pPr>
      <w:r w:rsidRPr="00031A77">
        <w:rPr>
          <w:lang w:val="fr-FR"/>
        </w:rPr>
        <w:t>Cette procédure est mise en place pour définir le fonctionnement de la visite qualité au sein des internats et colocations.</w:t>
      </w:r>
    </w:p>
    <w:p w14:paraId="6739501B" w14:textId="56BE245F" w:rsidR="00A81020" w:rsidRDefault="00515389" w:rsidP="00270414">
      <w:pPr>
        <w:pStyle w:val="Titre3"/>
      </w:pPr>
      <w:bookmarkStart w:id="244" w:name="_Toc223448194"/>
      <w:r>
        <w:t>DOCUMENTATION:</w:t>
      </w:r>
      <w:bookmarkEnd w:id="244"/>
    </w:p>
    <w:p w14:paraId="1CC2FB45" w14:textId="77777777" w:rsidR="00A81020" w:rsidRPr="00031A77" w:rsidRDefault="00000000" w:rsidP="00977D09">
      <w:pPr>
        <w:pStyle w:val="CERESBody"/>
        <w:spacing w:after="80"/>
        <w:jc w:val="both"/>
        <w:rPr>
          <w:lang w:val="fr-FR"/>
        </w:rPr>
      </w:pPr>
      <w:r w:rsidRPr="00031A77">
        <w:rPr>
          <w:lang w:val="fr-FR"/>
        </w:rPr>
        <w:t>Ordre de mission, trame de visite, compte rendu</w:t>
      </w:r>
    </w:p>
    <w:p w14:paraId="7F2E4946" w14:textId="069F3DF0" w:rsidR="00A81020" w:rsidRDefault="00000000" w:rsidP="00270414">
      <w:pPr>
        <w:pStyle w:val="Titre3"/>
      </w:pPr>
      <w:bookmarkStart w:id="245" w:name="_Toc223448195"/>
      <w:r>
        <w:t xml:space="preserve">COMMUNICATION </w:t>
      </w:r>
      <w:r w:rsidR="00515389">
        <w:t>PREALABLE:</w:t>
      </w:r>
      <w:bookmarkEnd w:id="245"/>
    </w:p>
    <w:p w14:paraId="2DBE0003" w14:textId="77777777" w:rsidR="00A81020" w:rsidRPr="00031A77" w:rsidRDefault="00000000" w:rsidP="00977D09">
      <w:pPr>
        <w:pStyle w:val="CERESBody"/>
        <w:spacing w:after="80"/>
        <w:jc w:val="both"/>
        <w:rPr>
          <w:lang w:val="fr-FR"/>
        </w:rPr>
      </w:pPr>
      <w:r w:rsidRPr="00031A77">
        <w:rPr>
          <w:lang w:val="fr-FR"/>
        </w:rPr>
        <w:t>Informer les responsables des internats de la date et des objectifs de la visite</w:t>
      </w:r>
    </w:p>
    <w:p w14:paraId="6D13370C" w14:textId="204C3DB7" w:rsidR="00A81020" w:rsidRDefault="00515389" w:rsidP="00270414">
      <w:pPr>
        <w:pStyle w:val="Titre3"/>
      </w:pPr>
      <w:bookmarkStart w:id="246" w:name="_Toc223448196"/>
      <w:r>
        <w:t>FONCTIONNEMENT:</w:t>
      </w:r>
      <w:bookmarkEnd w:id="246"/>
    </w:p>
    <w:p w14:paraId="1533BDE6" w14:textId="77777777" w:rsidR="00A81020" w:rsidRPr="00031A77" w:rsidRDefault="00000000" w:rsidP="00977D09">
      <w:pPr>
        <w:pStyle w:val="CERESBody"/>
        <w:spacing w:after="80"/>
        <w:jc w:val="both"/>
        <w:rPr>
          <w:lang w:val="fr-FR"/>
        </w:rPr>
      </w:pPr>
      <w:r w:rsidRPr="00031A77">
        <w:rPr>
          <w:lang w:val="fr-FR"/>
        </w:rPr>
        <w:t>Le déroulement de la visite qualité commence par une petite mise au point avec les responsables de l'internat. Cette réunion permet de présenter les objectifs de la visite, les membres de l'équipe, et les étapes prévues. Ensuite, une visite systématique des lieux est réalisée, en suivant une check-list prédéfinie. Cela inclut l’évaluation des chambres, des sanitaires, des espaces communs, de la cantine et des infrastructures générales. Durant cette phase, des observations directes sont effectuées, et des anomalies ou non-conformités sont notées.</w:t>
      </w:r>
    </w:p>
    <w:p w14:paraId="41725626" w14:textId="2485FFD4" w:rsidR="00E07980" w:rsidRPr="00031A77" w:rsidRDefault="00000000" w:rsidP="00DF3B36">
      <w:pPr>
        <w:pStyle w:val="CERESBody"/>
        <w:spacing w:after="80"/>
        <w:jc w:val="both"/>
        <w:rPr>
          <w:lang w:val="fr-FR"/>
        </w:rPr>
      </w:pPr>
      <w:r w:rsidRPr="00031A77">
        <w:rPr>
          <w:lang w:val="fr-FR"/>
        </w:rPr>
        <w:t>La seconde partie de la visite consiste à recueillir des retours qualitatifs auprès des parties prenantes. Des entretiens pourront être menés avec les responsables de l’internat, les éducateurs, et les jeunes pour comprendre leurs perceptions sur la qualité des services. Il se peut que les documents administratifs et opérationnels (tels que les règlements, registres et rapports) soient également consultés afin de vérifier la conformité. En parallèle, des visites des pratiques quotidiennes des jeunes, telles que les séances de Développement Personnel (DVP), les orientations éducatives et les accompagnements scolaires, peuvent être réalisées afin d’évaluer leur mise en œuvre et leur impact.</w:t>
      </w:r>
    </w:p>
    <w:p w14:paraId="58CBF0C8" w14:textId="15A5D1C1" w:rsidR="00A81020" w:rsidRDefault="00000000" w:rsidP="00270414">
      <w:pPr>
        <w:pStyle w:val="Titre3"/>
      </w:pPr>
      <w:bookmarkStart w:id="247" w:name="_Toc223448197"/>
      <w:r>
        <w:lastRenderedPageBreak/>
        <w:t>POST-VISITE</w:t>
      </w:r>
      <w:bookmarkEnd w:id="247"/>
    </w:p>
    <w:p w14:paraId="22E10B30" w14:textId="77777777" w:rsidR="00A81020" w:rsidRPr="00031A77" w:rsidRDefault="00000000">
      <w:pPr>
        <w:pStyle w:val="CERESBody"/>
        <w:numPr>
          <w:ilvl w:val="0"/>
          <w:numId w:val="59"/>
        </w:numPr>
        <w:spacing w:after="80"/>
        <w:jc w:val="both"/>
        <w:rPr>
          <w:lang w:val="fr-FR"/>
        </w:rPr>
      </w:pPr>
      <w:r w:rsidRPr="00031A77">
        <w:rPr>
          <w:lang w:val="fr-FR"/>
        </w:rPr>
        <w:t>Etablir un bilan sur les points et les lacunes et proposer des recommandations hiérarchisées.</w:t>
      </w:r>
    </w:p>
    <w:p w14:paraId="2E7704CF" w14:textId="77777777" w:rsidR="00A81020" w:rsidRPr="00031A77" w:rsidRDefault="00000000">
      <w:pPr>
        <w:pStyle w:val="CERESBody"/>
        <w:numPr>
          <w:ilvl w:val="0"/>
          <w:numId w:val="59"/>
        </w:numPr>
        <w:spacing w:after="80"/>
        <w:jc w:val="both"/>
        <w:rPr>
          <w:lang w:val="fr-FR"/>
        </w:rPr>
      </w:pPr>
      <w:r w:rsidRPr="00031A77">
        <w:rPr>
          <w:lang w:val="fr-FR"/>
        </w:rPr>
        <w:t>Partager les résultats de la visite à l’équipe de direction et aux équipes concernées</w:t>
      </w:r>
    </w:p>
    <w:p w14:paraId="270040E8" w14:textId="77777777" w:rsidR="00A81020" w:rsidRPr="00031A77" w:rsidRDefault="00000000">
      <w:pPr>
        <w:pStyle w:val="CERESBody"/>
        <w:numPr>
          <w:ilvl w:val="0"/>
          <w:numId w:val="59"/>
        </w:numPr>
        <w:spacing w:after="80"/>
        <w:jc w:val="both"/>
        <w:rPr>
          <w:lang w:val="fr-FR"/>
        </w:rPr>
      </w:pPr>
      <w:r w:rsidRPr="00031A77">
        <w:rPr>
          <w:lang w:val="fr-FR"/>
        </w:rPr>
        <w:t>Des photos et peut-être des témoignages en annexe illustrent les comptes rendus.</w:t>
      </w:r>
    </w:p>
    <w:p w14:paraId="4FC6D79A" w14:textId="77777777" w:rsidR="00A81020" w:rsidRPr="00031A77" w:rsidRDefault="00000000">
      <w:pPr>
        <w:pStyle w:val="CERESBody"/>
        <w:numPr>
          <w:ilvl w:val="0"/>
          <w:numId w:val="59"/>
        </w:numPr>
        <w:spacing w:after="80"/>
        <w:jc w:val="both"/>
        <w:rPr>
          <w:lang w:val="fr-FR"/>
        </w:rPr>
      </w:pPr>
      <w:r w:rsidRPr="00031A77">
        <w:rPr>
          <w:lang w:val="fr-FR"/>
        </w:rPr>
        <w:t>Des visites de contrôle régulières et un suivi seront effectués</w:t>
      </w:r>
    </w:p>
    <w:p w14:paraId="1A4A0830" w14:textId="11EF4455" w:rsidR="00A81020" w:rsidRPr="00031A77" w:rsidRDefault="00000000" w:rsidP="00270414">
      <w:pPr>
        <w:pStyle w:val="Titre2"/>
        <w:rPr>
          <w:lang w:val="fr-FR"/>
        </w:rPr>
      </w:pPr>
      <w:bookmarkStart w:id="248" w:name="_Toc223448198"/>
      <w:r w:rsidRPr="00031A77">
        <w:rPr>
          <w:lang w:val="fr-FR"/>
        </w:rPr>
        <w:t>PROCEDURE POUR LE RESEAU ALUMNI CERES</w:t>
      </w:r>
      <w:bookmarkEnd w:id="248"/>
    </w:p>
    <w:p w14:paraId="2528D9BA" w14:textId="77777777" w:rsidR="00A81020" w:rsidRPr="00031A77" w:rsidRDefault="00000000" w:rsidP="00977D09">
      <w:pPr>
        <w:pStyle w:val="CERESBody"/>
        <w:spacing w:after="80"/>
        <w:jc w:val="both"/>
        <w:rPr>
          <w:lang w:val="fr-FR"/>
        </w:rPr>
      </w:pPr>
      <w:r w:rsidRPr="00031A77">
        <w:rPr>
          <w:lang w:val="fr-FR"/>
        </w:rPr>
        <w:t>Depuis 20 ans le programme CERES a accompagné des jeunes dans leurs parcours de vies. Afin de capitaliser sur le maillage territorial que représente toutes les promotions CERES passés, le pôle éducation se charge de mobiliser les adultes, jeunes adultes qui sont passés par le dispositif.</w:t>
      </w:r>
    </w:p>
    <w:p w14:paraId="2B358891" w14:textId="20387ED5" w:rsidR="00A81020" w:rsidRDefault="00DF3B36" w:rsidP="00270414">
      <w:pPr>
        <w:pStyle w:val="Titre3"/>
      </w:pPr>
      <w:bookmarkStart w:id="249" w:name="_Toc223448199"/>
      <w:proofErr w:type="spellStart"/>
      <w:r>
        <w:t>Objectifs</w:t>
      </w:r>
      <w:proofErr w:type="spellEnd"/>
      <w:r>
        <w:t>:</w:t>
      </w:r>
      <w:bookmarkEnd w:id="249"/>
    </w:p>
    <w:p w14:paraId="3FC4EDE7" w14:textId="77777777" w:rsidR="00A81020" w:rsidRPr="00031A77" w:rsidRDefault="00000000">
      <w:pPr>
        <w:pStyle w:val="CERESBody"/>
        <w:numPr>
          <w:ilvl w:val="0"/>
          <w:numId w:val="60"/>
        </w:numPr>
        <w:spacing w:after="80"/>
        <w:jc w:val="both"/>
        <w:rPr>
          <w:lang w:val="fr-FR"/>
        </w:rPr>
      </w:pPr>
      <w:r w:rsidRPr="00031A77">
        <w:rPr>
          <w:lang w:val="fr-FR"/>
        </w:rPr>
        <w:t>Renforcer le sentiment d’appartenance en créant une communauté autour du programme</w:t>
      </w:r>
    </w:p>
    <w:p w14:paraId="00E79ED9" w14:textId="77777777" w:rsidR="00A81020" w:rsidRPr="00031A77" w:rsidRDefault="00000000">
      <w:pPr>
        <w:pStyle w:val="CERESBody"/>
        <w:numPr>
          <w:ilvl w:val="0"/>
          <w:numId w:val="60"/>
        </w:numPr>
        <w:spacing w:after="80"/>
        <w:jc w:val="both"/>
        <w:rPr>
          <w:lang w:val="fr-FR"/>
        </w:rPr>
      </w:pPr>
      <w:r w:rsidRPr="00031A77">
        <w:rPr>
          <w:lang w:val="fr-FR"/>
        </w:rPr>
        <w:t>Encourager l’entraide qui permettra aux anciens bénéficiaires d’échanger, de s’entraider et de collaborer avec les jeunes et les collaborateurs CERES</w:t>
      </w:r>
    </w:p>
    <w:p w14:paraId="50C59BD6" w14:textId="77777777" w:rsidR="00A81020" w:rsidRPr="00031A77" w:rsidRDefault="00000000">
      <w:pPr>
        <w:pStyle w:val="CERESBody"/>
        <w:numPr>
          <w:ilvl w:val="0"/>
          <w:numId w:val="60"/>
        </w:numPr>
        <w:spacing w:after="80"/>
        <w:jc w:val="both"/>
        <w:rPr>
          <w:lang w:val="fr-FR"/>
        </w:rPr>
      </w:pPr>
      <w:r w:rsidRPr="00031A77">
        <w:rPr>
          <w:lang w:val="fr-FR"/>
        </w:rPr>
        <w:t>Soutenir le développement continu en proposant des activités de formation ou de mentorat avec les jeunes actuels en collaboration directe avec les équipes CERES.</w:t>
      </w:r>
    </w:p>
    <w:p w14:paraId="47F832A4" w14:textId="77777777" w:rsidR="00A81020" w:rsidRPr="00031A77" w:rsidRDefault="00000000">
      <w:pPr>
        <w:pStyle w:val="CERESBody"/>
        <w:numPr>
          <w:ilvl w:val="0"/>
          <w:numId w:val="60"/>
        </w:numPr>
        <w:spacing w:after="80"/>
        <w:jc w:val="both"/>
        <w:rPr>
          <w:lang w:val="fr-FR"/>
        </w:rPr>
      </w:pPr>
      <w:r w:rsidRPr="00031A77">
        <w:rPr>
          <w:lang w:val="fr-FR"/>
        </w:rPr>
        <w:t>Mobiliser les anciens pour qu’ils soutiennent le programme en tant que mentors ambassadeurs.</w:t>
      </w:r>
    </w:p>
    <w:p w14:paraId="17BB90FA" w14:textId="77777777" w:rsidR="00A81020" w:rsidRDefault="00000000">
      <w:pPr>
        <w:pStyle w:val="CERESBody"/>
        <w:numPr>
          <w:ilvl w:val="0"/>
          <w:numId w:val="60"/>
        </w:numPr>
        <w:spacing w:after="80"/>
        <w:jc w:val="both"/>
      </w:pPr>
      <w:r w:rsidRPr="00031A77">
        <w:rPr>
          <w:lang w:val="fr-FR"/>
        </w:rPr>
        <w:t xml:space="preserve">Célébrer les réussites en mettant en avant les parcours inspirants des anciens. </w:t>
      </w:r>
      <w:r>
        <w:t>(Succès story)</w:t>
      </w:r>
    </w:p>
    <w:p w14:paraId="11B580AB" w14:textId="7E003126" w:rsidR="00A81020" w:rsidRDefault="00000000" w:rsidP="00270414">
      <w:pPr>
        <w:pStyle w:val="Titre3"/>
      </w:pPr>
      <w:bookmarkStart w:id="250" w:name="_Toc223448200"/>
      <w:proofErr w:type="spellStart"/>
      <w:r>
        <w:t>Adhésion</w:t>
      </w:r>
      <w:proofErr w:type="spellEnd"/>
      <w:r>
        <w:t xml:space="preserve"> au Réseau Alumni</w:t>
      </w:r>
      <w:bookmarkEnd w:id="250"/>
    </w:p>
    <w:p w14:paraId="7B15DC49" w14:textId="77777777" w:rsidR="00A81020" w:rsidRPr="00031A77" w:rsidRDefault="00000000">
      <w:pPr>
        <w:pStyle w:val="CERESBody"/>
        <w:numPr>
          <w:ilvl w:val="0"/>
          <w:numId w:val="61"/>
        </w:numPr>
        <w:spacing w:after="80"/>
        <w:jc w:val="both"/>
        <w:rPr>
          <w:lang w:val="fr-FR"/>
        </w:rPr>
      </w:pPr>
      <w:r w:rsidRPr="00031A77">
        <w:rPr>
          <w:lang w:val="fr-FR"/>
        </w:rPr>
        <w:t>Être un ancien élève CERES de niveau Terminale au L3</w:t>
      </w:r>
    </w:p>
    <w:p w14:paraId="10B0D741" w14:textId="77777777" w:rsidR="00A81020" w:rsidRPr="00031A77" w:rsidRDefault="00000000">
      <w:pPr>
        <w:pStyle w:val="CERESBody"/>
        <w:numPr>
          <w:ilvl w:val="0"/>
          <w:numId w:val="61"/>
        </w:numPr>
        <w:spacing w:after="80"/>
        <w:jc w:val="both"/>
        <w:rPr>
          <w:lang w:val="fr-FR"/>
        </w:rPr>
      </w:pPr>
      <w:r w:rsidRPr="00031A77">
        <w:rPr>
          <w:lang w:val="fr-FR"/>
        </w:rPr>
        <w:t>Accepter les valeurs et la charte du réseau.</w:t>
      </w:r>
    </w:p>
    <w:p w14:paraId="6B3EA078" w14:textId="7C315F43" w:rsidR="00A81020" w:rsidRDefault="00000000">
      <w:pPr>
        <w:pStyle w:val="CERESBody"/>
        <w:numPr>
          <w:ilvl w:val="0"/>
          <w:numId w:val="61"/>
        </w:numPr>
        <w:spacing w:after="80"/>
        <w:jc w:val="both"/>
      </w:pPr>
      <w:proofErr w:type="spellStart"/>
      <w:r>
        <w:t>Procédure</w:t>
      </w:r>
      <w:proofErr w:type="spellEnd"/>
      <w:r>
        <w:t xml:space="preserve"> </w:t>
      </w:r>
      <w:proofErr w:type="spellStart"/>
      <w:r w:rsidR="00333CAD">
        <w:t>d’inscription</w:t>
      </w:r>
      <w:proofErr w:type="spellEnd"/>
      <w:r w:rsidR="00333CAD">
        <w:t>:</w:t>
      </w:r>
    </w:p>
    <w:p w14:paraId="5C9EFCD9" w14:textId="77777777" w:rsidR="00A81020" w:rsidRDefault="00000000">
      <w:pPr>
        <w:pStyle w:val="CERESBody"/>
        <w:numPr>
          <w:ilvl w:val="0"/>
          <w:numId w:val="62"/>
        </w:numPr>
        <w:spacing w:after="80"/>
        <w:jc w:val="both"/>
      </w:pPr>
      <w:proofErr w:type="spellStart"/>
      <w:r>
        <w:t>Remplir</w:t>
      </w:r>
      <w:proofErr w:type="spellEnd"/>
      <w:r>
        <w:t xml:space="preserve"> le </w:t>
      </w:r>
      <w:proofErr w:type="spellStart"/>
      <w:r>
        <w:t>formulaire</w:t>
      </w:r>
      <w:proofErr w:type="spellEnd"/>
      <w:r>
        <w:t xml:space="preserve"> </w:t>
      </w:r>
      <w:proofErr w:type="spellStart"/>
      <w:r>
        <w:t>d'adhésion</w:t>
      </w:r>
      <w:proofErr w:type="spellEnd"/>
      <w:r>
        <w:t xml:space="preserve"> </w:t>
      </w:r>
      <w:proofErr w:type="spellStart"/>
      <w:r>
        <w:t>volontaire</w:t>
      </w:r>
      <w:proofErr w:type="spellEnd"/>
    </w:p>
    <w:p w14:paraId="5A570857" w14:textId="77777777" w:rsidR="00A81020" w:rsidRPr="00031A77" w:rsidRDefault="00000000">
      <w:pPr>
        <w:pStyle w:val="CERESBody"/>
        <w:numPr>
          <w:ilvl w:val="0"/>
          <w:numId w:val="62"/>
        </w:numPr>
        <w:spacing w:after="80"/>
        <w:jc w:val="both"/>
        <w:rPr>
          <w:lang w:val="fr-FR"/>
        </w:rPr>
      </w:pPr>
      <w:r w:rsidRPr="00031A77">
        <w:rPr>
          <w:lang w:val="fr-FR"/>
        </w:rPr>
        <w:t>Fournir les informations nécessaires (nom, prénom, promotion, coordonnées, etc.).</w:t>
      </w:r>
    </w:p>
    <w:p w14:paraId="57E7E6F1" w14:textId="7AF01CB2" w:rsidR="00A81020" w:rsidRPr="00031A77" w:rsidRDefault="00000000" w:rsidP="00270414">
      <w:pPr>
        <w:pStyle w:val="Titre3"/>
        <w:rPr>
          <w:lang w:val="fr-FR"/>
        </w:rPr>
      </w:pPr>
      <w:bookmarkStart w:id="251" w:name="_Toc223448201"/>
      <w:r w:rsidRPr="00031A77">
        <w:rPr>
          <w:lang w:val="fr-FR"/>
        </w:rPr>
        <w:t>Activités et initiatives pour dynamiser le réseau</w:t>
      </w:r>
      <w:bookmarkEnd w:id="251"/>
    </w:p>
    <w:p w14:paraId="7693969F" w14:textId="523F9E88" w:rsidR="00A81020" w:rsidRPr="00031A77" w:rsidRDefault="00000000">
      <w:pPr>
        <w:pStyle w:val="CERESBody"/>
        <w:numPr>
          <w:ilvl w:val="0"/>
          <w:numId w:val="63"/>
        </w:numPr>
        <w:spacing w:after="80"/>
        <w:jc w:val="both"/>
        <w:rPr>
          <w:lang w:val="fr-FR"/>
        </w:rPr>
      </w:pPr>
      <w:r w:rsidRPr="00031A77">
        <w:rPr>
          <w:lang w:val="fr-FR"/>
        </w:rPr>
        <w:t xml:space="preserve">Rencontres </w:t>
      </w:r>
      <w:proofErr w:type="gramStart"/>
      <w:r w:rsidR="00ED166F" w:rsidRPr="00031A77">
        <w:rPr>
          <w:lang w:val="fr-FR"/>
        </w:rPr>
        <w:t>annuelles:</w:t>
      </w:r>
      <w:proofErr w:type="gramEnd"/>
      <w:r w:rsidRPr="00031A77">
        <w:rPr>
          <w:lang w:val="fr-FR"/>
        </w:rPr>
        <w:t xml:space="preserve"> une journée de retrouvailles avec des activités conviviales, ateliers, conférences, etc.</w:t>
      </w:r>
    </w:p>
    <w:p w14:paraId="17064142" w14:textId="525E613D" w:rsidR="00A81020" w:rsidRPr="00031A77" w:rsidRDefault="00000000">
      <w:pPr>
        <w:pStyle w:val="CERESBody"/>
        <w:numPr>
          <w:ilvl w:val="0"/>
          <w:numId w:val="63"/>
        </w:numPr>
        <w:spacing w:after="80"/>
        <w:jc w:val="both"/>
        <w:rPr>
          <w:lang w:val="fr-FR"/>
        </w:rPr>
      </w:pPr>
      <w:r w:rsidRPr="00031A77">
        <w:rPr>
          <w:lang w:val="fr-FR"/>
        </w:rPr>
        <w:t xml:space="preserve">Webinaires ou </w:t>
      </w:r>
      <w:proofErr w:type="gramStart"/>
      <w:r w:rsidR="00ED166F" w:rsidRPr="00031A77">
        <w:rPr>
          <w:lang w:val="fr-FR"/>
        </w:rPr>
        <w:t>conférences:</w:t>
      </w:r>
      <w:proofErr w:type="gramEnd"/>
      <w:r w:rsidRPr="00031A77">
        <w:rPr>
          <w:lang w:val="fr-FR"/>
        </w:rPr>
        <w:t xml:space="preserve"> inviter des experts ou anciens élèves à partager leurs expériences professionnelles ou personnelles.  Le Programme CERES sollicitera régulièrement le réseau ALUMNI pour intervenir lors des activités ou des événements (témoignages, conseils, conférences, formations, forums, etc.).</w:t>
      </w:r>
    </w:p>
    <w:p w14:paraId="66023F3D" w14:textId="77777777" w:rsidR="00A81020" w:rsidRPr="00031A77" w:rsidRDefault="00000000">
      <w:pPr>
        <w:pStyle w:val="CERESBody"/>
        <w:numPr>
          <w:ilvl w:val="0"/>
          <w:numId w:val="63"/>
        </w:numPr>
        <w:spacing w:after="80"/>
        <w:jc w:val="both"/>
        <w:rPr>
          <w:lang w:val="fr-FR"/>
        </w:rPr>
      </w:pPr>
      <w:r w:rsidRPr="00031A77">
        <w:rPr>
          <w:lang w:val="fr-FR"/>
        </w:rPr>
        <w:t>Le service du pôle éducation, à travers le BOE, offre un accompagnement en matière d’orientation, si nécessaire.</w:t>
      </w:r>
    </w:p>
    <w:p w14:paraId="7F410530" w14:textId="0A4402AB" w:rsidR="00A81020" w:rsidRDefault="00000000" w:rsidP="00FB3D4B">
      <w:pPr>
        <w:pStyle w:val="Titre3"/>
      </w:pPr>
      <w:bookmarkStart w:id="252" w:name="_Toc223448202"/>
      <w:r>
        <w:lastRenderedPageBreak/>
        <w:t>Moyens de communication</w:t>
      </w:r>
      <w:bookmarkEnd w:id="252"/>
    </w:p>
    <w:p w14:paraId="7C70F034" w14:textId="6BC6E9CF" w:rsidR="00A81020" w:rsidRPr="00031A77" w:rsidRDefault="00000000" w:rsidP="00621E28">
      <w:pPr>
        <w:pStyle w:val="CERESBody"/>
        <w:spacing w:after="80"/>
        <w:jc w:val="both"/>
        <w:rPr>
          <w:lang w:val="fr-FR"/>
        </w:rPr>
      </w:pPr>
      <w:r w:rsidRPr="00031A77">
        <w:rPr>
          <w:lang w:val="fr-FR"/>
        </w:rPr>
        <w:t xml:space="preserve">Réseaux </w:t>
      </w:r>
      <w:proofErr w:type="gramStart"/>
      <w:r w:rsidR="00DF3B36" w:rsidRPr="00031A77">
        <w:rPr>
          <w:lang w:val="fr-FR"/>
        </w:rPr>
        <w:t>sociaux:</w:t>
      </w:r>
      <w:proofErr w:type="gramEnd"/>
      <w:r w:rsidRPr="00031A77">
        <w:rPr>
          <w:lang w:val="fr-FR"/>
        </w:rPr>
        <w:t xml:space="preserve"> créer des pages sur Facebook, ou pour connecter la communauté. Le lien de la page sera disponible sur le site CERES.</w:t>
      </w:r>
    </w:p>
    <w:p w14:paraId="13BBFF24" w14:textId="6F8BBA26" w:rsidR="00A81020" w:rsidRDefault="00000000" w:rsidP="00FB3D4B">
      <w:pPr>
        <w:pStyle w:val="Titre3"/>
      </w:pPr>
      <w:bookmarkStart w:id="253" w:name="_Toc223448203"/>
      <w:proofErr w:type="spellStart"/>
      <w:r>
        <w:t>Suivi</w:t>
      </w:r>
      <w:proofErr w:type="spellEnd"/>
      <w:r>
        <w:t xml:space="preserve"> et </w:t>
      </w:r>
      <w:proofErr w:type="spellStart"/>
      <w:r w:rsidR="00DF3B36">
        <w:t>évaluation</w:t>
      </w:r>
      <w:proofErr w:type="spellEnd"/>
      <w:r w:rsidR="00DF3B36">
        <w:t>:</w:t>
      </w:r>
      <w:bookmarkEnd w:id="253"/>
    </w:p>
    <w:p w14:paraId="2E37D27C" w14:textId="77777777" w:rsidR="00A81020" w:rsidRPr="00031A77" w:rsidRDefault="00000000">
      <w:pPr>
        <w:pStyle w:val="CERESBody"/>
        <w:numPr>
          <w:ilvl w:val="0"/>
          <w:numId w:val="64"/>
        </w:numPr>
        <w:spacing w:after="80"/>
        <w:jc w:val="both"/>
        <w:rPr>
          <w:lang w:val="fr-FR"/>
        </w:rPr>
      </w:pPr>
      <w:r w:rsidRPr="00031A77">
        <w:rPr>
          <w:lang w:val="fr-FR"/>
        </w:rPr>
        <w:t>Le suivi est assuré par l’équipe MEAL.</w:t>
      </w:r>
    </w:p>
    <w:p w14:paraId="2E92A0AF" w14:textId="3E3D130F" w:rsidR="00A81020" w:rsidRPr="00031A77" w:rsidRDefault="00000000">
      <w:pPr>
        <w:pStyle w:val="CERESBody"/>
        <w:numPr>
          <w:ilvl w:val="0"/>
          <w:numId w:val="64"/>
        </w:numPr>
        <w:spacing w:after="80"/>
        <w:jc w:val="both"/>
        <w:rPr>
          <w:lang w:val="fr-FR"/>
        </w:rPr>
      </w:pPr>
      <w:r w:rsidRPr="00031A77">
        <w:rPr>
          <w:lang w:val="fr-FR"/>
        </w:rPr>
        <w:t xml:space="preserve">Mesurer </w:t>
      </w:r>
      <w:proofErr w:type="gramStart"/>
      <w:r w:rsidR="00802C7F" w:rsidRPr="00031A77">
        <w:rPr>
          <w:lang w:val="fr-FR"/>
        </w:rPr>
        <w:t>l’engagement:</w:t>
      </w:r>
      <w:proofErr w:type="gramEnd"/>
      <w:r w:rsidRPr="00031A77">
        <w:rPr>
          <w:lang w:val="fr-FR"/>
        </w:rPr>
        <w:t xml:space="preserve"> nombre de membres actifs, participation aux événements, mentorat réalisé.</w:t>
      </w:r>
    </w:p>
    <w:p w14:paraId="4A2B37E9" w14:textId="4F5347E8" w:rsidR="00A81020" w:rsidRPr="00031A77" w:rsidRDefault="00000000">
      <w:pPr>
        <w:pStyle w:val="CERESBody"/>
        <w:numPr>
          <w:ilvl w:val="0"/>
          <w:numId w:val="64"/>
        </w:numPr>
        <w:spacing w:after="80"/>
        <w:jc w:val="both"/>
        <w:rPr>
          <w:lang w:val="fr-FR"/>
        </w:rPr>
      </w:pPr>
      <w:r w:rsidRPr="00031A77">
        <w:rPr>
          <w:lang w:val="fr-FR"/>
        </w:rPr>
        <w:t xml:space="preserve">Obtenir des </w:t>
      </w:r>
      <w:proofErr w:type="gramStart"/>
      <w:r w:rsidR="00802C7F" w:rsidRPr="00031A77">
        <w:rPr>
          <w:lang w:val="fr-FR"/>
        </w:rPr>
        <w:t>retours:</w:t>
      </w:r>
      <w:proofErr w:type="gramEnd"/>
      <w:r w:rsidRPr="00031A77">
        <w:rPr>
          <w:lang w:val="fr-FR"/>
        </w:rPr>
        <w:t xml:space="preserve"> effectuer des sondages pour savoir ce que les anciens attendent du réseau.</w:t>
      </w:r>
    </w:p>
    <w:p w14:paraId="770CB36B" w14:textId="4C379E0F" w:rsidR="00A81020" w:rsidRPr="00031A77" w:rsidRDefault="00000000">
      <w:pPr>
        <w:pStyle w:val="CERESBody"/>
        <w:numPr>
          <w:ilvl w:val="0"/>
          <w:numId w:val="64"/>
        </w:numPr>
        <w:spacing w:after="80"/>
        <w:jc w:val="both"/>
        <w:rPr>
          <w:lang w:val="fr-FR"/>
        </w:rPr>
      </w:pPr>
      <w:r w:rsidRPr="00031A77">
        <w:rPr>
          <w:lang w:val="fr-FR"/>
        </w:rPr>
        <w:t xml:space="preserve">Actualiser les </w:t>
      </w:r>
      <w:proofErr w:type="gramStart"/>
      <w:r w:rsidR="00802C7F" w:rsidRPr="00031A77">
        <w:rPr>
          <w:lang w:val="fr-FR"/>
        </w:rPr>
        <w:t>objectifs:</w:t>
      </w:r>
      <w:proofErr w:type="gramEnd"/>
      <w:r w:rsidRPr="00031A77">
        <w:rPr>
          <w:lang w:val="fr-FR"/>
        </w:rPr>
        <w:t xml:space="preserve"> ajuster les initiatives en fonction des besoins des membres et des ressources disponibles.</w:t>
      </w:r>
    </w:p>
    <w:p w14:paraId="3D4BFE8A" w14:textId="4E34896C" w:rsidR="00A81020" w:rsidRPr="00031A77" w:rsidRDefault="00000000" w:rsidP="00FB3D4B">
      <w:pPr>
        <w:pStyle w:val="Titre2"/>
        <w:rPr>
          <w:lang w:val="fr-FR"/>
        </w:rPr>
      </w:pPr>
      <w:bookmarkStart w:id="254" w:name="_Toc223448204"/>
      <w:r w:rsidRPr="00031A77">
        <w:rPr>
          <w:lang w:val="fr-FR"/>
        </w:rPr>
        <w:t>Modalités de fonctionnement de l’atelier manuel au sein du Programme CERES</w:t>
      </w:r>
      <w:bookmarkEnd w:id="254"/>
    </w:p>
    <w:p w14:paraId="2770D8EA" w14:textId="0B20E123" w:rsidR="00A81020" w:rsidRDefault="00DF3B36" w:rsidP="00420209">
      <w:pPr>
        <w:pStyle w:val="Titre3"/>
      </w:pPr>
      <w:bookmarkStart w:id="255" w:name="_Toc223448205"/>
      <w:proofErr w:type="gramStart"/>
      <w:r>
        <w:t>OBJET</w:t>
      </w:r>
      <w:proofErr w:type="gramEnd"/>
      <w:r>
        <w:t>: ATELIER MANUEL</w:t>
      </w:r>
      <w:bookmarkEnd w:id="255"/>
    </w:p>
    <w:p w14:paraId="2F3E4840" w14:textId="4227987C" w:rsidR="00A81020" w:rsidRDefault="00000000" w:rsidP="00420209">
      <w:pPr>
        <w:pStyle w:val="Titre3"/>
      </w:pPr>
      <w:bookmarkStart w:id="256" w:name="_Toc223448206"/>
      <w:r>
        <w:t xml:space="preserve">DOMAINE </w:t>
      </w:r>
      <w:r w:rsidR="00DF3B36">
        <w:t>D’APPLICATION:</w:t>
      </w:r>
      <w:bookmarkEnd w:id="256"/>
    </w:p>
    <w:p w14:paraId="03667E6B" w14:textId="77777777" w:rsidR="00A81020" w:rsidRPr="00031A77" w:rsidRDefault="00000000" w:rsidP="00621E28">
      <w:pPr>
        <w:pStyle w:val="CERESBody"/>
        <w:spacing w:after="80"/>
        <w:jc w:val="both"/>
        <w:rPr>
          <w:lang w:val="fr-FR"/>
        </w:rPr>
      </w:pPr>
      <w:r w:rsidRPr="00031A77">
        <w:rPr>
          <w:lang w:val="fr-FR"/>
        </w:rPr>
        <w:t>Les ateliers manuels jouent un rôle essentiel dans le développement des jeunes, en particulier dans un cadre comme l'internat où ils passent une grande partie de leur temps. Ces ateliers offrent des opportunités uniques d'apprentissage, de créativité et de croissance personnelle. Ils contribuent à leur épanouissement sur les plans personnel, social et émotionnel, tout en leur transmettant des compétences pratiques pour la vie.</w:t>
      </w:r>
    </w:p>
    <w:p w14:paraId="3F203102" w14:textId="77777777" w:rsidR="00850F86" w:rsidRPr="00031A77" w:rsidRDefault="00850F86" w:rsidP="00621E28">
      <w:pPr>
        <w:pStyle w:val="CERESBody"/>
        <w:spacing w:after="80"/>
        <w:jc w:val="both"/>
        <w:rPr>
          <w:lang w:val="fr-FR"/>
        </w:rPr>
      </w:pPr>
    </w:p>
    <w:p w14:paraId="0E0C8712" w14:textId="21F68FD2" w:rsidR="00A81020" w:rsidRDefault="00000000" w:rsidP="00420209">
      <w:pPr>
        <w:pStyle w:val="Titre3"/>
      </w:pPr>
      <w:bookmarkStart w:id="257" w:name="_Toc223448207"/>
      <w:r>
        <w:t xml:space="preserve">OBJECTIFS </w:t>
      </w:r>
      <w:r w:rsidR="00DF3B36">
        <w:t>SPECIFIQUES:</w:t>
      </w:r>
      <w:bookmarkEnd w:id="257"/>
    </w:p>
    <w:p w14:paraId="11A679DC" w14:textId="77777777" w:rsidR="00A81020" w:rsidRPr="002B7644" w:rsidRDefault="00000000" w:rsidP="00850F86">
      <w:pPr>
        <w:pStyle w:val="CERESBody"/>
        <w:spacing w:after="80"/>
        <w:jc w:val="both"/>
        <w:rPr>
          <w:color w:val="0070C0"/>
        </w:rPr>
      </w:pPr>
      <w:proofErr w:type="spellStart"/>
      <w:r w:rsidRPr="002B7644">
        <w:rPr>
          <w:color w:val="0070C0"/>
        </w:rPr>
        <w:t>Développer</w:t>
      </w:r>
      <w:proofErr w:type="spellEnd"/>
      <w:r w:rsidRPr="002B7644">
        <w:rPr>
          <w:color w:val="0070C0"/>
        </w:rPr>
        <w:t xml:space="preserve"> des </w:t>
      </w:r>
      <w:proofErr w:type="spellStart"/>
      <w:r w:rsidRPr="002B7644">
        <w:rPr>
          <w:color w:val="0070C0"/>
        </w:rPr>
        <w:t>compétences</w:t>
      </w:r>
      <w:proofErr w:type="spellEnd"/>
      <w:r w:rsidRPr="002B7644">
        <w:rPr>
          <w:color w:val="0070C0"/>
        </w:rPr>
        <w:t xml:space="preserve"> techniques</w:t>
      </w:r>
    </w:p>
    <w:p w14:paraId="3A9DA8DD" w14:textId="77777777" w:rsidR="00A81020" w:rsidRPr="00031A77" w:rsidRDefault="00000000">
      <w:pPr>
        <w:pStyle w:val="CERESBody"/>
        <w:numPr>
          <w:ilvl w:val="0"/>
          <w:numId w:val="65"/>
        </w:numPr>
        <w:spacing w:after="80"/>
        <w:jc w:val="both"/>
        <w:rPr>
          <w:lang w:val="fr-FR"/>
        </w:rPr>
      </w:pPr>
      <w:r w:rsidRPr="00031A77">
        <w:rPr>
          <w:lang w:val="fr-FR"/>
        </w:rPr>
        <w:t>Découvrir et apprendre à utiliser des outils spécifiques (machine à coudre, mètre ruban, pinceaux, feuillard, etc.).</w:t>
      </w:r>
    </w:p>
    <w:p w14:paraId="4D640C1D" w14:textId="77777777" w:rsidR="00A81020" w:rsidRPr="00031A77" w:rsidRDefault="00000000">
      <w:pPr>
        <w:pStyle w:val="CERESBody"/>
        <w:numPr>
          <w:ilvl w:val="0"/>
          <w:numId w:val="65"/>
        </w:numPr>
        <w:spacing w:after="80"/>
        <w:jc w:val="both"/>
        <w:rPr>
          <w:lang w:val="fr-FR"/>
        </w:rPr>
      </w:pPr>
      <w:r w:rsidRPr="00031A77">
        <w:rPr>
          <w:lang w:val="fr-FR"/>
        </w:rPr>
        <w:t>Maîtriser des techniques de base (mesurer, couper, assembler, peindre, etc.).</w:t>
      </w:r>
    </w:p>
    <w:p w14:paraId="1231889C" w14:textId="77777777" w:rsidR="00A81020" w:rsidRPr="00031A77" w:rsidRDefault="00000000" w:rsidP="00850F86">
      <w:pPr>
        <w:pStyle w:val="CERESBody"/>
        <w:spacing w:after="80"/>
        <w:jc w:val="both"/>
        <w:rPr>
          <w:color w:val="0070C0"/>
          <w:lang w:val="fr-FR"/>
        </w:rPr>
      </w:pPr>
      <w:r w:rsidRPr="00031A77">
        <w:rPr>
          <w:color w:val="0070C0"/>
          <w:lang w:val="fr-FR"/>
        </w:rPr>
        <w:t>Stimuler la créativité et l'expression artistique</w:t>
      </w:r>
    </w:p>
    <w:p w14:paraId="11527482" w14:textId="77777777" w:rsidR="00A81020" w:rsidRPr="00031A77" w:rsidRDefault="00000000">
      <w:pPr>
        <w:pStyle w:val="CERESBody"/>
        <w:numPr>
          <w:ilvl w:val="0"/>
          <w:numId w:val="66"/>
        </w:numPr>
        <w:spacing w:after="80"/>
        <w:jc w:val="both"/>
        <w:rPr>
          <w:lang w:val="fr-FR"/>
        </w:rPr>
      </w:pPr>
      <w:r w:rsidRPr="00031A77">
        <w:rPr>
          <w:lang w:val="fr-FR"/>
        </w:rPr>
        <w:t>Encourager les jeunes à exprimer leurs idées et leurs émotions à travers des réalisations manuelles.</w:t>
      </w:r>
    </w:p>
    <w:p w14:paraId="234C5CAB" w14:textId="77777777" w:rsidR="00A81020" w:rsidRPr="00031A77" w:rsidRDefault="00000000">
      <w:pPr>
        <w:pStyle w:val="CERESBody"/>
        <w:numPr>
          <w:ilvl w:val="0"/>
          <w:numId w:val="66"/>
        </w:numPr>
        <w:spacing w:after="80"/>
        <w:jc w:val="both"/>
        <w:rPr>
          <w:lang w:val="fr-FR"/>
        </w:rPr>
      </w:pPr>
      <w:r w:rsidRPr="00031A77">
        <w:rPr>
          <w:lang w:val="fr-FR"/>
        </w:rPr>
        <w:t>Explorer différentes techniques artistiques (découpage, assemblage, collage, etc.).</w:t>
      </w:r>
    </w:p>
    <w:p w14:paraId="438BE3DD" w14:textId="77777777" w:rsidR="00A81020" w:rsidRPr="00031A77" w:rsidRDefault="00000000" w:rsidP="00EE6FB3">
      <w:pPr>
        <w:pStyle w:val="CERESBody"/>
        <w:spacing w:after="80"/>
        <w:rPr>
          <w:color w:val="0070C0"/>
          <w:lang w:val="fr-FR"/>
        </w:rPr>
      </w:pPr>
      <w:r w:rsidRPr="00031A77">
        <w:rPr>
          <w:b/>
          <w:bCs/>
          <w:color w:val="0070C0"/>
          <w:lang w:val="fr-FR"/>
        </w:rPr>
        <w:t>Renforcer la motricité fine</w:t>
      </w:r>
      <w:r w:rsidRPr="00031A77">
        <w:rPr>
          <w:color w:val="0070C0"/>
          <w:lang w:val="fr-FR"/>
        </w:rPr>
        <w:t xml:space="preserve"> </w:t>
      </w:r>
      <w:r w:rsidRPr="00031A77">
        <w:rPr>
          <w:b/>
          <w:bCs/>
          <w:color w:val="0070C0"/>
          <w:lang w:val="fr-FR"/>
        </w:rPr>
        <w:t>et</w:t>
      </w:r>
      <w:r w:rsidRPr="00031A77">
        <w:rPr>
          <w:color w:val="0070C0"/>
          <w:lang w:val="fr-FR"/>
        </w:rPr>
        <w:t xml:space="preserve"> </w:t>
      </w:r>
      <w:r w:rsidRPr="00031A77">
        <w:rPr>
          <w:b/>
          <w:bCs/>
          <w:color w:val="0070C0"/>
          <w:lang w:val="fr-FR"/>
        </w:rPr>
        <w:t>la coordination</w:t>
      </w:r>
    </w:p>
    <w:p w14:paraId="68B163A8" w14:textId="77777777" w:rsidR="00A81020" w:rsidRPr="00031A77" w:rsidRDefault="00000000" w:rsidP="00850F86">
      <w:pPr>
        <w:pStyle w:val="CERESBody"/>
        <w:spacing w:after="80"/>
        <w:jc w:val="both"/>
        <w:rPr>
          <w:lang w:val="fr-FR"/>
        </w:rPr>
      </w:pPr>
      <w:r w:rsidRPr="00031A77">
        <w:rPr>
          <w:lang w:val="fr-FR"/>
        </w:rPr>
        <w:t>Améliorer la précision grâce à des activités comme la couture, le dessin ou la peinture</w:t>
      </w:r>
    </w:p>
    <w:p w14:paraId="78492415" w14:textId="77777777" w:rsidR="00A81020" w:rsidRPr="00031A77" w:rsidRDefault="00000000" w:rsidP="00850F86">
      <w:pPr>
        <w:pStyle w:val="CERESBody"/>
        <w:spacing w:after="80"/>
        <w:jc w:val="both"/>
        <w:rPr>
          <w:b/>
          <w:bCs/>
          <w:color w:val="0070C0"/>
          <w:lang w:val="fr-FR"/>
        </w:rPr>
      </w:pPr>
      <w:r w:rsidRPr="00031A77">
        <w:rPr>
          <w:b/>
          <w:bCs/>
          <w:color w:val="0070C0"/>
          <w:lang w:val="fr-FR"/>
        </w:rPr>
        <w:t>Favoriser l'autonomie et la confiance en soi</w:t>
      </w:r>
    </w:p>
    <w:p w14:paraId="28FA23BB" w14:textId="77777777" w:rsidR="00A81020" w:rsidRPr="00031A77" w:rsidRDefault="00000000">
      <w:pPr>
        <w:pStyle w:val="CERESBody"/>
        <w:numPr>
          <w:ilvl w:val="0"/>
          <w:numId w:val="67"/>
        </w:numPr>
        <w:spacing w:after="80"/>
        <w:jc w:val="both"/>
        <w:rPr>
          <w:lang w:val="fr-FR"/>
        </w:rPr>
      </w:pPr>
      <w:r w:rsidRPr="00031A77">
        <w:rPr>
          <w:lang w:val="fr-FR"/>
        </w:rPr>
        <w:t>Permettre aux jeunes de réaliser un projet de la conception à la finalisation.</w:t>
      </w:r>
    </w:p>
    <w:p w14:paraId="1F397834" w14:textId="77777777" w:rsidR="00A81020" w:rsidRPr="00031A77" w:rsidRDefault="00000000">
      <w:pPr>
        <w:pStyle w:val="CERESBody"/>
        <w:numPr>
          <w:ilvl w:val="0"/>
          <w:numId w:val="67"/>
        </w:numPr>
        <w:spacing w:after="80"/>
        <w:jc w:val="both"/>
        <w:rPr>
          <w:lang w:val="fr-FR"/>
        </w:rPr>
      </w:pPr>
      <w:r w:rsidRPr="00031A77">
        <w:rPr>
          <w:lang w:val="fr-FR"/>
        </w:rPr>
        <w:t>Valoriser leurs réalisations pour renforcer leur estime de soi.</w:t>
      </w:r>
    </w:p>
    <w:p w14:paraId="7AC5305D" w14:textId="77777777" w:rsidR="00A81020" w:rsidRPr="00031A77" w:rsidRDefault="00000000" w:rsidP="00850F86">
      <w:pPr>
        <w:pStyle w:val="CERESBody"/>
        <w:spacing w:after="80"/>
        <w:jc w:val="both"/>
        <w:rPr>
          <w:b/>
          <w:bCs/>
          <w:color w:val="0070C0"/>
          <w:lang w:val="fr-FR"/>
        </w:rPr>
      </w:pPr>
      <w:r w:rsidRPr="00031A77">
        <w:rPr>
          <w:b/>
          <w:bCs/>
          <w:color w:val="0070C0"/>
          <w:lang w:val="fr-FR"/>
        </w:rPr>
        <w:t>Encourager la collaboration et la communication</w:t>
      </w:r>
    </w:p>
    <w:p w14:paraId="79DD58F1" w14:textId="77777777" w:rsidR="00A81020" w:rsidRPr="00031A77" w:rsidRDefault="00000000">
      <w:pPr>
        <w:pStyle w:val="CERESBody"/>
        <w:numPr>
          <w:ilvl w:val="0"/>
          <w:numId w:val="68"/>
        </w:numPr>
        <w:spacing w:after="80"/>
        <w:jc w:val="both"/>
        <w:rPr>
          <w:lang w:val="fr-FR"/>
        </w:rPr>
      </w:pPr>
      <w:r w:rsidRPr="00031A77">
        <w:rPr>
          <w:lang w:val="fr-FR"/>
        </w:rPr>
        <w:t>Travailler en groupe pour réaliser un projet commun, en partageant idées et responsabilités.</w:t>
      </w:r>
    </w:p>
    <w:p w14:paraId="3BAA0AD0" w14:textId="77777777" w:rsidR="00A81020" w:rsidRPr="00031A77" w:rsidRDefault="00000000">
      <w:pPr>
        <w:pStyle w:val="CERESBody"/>
        <w:numPr>
          <w:ilvl w:val="0"/>
          <w:numId w:val="68"/>
        </w:numPr>
        <w:spacing w:after="80"/>
        <w:jc w:val="both"/>
        <w:rPr>
          <w:lang w:val="fr-FR"/>
        </w:rPr>
      </w:pPr>
      <w:r w:rsidRPr="00031A77">
        <w:rPr>
          <w:lang w:val="fr-FR"/>
        </w:rPr>
        <w:lastRenderedPageBreak/>
        <w:t>Apprendre à écouter les autres, à partager des ressources et à s'entraider.</w:t>
      </w:r>
    </w:p>
    <w:p w14:paraId="056DB1BF" w14:textId="77777777" w:rsidR="00A81020" w:rsidRPr="00031A77" w:rsidRDefault="00000000">
      <w:pPr>
        <w:pStyle w:val="CERESBody"/>
        <w:numPr>
          <w:ilvl w:val="0"/>
          <w:numId w:val="68"/>
        </w:numPr>
        <w:spacing w:after="80"/>
        <w:jc w:val="both"/>
        <w:rPr>
          <w:lang w:val="fr-FR"/>
        </w:rPr>
      </w:pPr>
      <w:r w:rsidRPr="00031A77">
        <w:rPr>
          <w:lang w:val="fr-FR"/>
        </w:rPr>
        <w:t>Développer des compétences sociales à travers des activités collaboratives.</w:t>
      </w:r>
    </w:p>
    <w:p w14:paraId="5C489A3E" w14:textId="187002D7" w:rsidR="00A81020" w:rsidRDefault="000E6A30" w:rsidP="00420209">
      <w:pPr>
        <w:pStyle w:val="Titre3"/>
      </w:pPr>
      <w:bookmarkStart w:id="258" w:name="_Toc223448208"/>
      <w:r>
        <w:t>DOCUMENTATIONS:</w:t>
      </w:r>
      <w:bookmarkEnd w:id="258"/>
    </w:p>
    <w:p w14:paraId="68521CA8" w14:textId="77777777" w:rsidR="00A81020" w:rsidRPr="00031A77" w:rsidRDefault="00000000" w:rsidP="00850F86">
      <w:pPr>
        <w:pStyle w:val="CERESBody"/>
        <w:spacing w:after="80"/>
        <w:jc w:val="both"/>
        <w:rPr>
          <w:lang w:val="fr-FR"/>
        </w:rPr>
      </w:pPr>
      <w:r w:rsidRPr="00031A77">
        <w:rPr>
          <w:lang w:val="fr-FR"/>
        </w:rPr>
        <w:t>Fiche d’activité ou fiche de présentation de l’atelier.</w:t>
      </w:r>
    </w:p>
    <w:p w14:paraId="31223498" w14:textId="57B5BDA2" w:rsidR="00A81020" w:rsidRDefault="00000000" w:rsidP="00420209">
      <w:pPr>
        <w:pStyle w:val="Titre3"/>
      </w:pPr>
      <w:bookmarkStart w:id="259" w:name="_Toc223448209"/>
      <w:r>
        <w:t xml:space="preserve">REGLE </w:t>
      </w:r>
      <w:r w:rsidR="00DF3B36">
        <w:t>GENERALE:</w:t>
      </w:r>
      <w:bookmarkEnd w:id="259"/>
    </w:p>
    <w:p w14:paraId="084883B6" w14:textId="77777777" w:rsidR="00A81020" w:rsidRPr="00031A77" w:rsidRDefault="00000000" w:rsidP="00850F86">
      <w:pPr>
        <w:pStyle w:val="CERESBody"/>
        <w:spacing w:after="80"/>
        <w:jc w:val="both"/>
        <w:rPr>
          <w:lang w:val="fr-FR"/>
        </w:rPr>
      </w:pPr>
      <w:r w:rsidRPr="00031A77">
        <w:rPr>
          <w:lang w:val="fr-FR"/>
        </w:rPr>
        <w:t>L’équipe éducatrice assure et organise les ateliers manuels avec les jeunes, à l’exception de l’atelier de couture des serviettes hygiéniques. C’est l’équipe DVP qui se charge de l’achat des matériaux nécessaires, de leur distribution et du suivi de cet atelier.</w:t>
      </w:r>
    </w:p>
    <w:p w14:paraId="60F1A472" w14:textId="07415E7D" w:rsidR="00A81020" w:rsidRPr="00031A77" w:rsidRDefault="00000000" w:rsidP="00850F86">
      <w:pPr>
        <w:pStyle w:val="CERESBody"/>
        <w:spacing w:after="80"/>
        <w:jc w:val="both"/>
        <w:rPr>
          <w:b/>
          <w:bCs/>
          <w:lang w:val="fr-FR"/>
        </w:rPr>
      </w:pPr>
      <w:r w:rsidRPr="00031A77">
        <w:rPr>
          <w:b/>
          <w:bCs/>
          <w:lang w:val="fr-FR"/>
        </w:rPr>
        <w:t xml:space="preserve">La période, le lieu et la </w:t>
      </w:r>
      <w:proofErr w:type="gramStart"/>
      <w:r w:rsidR="00215C1D" w:rsidRPr="00031A77">
        <w:rPr>
          <w:b/>
          <w:bCs/>
          <w:lang w:val="fr-FR"/>
        </w:rPr>
        <w:t>fréquence:</w:t>
      </w:r>
      <w:proofErr w:type="gramEnd"/>
    </w:p>
    <w:p w14:paraId="313EA69F" w14:textId="77777777" w:rsidR="00A81020" w:rsidRPr="00031A77" w:rsidRDefault="00000000" w:rsidP="00850F86">
      <w:pPr>
        <w:pStyle w:val="CERESBody"/>
        <w:spacing w:after="80"/>
        <w:jc w:val="both"/>
        <w:rPr>
          <w:lang w:val="fr-FR"/>
        </w:rPr>
      </w:pPr>
      <w:r w:rsidRPr="00031A77">
        <w:rPr>
          <w:lang w:val="fr-FR"/>
        </w:rPr>
        <w:t>Cela dépend de l’événement ou du calendrier et l’organisation de chaque Internat.</w:t>
      </w:r>
    </w:p>
    <w:p w14:paraId="4B8AE93E" w14:textId="0E93DF10" w:rsidR="00A81020" w:rsidRPr="00031A77" w:rsidRDefault="00DF3B36" w:rsidP="00850F86">
      <w:pPr>
        <w:pStyle w:val="CERESBody"/>
        <w:spacing w:after="80"/>
        <w:jc w:val="both"/>
        <w:rPr>
          <w:lang w:val="fr-FR"/>
        </w:rPr>
      </w:pPr>
      <w:proofErr w:type="gramStart"/>
      <w:r w:rsidRPr="00031A77">
        <w:rPr>
          <w:lang w:val="fr-FR"/>
        </w:rPr>
        <w:t>Exemples:</w:t>
      </w:r>
      <w:proofErr w:type="gramEnd"/>
    </w:p>
    <w:p w14:paraId="2B22D44E" w14:textId="77777777" w:rsidR="00A81020" w:rsidRPr="00031A77" w:rsidRDefault="00000000" w:rsidP="00850F86">
      <w:pPr>
        <w:pStyle w:val="CERESBody"/>
        <w:spacing w:after="80"/>
        <w:jc w:val="both"/>
        <w:rPr>
          <w:lang w:val="fr-FR"/>
        </w:rPr>
      </w:pPr>
      <w:r w:rsidRPr="00031A77">
        <w:rPr>
          <w:lang w:val="fr-FR"/>
        </w:rPr>
        <w:t>- Décoration à la rentrée</w:t>
      </w:r>
    </w:p>
    <w:p w14:paraId="72377393" w14:textId="77777777" w:rsidR="00A81020" w:rsidRPr="00031A77" w:rsidRDefault="00000000" w:rsidP="00850F86">
      <w:pPr>
        <w:pStyle w:val="CERESBody"/>
        <w:spacing w:after="80"/>
        <w:jc w:val="both"/>
        <w:rPr>
          <w:lang w:val="fr-FR"/>
        </w:rPr>
      </w:pPr>
      <w:r w:rsidRPr="00031A77">
        <w:rPr>
          <w:lang w:val="fr-FR"/>
        </w:rPr>
        <w:t>- Spectacle fin d’année scolaire</w:t>
      </w:r>
    </w:p>
    <w:p w14:paraId="5459B3EE" w14:textId="77777777" w:rsidR="00A81020" w:rsidRPr="00031A77" w:rsidRDefault="00000000" w:rsidP="00850F86">
      <w:pPr>
        <w:pStyle w:val="CERESBody"/>
        <w:spacing w:after="80"/>
        <w:jc w:val="both"/>
        <w:rPr>
          <w:lang w:val="fr-FR"/>
        </w:rPr>
      </w:pPr>
      <w:r w:rsidRPr="00031A77">
        <w:rPr>
          <w:lang w:val="fr-FR"/>
        </w:rPr>
        <w:t>- Spectacle fin d’année civile</w:t>
      </w:r>
    </w:p>
    <w:p w14:paraId="10589019" w14:textId="77777777" w:rsidR="00A81020" w:rsidRPr="00031A77" w:rsidRDefault="00000000" w:rsidP="00850F86">
      <w:pPr>
        <w:pStyle w:val="CERESBody"/>
        <w:spacing w:after="80"/>
        <w:jc w:val="both"/>
        <w:rPr>
          <w:lang w:val="fr-FR"/>
        </w:rPr>
      </w:pPr>
      <w:r w:rsidRPr="00031A77">
        <w:rPr>
          <w:lang w:val="fr-FR"/>
        </w:rPr>
        <w:t>- Fête des mères</w:t>
      </w:r>
    </w:p>
    <w:p w14:paraId="309CD25E" w14:textId="77777777" w:rsidR="00A81020" w:rsidRPr="00031A77" w:rsidRDefault="00000000" w:rsidP="00850F86">
      <w:pPr>
        <w:pStyle w:val="CERESBody"/>
        <w:spacing w:after="80"/>
        <w:jc w:val="both"/>
        <w:rPr>
          <w:lang w:val="fr-FR"/>
        </w:rPr>
      </w:pPr>
      <w:r w:rsidRPr="00031A77">
        <w:rPr>
          <w:lang w:val="fr-FR"/>
        </w:rPr>
        <w:t>- Atelier de couture de serviette hygiénique</w:t>
      </w:r>
    </w:p>
    <w:p w14:paraId="0B3F3E56" w14:textId="7AD6B1CB" w:rsidR="00A81020" w:rsidRPr="00031A77" w:rsidRDefault="00000000" w:rsidP="00545CB7">
      <w:pPr>
        <w:pStyle w:val="Titre2"/>
        <w:rPr>
          <w:lang w:val="fr-FR"/>
        </w:rPr>
      </w:pPr>
      <w:bookmarkStart w:id="260" w:name="_Toc223448210"/>
      <w:r w:rsidRPr="00031A77">
        <w:rPr>
          <w:lang w:val="fr-FR"/>
        </w:rPr>
        <w:t>Modalités de Fonctionnement de l’heure de vie à l’internat</w:t>
      </w:r>
      <w:bookmarkEnd w:id="260"/>
    </w:p>
    <w:p w14:paraId="14472916" w14:textId="395ADEA3" w:rsidR="00A81020" w:rsidRPr="00031A77" w:rsidRDefault="00DF3B36" w:rsidP="00545CB7">
      <w:pPr>
        <w:pStyle w:val="Titre3"/>
        <w:rPr>
          <w:lang w:val="fr-FR"/>
        </w:rPr>
      </w:pPr>
      <w:bookmarkStart w:id="261" w:name="_Toc223448211"/>
      <w:proofErr w:type="gramStart"/>
      <w:r w:rsidRPr="00031A77">
        <w:rPr>
          <w:lang w:val="fr-FR"/>
        </w:rPr>
        <w:t>OBJET:</w:t>
      </w:r>
      <w:proofErr w:type="gramEnd"/>
      <w:r w:rsidRPr="00031A77">
        <w:rPr>
          <w:lang w:val="fr-FR"/>
        </w:rPr>
        <w:t xml:space="preserve"> HEURE DE VIE A L’INTERNAT (HVI)</w:t>
      </w:r>
      <w:bookmarkEnd w:id="261"/>
    </w:p>
    <w:p w14:paraId="08FFDB2E" w14:textId="070B19BB" w:rsidR="00A81020" w:rsidRDefault="00000000" w:rsidP="00545CB7">
      <w:pPr>
        <w:pStyle w:val="Titre3"/>
      </w:pPr>
      <w:bookmarkStart w:id="262" w:name="_Toc223448212"/>
      <w:r>
        <w:t xml:space="preserve">DOMAINE </w:t>
      </w:r>
      <w:r w:rsidR="00DF3B36">
        <w:t>D’APPLICATION:</w:t>
      </w:r>
      <w:bookmarkEnd w:id="262"/>
    </w:p>
    <w:p w14:paraId="518544BD" w14:textId="5104DD63" w:rsidR="000C0A40" w:rsidRPr="00031A77" w:rsidRDefault="00000000" w:rsidP="00850F86">
      <w:pPr>
        <w:pStyle w:val="CERESBody"/>
        <w:spacing w:after="80"/>
        <w:jc w:val="both"/>
        <w:rPr>
          <w:lang w:val="fr-FR"/>
        </w:rPr>
      </w:pPr>
      <w:r w:rsidRPr="00031A77">
        <w:rPr>
          <w:b/>
          <w:bCs/>
          <w:lang w:val="fr-FR"/>
        </w:rPr>
        <w:t>L’heure de vie à l'internat</w:t>
      </w:r>
      <w:r w:rsidRPr="00031A77">
        <w:rPr>
          <w:lang w:val="fr-FR"/>
        </w:rPr>
        <w:t xml:space="preserve"> est un outil essentiel pour organiser et encadrer des moments de discussion, de réflexion et d'échanges entre les jeunes. Ces séances visent à favoriser leur épanouissement personnel, leur bien-être et leur intégration dans la vie collective.</w:t>
      </w:r>
    </w:p>
    <w:p w14:paraId="35D83CA7" w14:textId="794BDE92" w:rsidR="00A81020" w:rsidRDefault="00000000" w:rsidP="00DA457B">
      <w:pPr>
        <w:pStyle w:val="Titre3"/>
      </w:pPr>
      <w:bookmarkStart w:id="263" w:name="_Toc223448213"/>
      <w:r>
        <w:t xml:space="preserve">OBJECTIFS </w:t>
      </w:r>
      <w:r w:rsidR="00850F86">
        <w:t>SPECIFIQUES:</w:t>
      </w:r>
      <w:bookmarkEnd w:id="263"/>
    </w:p>
    <w:p w14:paraId="439B98CD" w14:textId="09DA3949" w:rsidR="00A81020" w:rsidRPr="00031A77" w:rsidRDefault="00000000">
      <w:pPr>
        <w:pStyle w:val="CERESBody"/>
        <w:numPr>
          <w:ilvl w:val="0"/>
          <w:numId w:val="69"/>
        </w:numPr>
        <w:spacing w:after="80"/>
        <w:jc w:val="both"/>
        <w:rPr>
          <w:lang w:val="fr-FR"/>
        </w:rPr>
      </w:pPr>
      <w:r w:rsidRPr="00031A77">
        <w:rPr>
          <w:lang w:val="fr-FR"/>
        </w:rPr>
        <w:t xml:space="preserve">Apprentissage du fonctionnement démocratique et de la régulation de la vie </w:t>
      </w:r>
      <w:proofErr w:type="gramStart"/>
      <w:r w:rsidR="00215C1D" w:rsidRPr="00031A77">
        <w:rPr>
          <w:lang w:val="fr-FR"/>
        </w:rPr>
        <w:t>collective:</w:t>
      </w:r>
      <w:proofErr w:type="gramEnd"/>
      <w:r w:rsidRPr="00031A77">
        <w:rPr>
          <w:lang w:val="fr-FR"/>
        </w:rPr>
        <w:t xml:space="preserve"> Promouvoir le vivre-ensemble et la participation active des jeunes.</w:t>
      </w:r>
    </w:p>
    <w:p w14:paraId="4341CAE9" w14:textId="763E38AE" w:rsidR="00A81020" w:rsidRPr="00031A77" w:rsidRDefault="00000000">
      <w:pPr>
        <w:pStyle w:val="CERESBody"/>
        <w:numPr>
          <w:ilvl w:val="0"/>
          <w:numId w:val="69"/>
        </w:numPr>
        <w:spacing w:after="80"/>
        <w:jc w:val="both"/>
        <w:rPr>
          <w:lang w:val="fr-FR"/>
        </w:rPr>
      </w:pPr>
      <w:r w:rsidRPr="00031A77">
        <w:rPr>
          <w:lang w:val="fr-FR"/>
        </w:rPr>
        <w:t xml:space="preserve">Favoriser le bien-être des </w:t>
      </w:r>
      <w:proofErr w:type="gramStart"/>
      <w:r w:rsidR="00215C1D" w:rsidRPr="00031A77">
        <w:rPr>
          <w:lang w:val="fr-FR"/>
        </w:rPr>
        <w:t>jeunes:</w:t>
      </w:r>
      <w:proofErr w:type="gramEnd"/>
      <w:r w:rsidRPr="00031A77">
        <w:rPr>
          <w:lang w:val="fr-FR"/>
        </w:rPr>
        <w:t xml:space="preserve"> Créer un environnement propice à leur épanouissement personnel et collectif.</w:t>
      </w:r>
    </w:p>
    <w:p w14:paraId="4E122FB3" w14:textId="5477C610" w:rsidR="00A81020" w:rsidRPr="00031A77" w:rsidRDefault="00000000">
      <w:pPr>
        <w:pStyle w:val="CERESBody"/>
        <w:numPr>
          <w:ilvl w:val="0"/>
          <w:numId w:val="69"/>
        </w:numPr>
        <w:spacing w:after="80"/>
        <w:jc w:val="both"/>
        <w:rPr>
          <w:lang w:val="fr-FR"/>
        </w:rPr>
      </w:pPr>
      <w:r w:rsidRPr="00031A77">
        <w:rPr>
          <w:lang w:val="fr-FR"/>
        </w:rPr>
        <w:t xml:space="preserve">Encourager </w:t>
      </w:r>
      <w:proofErr w:type="gramStart"/>
      <w:r w:rsidR="00215C1D" w:rsidRPr="00031A77">
        <w:rPr>
          <w:lang w:val="fr-FR"/>
        </w:rPr>
        <w:t>l’expression:</w:t>
      </w:r>
      <w:proofErr w:type="gramEnd"/>
      <w:r w:rsidRPr="00031A77">
        <w:rPr>
          <w:lang w:val="fr-FR"/>
        </w:rPr>
        <w:t xml:space="preserve"> Offrir un espace sécurisé pour que chacun puisse s'exprimer librement.</w:t>
      </w:r>
    </w:p>
    <w:p w14:paraId="2ABCC4D0" w14:textId="2D7B833F" w:rsidR="00A81020" w:rsidRPr="00031A77" w:rsidRDefault="00000000">
      <w:pPr>
        <w:pStyle w:val="CERESBody"/>
        <w:numPr>
          <w:ilvl w:val="0"/>
          <w:numId w:val="69"/>
        </w:numPr>
        <w:spacing w:after="80"/>
        <w:jc w:val="both"/>
        <w:rPr>
          <w:lang w:val="fr-FR"/>
        </w:rPr>
      </w:pPr>
      <w:r w:rsidRPr="00031A77">
        <w:rPr>
          <w:lang w:val="fr-FR"/>
        </w:rPr>
        <w:t xml:space="preserve">Renforcer la cohésion de </w:t>
      </w:r>
      <w:proofErr w:type="gramStart"/>
      <w:r w:rsidR="00215C1D" w:rsidRPr="00031A77">
        <w:rPr>
          <w:lang w:val="fr-FR"/>
        </w:rPr>
        <w:t>groupe:</w:t>
      </w:r>
      <w:proofErr w:type="gramEnd"/>
      <w:r w:rsidRPr="00031A77">
        <w:rPr>
          <w:lang w:val="fr-FR"/>
        </w:rPr>
        <w:t xml:space="preserve"> Améliorer les relations entre les jeunes et avec l'équipe éducative.</w:t>
      </w:r>
    </w:p>
    <w:p w14:paraId="26D730C9" w14:textId="5FC9BDF6" w:rsidR="00A81020" w:rsidRPr="00031A77" w:rsidRDefault="00000000">
      <w:pPr>
        <w:pStyle w:val="CERESBody"/>
        <w:numPr>
          <w:ilvl w:val="0"/>
          <w:numId w:val="69"/>
        </w:numPr>
        <w:spacing w:after="80"/>
        <w:jc w:val="both"/>
        <w:rPr>
          <w:lang w:val="fr-FR"/>
        </w:rPr>
      </w:pPr>
      <w:r w:rsidRPr="00031A77">
        <w:rPr>
          <w:lang w:val="fr-FR"/>
        </w:rPr>
        <w:t xml:space="preserve">Résoudre les </w:t>
      </w:r>
      <w:proofErr w:type="gramStart"/>
      <w:r w:rsidR="00215C1D" w:rsidRPr="00031A77">
        <w:rPr>
          <w:lang w:val="fr-FR"/>
        </w:rPr>
        <w:t>conflits:</w:t>
      </w:r>
      <w:proofErr w:type="gramEnd"/>
      <w:r w:rsidRPr="00031A77">
        <w:rPr>
          <w:lang w:val="fr-FR"/>
        </w:rPr>
        <w:t xml:space="preserve"> Proposer des outils et des méthodes pour gérer les tensions de manière constructive.</w:t>
      </w:r>
    </w:p>
    <w:p w14:paraId="287764F7" w14:textId="163F3805" w:rsidR="00A81020" w:rsidRDefault="003B18AD" w:rsidP="00DA457B">
      <w:pPr>
        <w:pStyle w:val="Titre3"/>
      </w:pPr>
      <w:bookmarkStart w:id="264" w:name="_Toc223448214"/>
      <w:r>
        <w:lastRenderedPageBreak/>
        <w:t>DOCUMENTATIONS:</w:t>
      </w:r>
      <w:bookmarkEnd w:id="264"/>
    </w:p>
    <w:p w14:paraId="07691853" w14:textId="37A9FE3E" w:rsidR="00A81020" w:rsidRPr="00031A77" w:rsidRDefault="00000000" w:rsidP="00334F3C">
      <w:pPr>
        <w:pStyle w:val="CERESBody"/>
        <w:spacing w:after="80"/>
        <w:jc w:val="both"/>
        <w:rPr>
          <w:lang w:val="fr-FR"/>
        </w:rPr>
      </w:pPr>
      <w:r w:rsidRPr="00031A77">
        <w:rPr>
          <w:lang w:val="fr-FR"/>
        </w:rPr>
        <w:t xml:space="preserve">Guide de l’heure de vie à l’internat et compte rendu de l’heure de vie à l’internat (Cf. fichier </w:t>
      </w:r>
      <w:proofErr w:type="gramStart"/>
      <w:r w:rsidR="00DF3B36" w:rsidRPr="00031A77">
        <w:rPr>
          <w:lang w:val="fr-FR"/>
        </w:rPr>
        <w:t>Excel:</w:t>
      </w:r>
      <w:proofErr w:type="gramEnd"/>
      <w:r w:rsidRPr="00031A77">
        <w:rPr>
          <w:lang w:val="fr-FR"/>
        </w:rPr>
        <w:t xml:space="preserve"> guide et CR HVI)</w:t>
      </w:r>
    </w:p>
    <w:p w14:paraId="65D6CB4B" w14:textId="285D186B" w:rsidR="00A81020" w:rsidRDefault="00000000" w:rsidP="00DA457B">
      <w:pPr>
        <w:pStyle w:val="Titre3"/>
      </w:pPr>
      <w:bookmarkStart w:id="265" w:name="_Toc223448215"/>
      <w:r>
        <w:t xml:space="preserve">REGLE </w:t>
      </w:r>
      <w:r w:rsidR="00DF3B36">
        <w:t>GENERALE:</w:t>
      </w:r>
      <w:bookmarkEnd w:id="265"/>
    </w:p>
    <w:p w14:paraId="7C41DD5A" w14:textId="77777777" w:rsidR="00A81020" w:rsidRPr="00031A77" w:rsidRDefault="00000000" w:rsidP="00334F3C">
      <w:pPr>
        <w:pStyle w:val="CERESBody"/>
        <w:spacing w:after="80"/>
        <w:jc w:val="both"/>
        <w:rPr>
          <w:b/>
          <w:bCs/>
          <w:lang w:val="fr-FR"/>
        </w:rPr>
      </w:pPr>
      <w:r w:rsidRPr="00031A77">
        <w:rPr>
          <w:b/>
          <w:bCs/>
          <w:lang w:val="fr-FR"/>
        </w:rPr>
        <w:t>La période et la durée et la fréquence</w:t>
      </w:r>
    </w:p>
    <w:p w14:paraId="05D5AF20" w14:textId="77777777" w:rsidR="00A81020" w:rsidRPr="00031A77" w:rsidRDefault="00000000" w:rsidP="00334F3C">
      <w:pPr>
        <w:pStyle w:val="CERESBody"/>
        <w:spacing w:after="80"/>
        <w:jc w:val="both"/>
        <w:rPr>
          <w:lang w:val="fr-FR"/>
        </w:rPr>
      </w:pPr>
      <w:r w:rsidRPr="00031A77">
        <w:rPr>
          <w:lang w:val="fr-FR"/>
        </w:rPr>
        <w:t>Une fois par mois.</w:t>
      </w:r>
    </w:p>
    <w:p w14:paraId="71AC019D" w14:textId="1FD56F8A" w:rsidR="00A81020" w:rsidRPr="00031A77" w:rsidRDefault="00DF3B36" w:rsidP="00334F3C">
      <w:pPr>
        <w:pStyle w:val="CERESBody"/>
        <w:spacing w:after="80"/>
        <w:jc w:val="both"/>
        <w:rPr>
          <w:lang w:val="fr-FR"/>
        </w:rPr>
      </w:pPr>
      <w:proofErr w:type="gramStart"/>
      <w:r w:rsidRPr="00031A77">
        <w:rPr>
          <w:lang w:val="fr-FR"/>
        </w:rPr>
        <w:t>Durée:</w:t>
      </w:r>
      <w:proofErr w:type="gramEnd"/>
      <w:r w:rsidRPr="00031A77">
        <w:rPr>
          <w:lang w:val="fr-FR"/>
        </w:rPr>
        <w:t xml:space="preserve"> deux heures.</w:t>
      </w:r>
    </w:p>
    <w:p w14:paraId="6EC6DD91" w14:textId="76F61E5A" w:rsidR="00A81020" w:rsidRPr="00031A77" w:rsidRDefault="00000000" w:rsidP="00334F3C">
      <w:pPr>
        <w:pStyle w:val="CERESBody"/>
        <w:spacing w:after="80"/>
        <w:jc w:val="both"/>
        <w:rPr>
          <w:b/>
          <w:bCs/>
          <w:color w:val="0070C0"/>
          <w:lang w:val="fr-FR"/>
        </w:rPr>
      </w:pPr>
      <w:r w:rsidRPr="00031A77">
        <w:rPr>
          <w:b/>
          <w:bCs/>
          <w:color w:val="0070C0"/>
          <w:lang w:val="fr-FR"/>
        </w:rPr>
        <w:t xml:space="preserve">Personnes </w:t>
      </w:r>
      <w:proofErr w:type="gramStart"/>
      <w:r w:rsidR="000C0A40" w:rsidRPr="00031A77">
        <w:rPr>
          <w:b/>
          <w:bCs/>
          <w:color w:val="0070C0"/>
          <w:lang w:val="fr-FR"/>
        </w:rPr>
        <w:t>concernées:</w:t>
      </w:r>
      <w:proofErr w:type="gramEnd"/>
    </w:p>
    <w:p w14:paraId="5E2EF57E" w14:textId="5EF4689C" w:rsidR="00A81020" w:rsidRPr="00031A77" w:rsidRDefault="00000000" w:rsidP="00334F3C">
      <w:pPr>
        <w:pStyle w:val="CERESBody"/>
        <w:spacing w:after="80"/>
        <w:jc w:val="both"/>
        <w:rPr>
          <w:lang w:val="fr-FR"/>
        </w:rPr>
      </w:pPr>
      <w:r w:rsidRPr="00031A77">
        <w:rPr>
          <w:lang w:val="fr-FR"/>
        </w:rPr>
        <w:t xml:space="preserve">Premier HVI de l'année </w:t>
      </w:r>
      <w:proofErr w:type="gramStart"/>
      <w:r w:rsidR="004C6DE1" w:rsidRPr="00031A77">
        <w:rPr>
          <w:lang w:val="fr-FR"/>
        </w:rPr>
        <w:t>scolaire:</w:t>
      </w:r>
      <w:proofErr w:type="gramEnd"/>
      <w:r w:rsidRPr="00031A77">
        <w:rPr>
          <w:lang w:val="fr-FR"/>
        </w:rPr>
        <w:t xml:space="preserve"> en présence d'un(e) éducateur(</w:t>
      </w:r>
      <w:proofErr w:type="spellStart"/>
      <w:r w:rsidRPr="00031A77">
        <w:rPr>
          <w:lang w:val="fr-FR"/>
        </w:rPr>
        <w:t>trice</w:t>
      </w:r>
      <w:proofErr w:type="spellEnd"/>
      <w:r w:rsidRPr="00031A77">
        <w:rPr>
          <w:lang w:val="fr-FR"/>
        </w:rPr>
        <w:t>) pour expliquer le déroulement, le fonctionnement et les objectifs de l’heure de vie à l’internat.</w:t>
      </w:r>
    </w:p>
    <w:p w14:paraId="4A8CB951" w14:textId="77777777" w:rsidR="00A81020" w:rsidRPr="00031A77" w:rsidRDefault="00000000" w:rsidP="00334F3C">
      <w:pPr>
        <w:pStyle w:val="CERESBody"/>
        <w:spacing w:after="80"/>
        <w:jc w:val="both"/>
        <w:rPr>
          <w:lang w:val="fr-FR"/>
        </w:rPr>
      </w:pPr>
      <w:r w:rsidRPr="00031A77">
        <w:rPr>
          <w:lang w:val="fr-FR"/>
        </w:rPr>
        <w:t>Ensuite, les jeunes bénéficient d'une pleine autonomie lors de chaque heure de vie à l’internat, à l’exception d’une fois par trimestre, où un(e) éducateur(</w:t>
      </w:r>
      <w:proofErr w:type="spellStart"/>
      <w:r w:rsidRPr="00031A77">
        <w:rPr>
          <w:lang w:val="fr-FR"/>
        </w:rPr>
        <w:t>trice</w:t>
      </w:r>
      <w:proofErr w:type="spellEnd"/>
      <w:r w:rsidRPr="00031A77">
        <w:rPr>
          <w:lang w:val="fr-FR"/>
        </w:rPr>
        <w:t>) est présent(e) pendant 10 à 15 minutes pour observer sans intervenir.</w:t>
      </w:r>
    </w:p>
    <w:p w14:paraId="13AE2A66" w14:textId="6EDDE9E6" w:rsidR="00A81020" w:rsidRPr="00031A77" w:rsidRDefault="004C6DE1" w:rsidP="00334F3C">
      <w:pPr>
        <w:pStyle w:val="CERESBody"/>
        <w:spacing w:after="80"/>
        <w:jc w:val="both"/>
        <w:rPr>
          <w:b/>
          <w:bCs/>
          <w:lang w:val="fr-FR"/>
        </w:rPr>
      </w:pPr>
      <w:proofErr w:type="gramStart"/>
      <w:r w:rsidRPr="00031A77">
        <w:rPr>
          <w:b/>
          <w:bCs/>
          <w:lang w:val="fr-FR"/>
        </w:rPr>
        <w:t>Déroulement:</w:t>
      </w:r>
      <w:proofErr w:type="gramEnd"/>
    </w:p>
    <w:p w14:paraId="1B9D59F5" w14:textId="3AB2C582" w:rsidR="00A81020" w:rsidRPr="00031A77" w:rsidRDefault="00000000" w:rsidP="00334F3C">
      <w:pPr>
        <w:pStyle w:val="CERESBody"/>
        <w:spacing w:after="80"/>
        <w:jc w:val="both"/>
        <w:rPr>
          <w:lang w:val="fr-FR"/>
        </w:rPr>
      </w:pPr>
      <w:r w:rsidRPr="00031A77">
        <w:rPr>
          <w:lang w:val="fr-FR"/>
        </w:rPr>
        <w:t>Trois jeunes sont volontaires, dont un représentant par classe, pour animer chaque heure de vie à l’internat/ Foyer (</w:t>
      </w:r>
      <w:proofErr w:type="gramStart"/>
      <w:r w:rsidR="004C6DE1" w:rsidRPr="00031A77">
        <w:rPr>
          <w:lang w:val="fr-FR"/>
        </w:rPr>
        <w:t>rôles:</w:t>
      </w:r>
      <w:proofErr w:type="gramEnd"/>
      <w:r w:rsidRPr="00031A77">
        <w:rPr>
          <w:lang w:val="fr-FR"/>
        </w:rPr>
        <w:t xml:space="preserve"> animateur, gardien du temps et secrétaire).</w:t>
      </w:r>
    </w:p>
    <w:p w14:paraId="7E90C9BE" w14:textId="77777777" w:rsidR="00A81020" w:rsidRPr="00031A77" w:rsidRDefault="00000000">
      <w:pPr>
        <w:pStyle w:val="CERESBody"/>
        <w:numPr>
          <w:ilvl w:val="0"/>
          <w:numId w:val="70"/>
        </w:numPr>
        <w:spacing w:after="80"/>
        <w:jc w:val="both"/>
        <w:rPr>
          <w:lang w:val="fr-FR"/>
        </w:rPr>
      </w:pPr>
      <w:r w:rsidRPr="00031A77">
        <w:rPr>
          <w:lang w:val="fr-FR"/>
        </w:rPr>
        <w:t>Les jeunes s'expriment tour à tour sur leur perception de la vie à l’internat, qu’elle soit positive ou négative. Si des points négatifs sont soulevés, ils proposent des suggestions dans le but d'améliorer la vie à l'internat.</w:t>
      </w:r>
    </w:p>
    <w:p w14:paraId="139871A4" w14:textId="77777777" w:rsidR="00A81020" w:rsidRPr="00031A77" w:rsidRDefault="00000000">
      <w:pPr>
        <w:pStyle w:val="CERESBody"/>
        <w:numPr>
          <w:ilvl w:val="0"/>
          <w:numId w:val="70"/>
        </w:numPr>
        <w:spacing w:after="80"/>
        <w:jc w:val="both"/>
        <w:rPr>
          <w:lang w:val="fr-FR"/>
        </w:rPr>
      </w:pPr>
      <w:r w:rsidRPr="00031A77">
        <w:rPr>
          <w:lang w:val="fr-FR"/>
        </w:rPr>
        <w:t>Après avoir reçu les notes prises par les animateurs, l'éducateur fera un retour aux jeunes sur le ressenti général du mois (points positifs, points à améliorer et solutions adoptées).</w:t>
      </w:r>
    </w:p>
    <w:p w14:paraId="5A4C5E8B" w14:textId="77777777" w:rsidR="00A81020" w:rsidRPr="00031A77" w:rsidRDefault="00000000">
      <w:pPr>
        <w:pStyle w:val="CERESBody"/>
        <w:numPr>
          <w:ilvl w:val="0"/>
          <w:numId w:val="70"/>
        </w:numPr>
        <w:spacing w:after="80"/>
        <w:jc w:val="both"/>
        <w:rPr>
          <w:lang w:val="fr-FR"/>
        </w:rPr>
      </w:pPr>
      <w:r w:rsidRPr="00031A77">
        <w:rPr>
          <w:lang w:val="fr-FR"/>
        </w:rPr>
        <w:t>Les animateurs rédigeront le compte rendu (version électronique).</w:t>
      </w:r>
    </w:p>
    <w:p w14:paraId="3ED3DCA7" w14:textId="6F6B62C4" w:rsidR="00A81020" w:rsidRPr="00031A77" w:rsidRDefault="00000000">
      <w:pPr>
        <w:pStyle w:val="CERESBody"/>
        <w:numPr>
          <w:ilvl w:val="0"/>
          <w:numId w:val="70"/>
        </w:numPr>
        <w:spacing w:after="80"/>
        <w:jc w:val="both"/>
        <w:rPr>
          <w:lang w:val="fr-FR"/>
        </w:rPr>
      </w:pPr>
      <w:r w:rsidRPr="00031A77">
        <w:rPr>
          <w:lang w:val="fr-FR"/>
        </w:rPr>
        <w:t xml:space="preserve">L'éducateur corrigera les fautes d'orthographe avant d'envoyer le document par mail au chef du service, en mettant en copie l'équipe DVP. Sauf pour les </w:t>
      </w:r>
      <w:proofErr w:type="gramStart"/>
      <w:r w:rsidR="00DF3B36" w:rsidRPr="00031A77">
        <w:rPr>
          <w:lang w:val="fr-FR"/>
        </w:rPr>
        <w:t>IR:</w:t>
      </w:r>
      <w:proofErr w:type="gramEnd"/>
      <w:r w:rsidRPr="00031A77">
        <w:rPr>
          <w:lang w:val="fr-FR"/>
        </w:rPr>
        <w:t xml:space="preserve"> dans ce cas, c'est l'éducateur qui rédigera le compte rendu après avoir reçu les notes prises par le secrétaire.</w:t>
      </w:r>
    </w:p>
    <w:p w14:paraId="60C4CA8F" w14:textId="5336D517" w:rsidR="00A81020" w:rsidRPr="00031A77" w:rsidRDefault="00000000">
      <w:pPr>
        <w:pStyle w:val="CERESBody"/>
        <w:numPr>
          <w:ilvl w:val="0"/>
          <w:numId w:val="70"/>
        </w:numPr>
        <w:spacing w:after="80"/>
        <w:jc w:val="both"/>
        <w:rPr>
          <w:lang w:val="fr-FR"/>
        </w:rPr>
      </w:pPr>
      <w:r w:rsidRPr="00031A77">
        <w:rPr>
          <w:lang w:val="fr-FR"/>
        </w:rPr>
        <w:t xml:space="preserve">Pour le foyer, les animateurs sont responsables d'envoyer le compte rendu à l'éducateur (favorisant ainsi leur autonomie). Une fois que l'éducateur a rempli sa section et a effectué le retour auprès des jeunes, il l'envoie au Coordinateur du foyer (en copie du </w:t>
      </w:r>
      <w:proofErr w:type="gramStart"/>
      <w:r w:rsidR="004730E3" w:rsidRPr="00031A77">
        <w:rPr>
          <w:lang w:val="fr-FR"/>
        </w:rPr>
        <w:t>mail:</w:t>
      </w:r>
      <w:proofErr w:type="gramEnd"/>
      <w:r w:rsidRPr="00031A77">
        <w:rPr>
          <w:lang w:val="fr-FR"/>
        </w:rPr>
        <w:t xml:space="preserve"> le RPEX et l'équipe DVP).</w:t>
      </w:r>
    </w:p>
    <w:p w14:paraId="789BAC42" w14:textId="185C7FEA" w:rsidR="00A81020" w:rsidRPr="00031A77" w:rsidRDefault="00000000">
      <w:pPr>
        <w:pStyle w:val="CERESBody"/>
        <w:numPr>
          <w:ilvl w:val="0"/>
          <w:numId w:val="70"/>
        </w:numPr>
        <w:spacing w:after="80"/>
        <w:jc w:val="both"/>
        <w:rPr>
          <w:lang w:val="fr-FR"/>
        </w:rPr>
      </w:pPr>
      <w:r w:rsidRPr="00031A77">
        <w:rPr>
          <w:lang w:val="fr-FR"/>
        </w:rPr>
        <w:t xml:space="preserve">Les rôles des éducateurs après l’heure de vie à l’internat </w:t>
      </w:r>
      <w:proofErr w:type="gramStart"/>
      <w:r w:rsidR="004730E3" w:rsidRPr="00031A77">
        <w:rPr>
          <w:lang w:val="fr-FR"/>
        </w:rPr>
        <w:t>sont:</w:t>
      </w:r>
      <w:proofErr w:type="gramEnd"/>
    </w:p>
    <w:p w14:paraId="072C57CA" w14:textId="77777777" w:rsidR="00A81020" w:rsidRPr="00031A77" w:rsidRDefault="00000000">
      <w:pPr>
        <w:pStyle w:val="CERESBody"/>
        <w:numPr>
          <w:ilvl w:val="0"/>
          <w:numId w:val="71"/>
        </w:numPr>
        <w:spacing w:after="80"/>
        <w:jc w:val="both"/>
        <w:rPr>
          <w:lang w:val="fr-FR"/>
        </w:rPr>
      </w:pPr>
      <w:r w:rsidRPr="00031A77">
        <w:rPr>
          <w:lang w:val="fr-FR"/>
        </w:rPr>
        <w:t>Veiller à ce que les problèmes évoqués par les jeunes soient résolus</w:t>
      </w:r>
    </w:p>
    <w:p w14:paraId="4B30A4F1" w14:textId="77777777" w:rsidR="00A81020" w:rsidRPr="00031A77" w:rsidRDefault="00000000">
      <w:pPr>
        <w:pStyle w:val="CERESBody"/>
        <w:numPr>
          <w:ilvl w:val="0"/>
          <w:numId w:val="71"/>
        </w:numPr>
        <w:spacing w:after="80"/>
        <w:jc w:val="both"/>
        <w:rPr>
          <w:lang w:val="fr-FR"/>
        </w:rPr>
      </w:pPr>
      <w:r w:rsidRPr="00031A77">
        <w:rPr>
          <w:lang w:val="fr-FR"/>
        </w:rPr>
        <w:t>Continuer l'encadrement et l'accompagnement des jeunes</w:t>
      </w:r>
    </w:p>
    <w:p w14:paraId="2434931C" w14:textId="77777777" w:rsidR="00A81020" w:rsidRPr="00031A77" w:rsidRDefault="00000000">
      <w:pPr>
        <w:pStyle w:val="CERESBody"/>
        <w:numPr>
          <w:ilvl w:val="0"/>
          <w:numId w:val="71"/>
        </w:numPr>
        <w:spacing w:after="80"/>
        <w:jc w:val="both"/>
        <w:rPr>
          <w:lang w:val="fr-FR"/>
        </w:rPr>
      </w:pPr>
      <w:r w:rsidRPr="00031A77">
        <w:rPr>
          <w:lang w:val="fr-FR"/>
        </w:rPr>
        <w:t>Répondre et trouver des solutions aux besoins mentionnés par les jeunes dans le compte rendu, si nécessaire, toujours dans le but d'améliorer l'accompagnement des jeunes et la vie à l’internat.</w:t>
      </w:r>
    </w:p>
    <w:p w14:paraId="3942ACC6" w14:textId="77777777" w:rsidR="00A3759A" w:rsidRPr="00031A77" w:rsidRDefault="00A3759A" w:rsidP="00A3759A">
      <w:pPr>
        <w:pStyle w:val="CERESBody"/>
        <w:spacing w:after="80"/>
        <w:jc w:val="both"/>
        <w:rPr>
          <w:lang w:val="fr-FR"/>
        </w:rPr>
      </w:pPr>
    </w:p>
    <w:p w14:paraId="4D398285" w14:textId="77777777" w:rsidR="00A3759A" w:rsidRPr="00031A77" w:rsidRDefault="00A3759A" w:rsidP="00A3759A">
      <w:pPr>
        <w:pStyle w:val="CERESBody"/>
        <w:spacing w:after="80"/>
        <w:jc w:val="both"/>
        <w:rPr>
          <w:lang w:val="fr-FR"/>
        </w:rPr>
      </w:pPr>
    </w:p>
    <w:p w14:paraId="0FFC5FAF" w14:textId="2E850403" w:rsidR="00A81020" w:rsidRDefault="00FC6176" w:rsidP="001D48ED">
      <w:pPr>
        <w:pStyle w:val="Titre3"/>
      </w:pPr>
      <w:bookmarkStart w:id="266" w:name="_Toc223448216"/>
      <w:r>
        <w:lastRenderedPageBreak/>
        <w:t>Remarque:</w:t>
      </w:r>
      <w:bookmarkEnd w:id="266"/>
    </w:p>
    <w:p w14:paraId="5FEF6D20" w14:textId="77777777" w:rsidR="00A81020" w:rsidRPr="00031A77" w:rsidRDefault="00000000">
      <w:pPr>
        <w:pStyle w:val="CERESBody"/>
        <w:numPr>
          <w:ilvl w:val="0"/>
          <w:numId w:val="72"/>
        </w:numPr>
        <w:spacing w:after="80"/>
        <w:jc w:val="both"/>
        <w:rPr>
          <w:lang w:val="fr-FR"/>
        </w:rPr>
      </w:pPr>
      <w:r w:rsidRPr="00031A77">
        <w:rPr>
          <w:lang w:val="fr-FR"/>
        </w:rPr>
        <w:t>Les jeunes peuvent aussi faire des remarques aux éducateurs pendant l’HVI, si nécessaire.</w:t>
      </w:r>
    </w:p>
    <w:p w14:paraId="7F3A596F" w14:textId="40BF324D" w:rsidR="00A81020" w:rsidRDefault="00000000">
      <w:pPr>
        <w:pStyle w:val="CERESBody"/>
        <w:numPr>
          <w:ilvl w:val="0"/>
          <w:numId w:val="72"/>
        </w:numPr>
        <w:spacing w:after="80"/>
        <w:jc w:val="both"/>
      </w:pPr>
      <w:r w:rsidRPr="00031A77">
        <w:rPr>
          <w:lang w:val="fr-FR"/>
        </w:rPr>
        <w:t xml:space="preserve">Les jeunes ne sont pas obligés de parler des points mentionnés dans la fiche à chaque heure de </w:t>
      </w:r>
      <w:proofErr w:type="gramStart"/>
      <w:r w:rsidR="00334F3C" w:rsidRPr="00031A77">
        <w:rPr>
          <w:lang w:val="fr-FR"/>
        </w:rPr>
        <w:t>vie:</w:t>
      </w:r>
      <w:proofErr w:type="gramEnd"/>
      <w:r w:rsidRPr="00031A77">
        <w:rPr>
          <w:lang w:val="fr-FR"/>
        </w:rPr>
        <w:t xml:space="preserve"> ambiance générale, vie de groupe, relations entre jeunes, relations entre jeunes et éducateurs, aspect logistique (propreté des lieux, nourriture, etc.), autogestion, et autres. </w:t>
      </w:r>
      <w:r>
        <w:t xml:space="preserve">Les </w:t>
      </w:r>
      <w:proofErr w:type="spellStart"/>
      <w:r>
        <w:t>sujets</w:t>
      </w:r>
      <w:proofErr w:type="spellEnd"/>
      <w:r>
        <w:t xml:space="preserve"> à </w:t>
      </w:r>
      <w:proofErr w:type="spellStart"/>
      <w:r>
        <w:t>discuter</w:t>
      </w:r>
      <w:proofErr w:type="spellEnd"/>
      <w:r>
        <w:t xml:space="preserve"> pendant </w:t>
      </w:r>
      <w:proofErr w:type="spellStart"/>
      <w:r>
        <w:t>cette</w:t>
      </w:r>
      <w:proofErr w:type="spellEnd"/>
      <w:r>
        <w:t xml:space="preserve"> </w:t>
      </w:r>
      <w:proofErr w:type="spellStart"/>
      <w:r>
        <w:t>réunion</w:t>
      </w:r>
      <w:proofErr w:type="spellEnd"/>
      <w:r>
        <w:t xml:space="preserve"> </w:t>
      </w:r>
      <w:proofErr w:type="spellStart"/>
      <w:r>
        <w:t>sont</w:t>
      </w:r>
      <w:proofErr w:type="spellEnd"/>
      <w:r>
        <w:t xml:space="preserve"> </w:t>
      </w:r>
      <w:proofErr w:type="spellStart"/>
      <w:r>
        <w:t>libres</w:t>
      </w:r>
      <w:proofErr w:type="spellEnd"/>
      <w:r>
        <w:t>.</w:t>
      </w:r>
    </w:p>
    <w:p w14:paraId="7C85FE57" w14:textId="0B52221F" w:rsidR="00A81020" w:rsidRPr="00031A77" w:rsidRDefault="00000000" w:rsidP="001D48ED">
      <w:pPr>
        <w:pStyle w:val="Titre2"/>
        <w:rPr>
          <w:lang w:val="fr-FR"/>
        </w:rPr>
      </w:pPr>
      <w:bookmarkStart w:id="267" w:name="_Toc223448217"/>
      <w:r w:rsidRPr="00031A77">
        <w:rPr>
          <w:lang w:val="fr-FR"/>
        </w:rPr>
        <w:t>Guide de procédure pour la Classe MIABO</w:t>
      </w:r>
      <w:bookmarkEnd w:id="267"/>
    </w:p>
    <w:p w14:paraId="3B7B5C19" w14:textId="77777777" w:rsidR="00A81020" w:rsidRPr="00031A77" w:rsidRDefault="00000000" w:rsidP="00334F3C">
      <w:pPr>
        <w:pStyle w:val="CERESBody"/>
        <w:spacing w:after="80"/>
        <w:jc w:val="both"/>
        <w:rPr>
          <w:b/>
          <w:bCs/>
          <w:lang w:val="fr-FR"/>
        </w:rPr>
      </w:pPr>
      <w:r w:rsidRPr="00031A77">
        <w:rPr>
          <w:b/>
          <w:bCs/>
          <w:lang w:val="fr-FR"/>
        </w:rPr>
        <w:t>Objectifs</w:t>
      </w:r>
    </w:p>
    <w:p w14:paraId="0688F4BE" w14:textId="5A809BBD" w:rsidR="00A81020" w:rsidRPr="00031A77" w:rsidRDefault="00000000" w:rsidP="00334F3C">
      <w:pPr>
        <w:pStyle w:val="CERESBody"/>
        <w:spacing w:after="80"/>
        <w:jc w:val="both"/>
        <w:rPr>
          <w:lang w:val="fr-FR"/>
        </w:rPr>
      </w:pPr>
      <w:r w:rsidRPr="00031A77">
        <w:rPr>
          <w:lang w:val="fr-FR"/>
        </w:rPr>
        <w:t xml:space="preserve">La classe MIABO est une activité éducative intensive qui vise </w:t>
      </w:r>
      <w:proofErr w:type="gramStart"/>
      <w:r w:rsidR="00334F3C" w:rsidRPr="00031A77">
        <w:rPr>
          <w:lang w:val="fr-FR"/>
        </w:rPr>
        <w:t>à:</w:t>
      </w:r>
      <w:proofErr w:type="gramEnd"/>
    </w:p>
    <w:p w14:paraId="4F21BF57" w14:textId="77777777" w:rsidR="00A81020" w:rsidRPr="00031A77" w:rsidRDefault="00000000" w:rsidP="00334F3C">
      <w:pPr>
        <w:pStyle w:val="CERESBody"/>
        <w:spacing w:after="80"/>
        <w:jc w:val="both"/>
        <w:rPr>
          <w:lang w:val="fr-FR"/>
        </w:rPr>
      </w:pPr>
      <w:r w:rsidRPr="00031A77">
        <w:rPr>
          <w:lang w:val="fr-FR"/>
        </w:rPr>
        <w:t>Renforcer le niveau scolaire des jeunes pris en charge par le programme CERES.</w:t>
      </w:r>
    </w:p>
    <w:p w14:paraId="5CB64DC9" w14:textId="77777777" w:rsidR="00A81020" w:rsidRPr="00031A77" w:rsidRDefault="00000000" w:rsidP="00334F3C">
      <w:pPr>
        <w:pStyle w:val="CERESBody"/>
        <w:spacing w:after="80"/>
        <w:jc w:val="both"/>
        <w:rPr>
          <w:lang w:val="fr-FR"/>
        </w:rPr>
      </w:pPr>
      <w:r w:rsidRPr="00031A77">
        <w:rPr>
          <w:lang w:val="fr-FR"/>
        </w:rPr>
        <w:t>Contribuer au développement personnel et au bien-être des jeunes.</w:t>
      </w:r>
    </w:p>
    <w:p w14:paraId="58D30869" w14:textId="77777777" w:rsidR="00A81020" w:rsidRPr="00031A77" w:rsidRDefault="00000000" w:rsidP="00334F3C">
      <w:pPr>
        <w:pStyle w:val="CERESBody"/>
        <w:spacing w:after="80"/>
        <w:jc w:val="both"/>
        <w:rPr>
          <w:b/>
          <w:bCs/>
          <w:lang w:val="fr-FR"/>
        </w:rPr>
      </w:pPr>
      <w:r w:rsidRPr="00031A77">
        <w:rPr>
          <w:b/>
          <w:bCs/>
          <w:lang w:val="fr-FR"/>
        </w:rPr>
        <w:t>Pilotes de l'activité</w:t>
      </w:r>
    </w:p>
    <w:p w14:paraId="32F68FAB" w14:textId="77777777" w:rsidR="00A81020" w:rsidRPr="00031A77" w:rsidRDefault="00000000" w:rsidP="00334F3C">
      <w:pPr>
        <w:pStyle w:val="CERESBody"/>
        <w:spacing w:after="80"/>
        <w:jc w:val="both"/>
        <w:rPr>
          <w:lang w:val="fr-FR"/>
        </w:rPr>
      </w:pPr>
      <w:r w:rsidRPr="00031A77">
        <w:rPr>
          <w:lang w:val="fr-FR"/>
        </w:rPr>
        <w:t>L'activité est pilotée conjointement par le Responsable du pôle Éducation et le Coordinateur Pédagogique.</w:t>
      </w:r>
    </w:p>
    <w:p w14:paraId="37F25FB3" w14:textId="77777777" w:rsidR="00A81020" w:rsidRPr="001E266A" w:rsidRDefault="00000000" w:rsidP="00334F3C">
      <w:pPr>
        <w:pStyle w:val="CERESBody"/>
        <w:spacing w:after="80"/>
        <w:jc w:val="both"/>
        <w:rPr>
          <w:b/>
          <w:bCs/>
        </w:rPr>
      </w:pPr>
      <w:proofErr w:type="spellStart"/>
      <w:r w:rsidRPr="001E266A">
        <w:rPr>
          <w:b/>
          <w:bCs/>
        </w:rPr>
        <w:t>Fréquence</w:t>
      </w:r>
      <w:proofErr w:type="spellEnd"/>
      <w:r w:rsidRPr="001E266A">
        <w:rPr>
          <w:b/>
          <w:bCs/>
        </w:rPr>
        <w:t xml:space="preserve"> et </w:t>
      </w:r>
      <w:proofErr w:type="gramStart"/>
      <w:r w:rsidRPr="001E266A">
        <w:rPr>
          <w:b/>
          <w:bCs/>
        </w:rPr>
        <w:t>publics</w:t>
      </w:r>
      <w:proofErr w:type="gramEnd"/>
      <w:r w:rsidRPr="001E266A">
        <w:rPr>
          <w:b/>
          <w:bCs/>
        </w:rPr>
        <w:t xml:space="preserve"> </w:t>
      </w:r>
      <w:proofErr w:type="spellStart"/>
      <w:r w:rsidRPr="001E266A">
        <w:rPr>
          <w:b/>
          <w:bCs/>
        </w:rPr>
        <w:t>cibles</w:t>
      </w:r>
      <w:proofErr w:type="spellEnd"/>
    </w:p>
    <w:p w14:paraId="684E21ED" w14:textId="4E975E3E" w:rsidR="00A81020" w:rsidRPr="00031A77" w:rsidRDefault="00000000">
      <w:pPr>
        <w:pStyle w:val="CERESBody"/>
        <w:numPr>
          <w:ilvl w:val="0"/>
          <w:numId w:val="73"/>
        </w:numPr>
        <w:spacing w:after="80"/>
        <w:jc w:val="both"/>
        <w:rPr>
          <w:lang w:val="fr-FR"/>
        </w:rPr>
      </w:pPr>
      <w:r w:rsidRPr="00031A77">
        <w:rPr>
          <w:lang w:val="fr-FR"/>
        </w:rPr>
        <w:t xml:space="preserve">Vacances de </w:t>
      </w:r>
      <w:proofErr w:type="gramStart"/>
      <w:r w:rsidR="001E266A" w:rsidRPr="00031A77">
        <w:rPr>
          <w:lang w:val="fr-FR"/>
        </w:rPr>
        <w:t>Noël:</w:t>
      </w:r>
      <w:proofErr w:type="gramEnd"/>
      <w:r w:rsidRPr="00031A77">
        <w:rPr>
          <w:lang w:val="fr-FR"/>
        </w:rPr>
        <w:t xml:space="preserve"> La classe MIABO s'adresse aux élèves de 3ème.</w:t>
      </w:r>
    </w:p>
    <w:p w14:paraId="18788161" w14:textId="7EF34774" w:rsidR="00A81020" w:rsidRPr="00031A77" w:rsidRDefault="00000000">
      <w:pPr>
        <w:pStyle w:val="CERESBody"/>
        <w:numPr>
          <w:ilvl w:val="0"/>
          <w:numId w:val="73"/>
        </w:numPr>
        <w:spacing w:after="80"/>
        <w:jc w:val="both"/>
        <w:rPr>
          <w:lang w:val="fr-FR"/>
        </w:rPr>
      </w:pPr>
      <w:r w:rsidRPr="00031A77">
        <w:rPr>
          <w:lang w:val="fr-FR"/>
        </w:rPr>
        <w:t xml:space="preserve">Vacances de </w:t>
      </w:r>
      <w:proofErr w:type="gramStart"/>
      <w:r w:rsidR="001E266A" w:rsidRPr="00031A77">
        <w:rPr>
          <w:lang w:val="fr-FR"/>
        </w:rPr>
        <w:t>Pâques:</w:t>
      </w:r>
      <w:proofErr w:type="gramEnd"/>
      <w:r w:rsidRPr="00031A77">
        <w:rPr>
          <w:lang w:val="fr-FR"/>
        </w:rPr>
        <w:t xml:space="preserve"> Elle est destinée aux élèves de 4ème, 5ème et 3ème.</w:t>
      </w:r>
    </w:p>
    <w:p w14:paraId="62081883" w14:textId="393A196C" w:rsidR="00A81020" w:rsidRPr="00031A77" w:rsidRDefault="00000000">
      <w:pPr>
        <w:pStyle w:val="CERESBody"/>
        <w:numPr>
          <w:ilvl w:val="0"/>
          <w:numId w:val="73"/>
        </w:numPr>
        <w:spacing w:after="80"/>
        <w:jc w:val="both"/>
        <w:rPr>
          <w:lang w:val="fr-FR"/>
        </w:rPr>
      </w:pPr>
      <w:r w:rsidRPr="00031A77">
        <w:rPr>
          <w:lang w:val="fr-FR"/>
        </w:rPr>
        <w:t xml:space="preserve">Vacances </w:t>
      </w:r>
      <w:proofErr w:type="gramStart"/>
      <w:r w:rsidR="001E266A" w:rsidRPr="00031A77">
        <w:rPr>
          <w:lang w:val="fr-FR"/>
        </w:rPr>
        <w:t>d’août:</w:t>
      </w:r>
      <w:proofErr w:type="gramEnd"/>
      <w:r w:rsidRPr="00031A77">
        <w:rPr>
          <w:lang w:val="fr-FR"/>
        </w:rPr>
        <w:t xml:space="preserve"> Elle concerne les trois niveaux (4ème, 5ème et 3ème).</w:t>
      </w:r>
    </w:p>
    <w:p w14:paraId="6BA15538" w14:textId="77777777" w:rsidR="00A81020" w:rsidRPr="00031A77" w:rsidRDefault="00000000" w:rsidP="00334F3C">
      <w:pPr>
        <w:pStyle w:val="CERESBody"/>
        <w:spacing w:after="80"/>
        <w:jc w:val="both"/>
        <w:rPr>
          <w:b/>
          <w:bCs/>
          <w:lang w:val="fr-FR"/>
        </w:rPr>
      </w:pPr>
      <w:r w:rsidRPr="00031A77">
        <w:rPr>
          <w:b/>
          <w:bCs/>
          <w:lang w:val="fr-FR"/>
        </w:rPr>
        <w:t>Activités proposées</w:t>
      </w:r>
    </w:p>
    <w:p w14:paraId="274F3A4F" w14:textId="3E916A3D" w:rsidR="00A81020" w:rsidRPr="00031A77" w:rsidRDefault="00000000" w:rsidP="00334F3C">
      <w:pPr>
        <w:pStyle w:val="CERESBody"/>
        <w:spacing w:after="80"/>
        <w:jc w:val="both"/>
        <w:rPr>
          <w:lang w:val="fr-FR"/>
        </w:rPr>
      </w:pPr>
      <w:r w:rsidRPr="00031A77">
        <w:rPr>
          <w:lang w:val="fr-FR"/>
        </w:rPr>
        <w:t xml:space="preserve">Les activités sont variées et réparties en plusieurs </w:t>
      </w:r>
      <w:proofErr w:type="gramStart"/>
      <w:r w:rsidR="001E266A" w:rsidRPr="00031A77">
        <w:rPr>
          <w:lang w:val="fr-FR"/>
        </w:rPr>
        <w:t>catégories:</w:t>
      </w:r>
      <w:proofErr w:type="gramEnd"/>
    </w:p>
    <w:p w14:paraId="257CB102" w14:textId="3CD4BCDD" w:rsidR="00A81020" w:rsidRPr="00031A77" w:rsidRDefault="00000000">
      <w:pPr>
        <w:pStyle w:val="CERESBody"/>
        <w:numPr>
          <w:ilvl w:val="0"/>
          <w:numId w:val="74"/>
        </w:numPr>
        <w:spacing w:after="80"/>
        <w:jc w:val="both"/>
        <w:rPr>
          <w:lang w:val="fr-FR"/>
        </w:rPr>
      </w:pPr>
      <w:r w:rsidRPr="00031A77">
        <w:rPr>
          <w:lang w:val="fr-FR"/>
        </w:rPr>
        <w:t xml:space="preserve">Renforcement </w:t>
      </w:r>
      <w:proofErr w:type="gramStart"/>
      <w:r w:rsidR="00334F3C" w:rsidRPr="00031A77">
        <w:rPr>
          <w:lang w:val="fr-FR"/>
        </w:rPr>
        <w:t>scolaire:</w:t>
      </w:r>
      <w:proofErr w:type="gramEnd"/>
      <w:r w:rsidRPr="00031A77">
        <w:rPr>
          <w:lang w:val="fr-FR"/>
        </w:rPr>
        <w:t xml:space="preserve"> Mathématiques, Physique, Français, Malgache, Informatique et Culture générale.</w:t>
      </w:r>
    </w:p>
    <w:p w14:paraId="3B9F5811" w14:textId="6FC034CD" w:rsidR="00A81020" w:rsidRPr="00031A77" w:rsidRDefault="00000000">
      <w:pPr>
        <w:pStyle w:val="CERESBody"/>
        <w:numPr>
          <w:ilvl w:val="0"/>
          <w:numId w:val="74"/>
        </w:numPr>
        <w:spacing w:after="80"/>
        <w:jc w:val="both"/>
        <w:rPr>
          <w:lang w:val="fr-FR"/>
        </w:rPr>
      </w:pPr>
      <w:r w:rsidRPr="00031A77">
        <w:rPr>
          <w:lang w:val="fr-FR"/>
        </w:rPr>
        <w:t xml:space="preserve">Activités ludiques et </w:t>
      </w:r>
      <w:proofErr w:type="gramStart"/>
      <w:r w:rsidR="001E266A" w:rsidRPr="00031A77">
        <w:rPr>
          <w:lang w:val="fr-FR"/>
        </w:rPr>
        <w:t>manuelles:</w:t>
      </w:r>
      <w:proofErr w:type="gramEnd"/>
      <w:r w:rsidRPr="00031A77">
        <w:rPr>
          <w:lang w:val="fr-FR"/>
        </w:rPr>
        <w:t xml:space="preserve"> Couture, recyclage, théâtre, cuisine.</w:t>
      </w:r>
    </w:p>
    <w:p w14:paraId="6B0262CF" w14:textId="77777777" w:rsidR="00A81020" w:rsidRDefault="00000000">
      <w:pPr>
        <w:pStyle w:val="CERESBody"/>
        <w:numPr>
          <w:ilvl w:val="0"/>
          <w:numId w:val="74"/>
        </w:numPr>
        <w:spacing w:after="80"/>
        <w:jc w:val="both"/>
      </w:pPr>
      <w:proofErr w:type="spellStart"/>
      <w:r>
        <w:t>Activités</w:t>
      </w:r>
      <w:proofErr w:type="spellEnd"/>
      <w:r>
        <w:t xml:space="preserve"> </w:t>
      </w:r>
      <w:proofErr w:type="spellStart"/>
      <w:r>
        <w:t>sportives</w:t>
      </w:r>
      <w:proofErr w:type="spellEnd"/>
      <w:r>
        <w:t>.</w:t>
      </w:r>
    </w:p>
    <w:p w14:paraId="559588D9" w14:textId="77777777" w:rsidR="00A81020" w:rsidRPr="001E266A" w:rsidRDefault="00000000" w:rsidP="00334F3C">
      <w:pPr>
        <w:pStyle w:val="CERESBody"/>
        <w:spacing w:after="80"/>
        <w:jc w:val="both"/>
        <w:rPr>
          <w:b/>
          <w:bCs/>
        </w:rPr>
      </w:pPr>
      <w:r w:rsidRPr="001E266A">
        <w:rPr>
          <w:b/>
          <w:bCs/>
        </w:rPr>
        <w:t>Lieux</w:t>
      </w:r>
    </w:p>
    <w:p w14:paraId="64AFCB2A" w14:textId="3233C358" w:rsidR="00A81020" w:rsidRPr="00031A77" w:rsidRDefault="00000000">
      <w:pPr>
        <w:pStyle w:val="CERESBody"/>
        <w:numPr>
          <w:ilvl w:val="0"/>
          <w:numId w:val="75"/>
        </w:numPr>
        <w:spacing w:after="80"/>
        <w:jc w:val="both"/>
        <w:rPr>
          <w:lang w:val="fr-FR"/>
        </w:rPr>
      </w:pPr>
      <w:r w:rsidRPr="00031A77">
        <w:rPr>
          <w:lang w:val="fr-FR"/>
        </w:rPr>
        <w:t xml:space="preserve">Vacances </w:t>
      </w:r>
      <w:proofErr w:type="gramStart"/>
      <w:r w:rsidR="001E266A" w:rsidRPr="00031A77">
        <w:rPr>
          <w:lang w:val="fr-FR"/>
        </w:rPr>
        <w:t>d’août:</w:t>
      </w:r>
      <w:proofErr w:type="gramEnd"/>
      <w:r w:rsidRPr="00031A77">
        <w:rPr>
          <w:lang w:val="fr-FR"/>
        </w:rPr>
        <w:t xml:space="preserve"> La classe MIABO pour les 3èmes se tient au Campus CERES.</w:t>
      </w:r>
    </w:p>
    <w:p w14:paraId="4711FE66" w14:textId="5809B0EC" w:rsidR="00A81020" w:rsidRPr="00031A77" w:rsidRDefault="00000000">
      <w:pPr>
        <w:pStyle w:val="CERESBody"/>
        <w:numPr>
          <w:ilvl w:val="0"/>
          <w:numId w:val="75"/>
        </w:numPr>
        <w:spacing w:after="80"/>
        <w:jc w:val="both"/>
        <w:rPr>
          <w:lang w:val="fr-FR"/>
        </w:rPr>
      </w:pPr>
      <w:r w:rsidRPr="00031A77">
        <w:rPr>
          <w:lang w:val="fr-FR"/>
        </w:rPr>
        <w:t xml:space="preserve">Autres </w:t>
      </w:r>
      <w:proofErr w:type="gramStart"/>
      <w:r w:rsidR="001E266A" w:rsidRPr="00031A77">
        <w:rPr>
          <w:lang w:val="fr-FR"/>
        </w:rPr>
        <w:t>sessions:</w:t>
      </w:r>
      <w:proofErr w:type="gramEnd"/>
      <w:r w:rsidRPr="00031A77">
        <w:rPr>
          <w:lang w:val="fr-FR"/>
        </w:rPr>
        <w:t xml:space="preserve"> Les autres sessions ont lieu dans les 5 centres en internat de la réussite.</w:t>
      </w:r>
    </w:p>
    <w:p w14:paraId="1859575D" w14:textId="77777777" w:rsidR="00A81020" w:rsidRPr="00031A77" w:rsidRDefault="00000000" w:rsidP="00334F3C">
      <w:pPr>
        <w:pStyle w:val="CERESBody"/>
        <w:spacing w:after="80"/>
        <w:jc w:val="both"/>
        <w:rPr>
          <w:b/>
          <w:bCs/>
          <w:lang w:val="fr-FR"/>
        </w:rPr>
      </w:pPr>
      <w:r w:rsidRPr="00031A77">
        <w:rPr>
          <w:b/>
          <w:bCs/>
          <w:lang w:val="fr-FR"/>
        </w:rPr>
        <w:t>Préparation</w:t>
      </w:r>
    </w:p>
    <w:p w14:paraId="36794920" w14:textId="77777777" w:rsidR="00A81020" w:rsidRPr="00031A77" w:rsidRDefault="00000000" w:rsidP="00334F3C">
      <w:pPr>
        <w:pStyle w:val="CERESBody"/>
        <w:spacing w:after="80"/>
        <w:jc w:val="both"/>
        <w:rPr>
          <w:lang w:val="fr-FR"/>
        </w:rPr>
      </w:pPr>
      <w:r w:rsidRPr="00031A77">
        <w:rPr>
          <w:lang w:val="fr-FR"/>
        </w:rPr>
        <w:t>Un ou deux mois avant chaque session, des réunions de préparation sont organisées avec tous les animateurs. Ces réunions sont dédiées à l'organisation des activités et à la formation des animateurs.</w:t>
      </w:r>
    </w:p>
    <w:p w14:paraId="65F72F42" w14:textId="77777777" w:rsidR="00A81020" w:rsidRPr="00031A77" w:rsidRDefault="00000000" w:rsidP="00334F3C">
      <w:pPr>
        <w:pStyle w:val="CERESBody"/>
        <w:spacing w:after="80"/>
        <w:jc w:val="both"/>
        <w:rPr>
          <w:b/>
          <w:bCs/>
          <w:lang w:val="fr-FR"/>
        </w:rPr>
      </w:pPr>
      <w:r w:rsidRPr="00031A77">
        <w:rPr>
          <w:b/>
          <w:bCs/>
          <w:lang w:val="fr-FR"/>
        </w:rPr>
        <w:t>Logistique et responsabilités</w:t>
      </w:r>
    </w:p>
    <w:p w14:paraId="56DCE0A0" w14:textId="77777777" w:rsidR="00A81020" w:rsidRPr="00031A77" w:rsidRDefault="00000000" w:rsidP="00334F3C">
      <w:pPr>
        <w:pStyle w:val="CERESBody"/>
        <w:spacing w:after="80"/>
        <w:jc w:val="both"/>
        <w:rPr>
          <w:lang w:val="fr-FR"/>
        </w:rPr>
      </w:pPr>
      <w:r w:rsidRPr="00031A77">
        <w:rPr>
          <w:lang w:val="fr-FR"/>
        </w:rPr>
        <w:t>Le Responsable du pôle Éducation prend en charge la logistique de l'événement dans sa totalité, en se conformant au budget alloué à cette activité.</w:t>
      </w:r>
    </w:p>
    <w:p w14:paraId="72A2384F" w14:textId="77777777" w:rsidR="00A81020" w:rsidRPr="00031A77" w:rsidRDefault="00000000" w:rsidP="00334F3C">
      <w:pPr>
        <w:pStyle w:val="CERESBody"/>
        <w:spacing w:after="80"/>
        <w:jc w:val="both"/>
        <w:rPr>
          <w:lang w:val="fr-FR"/>
        </w:rPr>
      </w:pPr>
      <w:r w:rsidRPr="00031A77">
        <w:rPr>
          <w:lang w:val="fr-FR"/>
        </w:rPr>
        <w:t>Le Coordinateur Pédagogique est responsable de la partie pédagogique, notamment de la formation des animateurs et de la duplication des fiches de travail.</w:t>
      </w:r>
    </w:p>
    <w:p w14:paraId="545714E7" w14:textId="06C71E17" w:rsidR="00A81020" w:rsidRPr="00031A77" w:rsidRDefault="00000000" w:rsidP="00B63DC0">
      <w:pPr>
        <w:pStyle w:val="Titre2"/>
        <w:rPr>
          <w:lang w:val="fr-FR"/>
        </w:rPr>
      </w:pPr>
      <w:bookmarkStart w:id="268" w:name="_Toc223448218"/>
      <w:r w:rsidRPr="00031A77">
        <w:rPr>
          <w:lang w:val="fr-FR"/>
        </w:rPr>
        <w:lastRenderedPageBreak/>
        <w:t>Procédure de la Réunion d’équipe mensuelle Pôle Education</w:t>
      </w:r>
      <w:bookmarkEnd w:id="268"/>
    </w:p>
    <w:p w14:paraId="2BC9B278" w14:textId="77777777" w:rsidR="00A81020" w:rsidRPr="00031A77" w:rsidRDefault="00000000" w:rsidP="00334F3C">
      <w:pPr>
        <w:pStyle w:val="CERESBody"/>
        <w:spacing w:after="80"/>
        <w:jc w:val="both"/>
        <w:rPr>
          <w:b/>
          <w:bCs/>
          <w:lang w:val="fr-FR"/>
        </w:rPr>
      </w:pPr>
      <w:r w:rsidRPr="00031A77">
        <w:rPr>
          <w:b/>
          <w:bCs/>
          <w:lang w:val="fr-FR"/>
        </w:rPr>
        <w:t>Objet de la réunion</w:t>
      </w:r>
    </w:p>
    <w:p w14:paraId="73D0632F" w14:textId="77777777" w:rsidR="00A81020" w:rsidRPr="00031A77" w:rsidRDefault="00000000" w:rsidP="00334F3C">
      <w:pPr>
        <w:pStyle w:val="CERESBody"/>
        <w:spacing w:after="80"/>
        <w:jc w:val="both"/>
        <w:rPr>
          <w:lang w:val="fr-FR"/>
        </w:rPr>
      </w:pPr>
      <w:r w:rsidRPr="00031A77">
        <w:rPr>
          <w:lang w:val="fr-FR"/>
        </w:rPr>
        <w:t>Cette procédure établit le fonctionnement des réunions d'équipe mensuelles, qui visent à favoriser la collaboration, le partage d'informations et le développement des compétences au sein des équipes DVP et BOE.</w:t>
      </w:r>
    </w:p>
    <w:p w14:paraId="1C79E7C1" w14:textId="77777777" w:rsidR="00A81020" w:rsidRPr="00031A77" w:rsidRDefault="00000000" w:rsidP="00334F3C">
      <w:pPr>
        <w:pStyle w:val="CERESBody"/>
        <w:spacing w:after="80"/>
        <w:jc w:val="both"/>
        <w:rPr>
          <w:b/>
          <w:bCs/>
          <w:lang w:val="fr-FR"/>
        </w:rPr>
      </w:pPr>
      <w:r w:rsidRPr="00031A77">
        <w:rPr>
          <w:b/>
          <w:bCs/>
          <w:lang w:val="fr-FR"/>
        </w:rPr>
        <w:t>Participants</w:t>
      </w:r>
    </w:p>
    <w:p w14:paraId="0BBC9D53" w14:textId="77777777" w:rsidR="00A81020" w:rsidRPr="00031A77" w:rsidRDefault="00000000" w:rsidP="00334F3C">
      <w:pPr>
        <w:pStyle w:val="CERESBody"/>
        <w:spacing w:after="80"/>
        <w:jc w:val="both"/>
        <w:rPr>
          <w:lang w:val="fr-FR"/>
        </w:rPr>
      </w:pPr>
      <w:r w:rsidRPr="00031A77">
        <w:rPr>
          <w:lang w:val="fr-FR"/>
        </w:rPr>
        <w:t>Equipe du pôle éducation</w:t>
      </w:r>
    </w:p>
    <w:p w14:paraId="5DEC3432" w14:textId="77777777" w:rsidR="00A81020" w:rsidRPr="00031A77" w:rsidRDefault="00000000" w:rsidP="00334F3C">
      <w:pPr>
        <w:pStyle w:val="CERESBody"/>
        <w:spacing w:after="80"/>
        <w:jc w:val="both"/>
        <w:rPr>
          <w:lang w:val="fr-FR"/>
        </w:rPr>
      </w:pPr>
      <w:r w:rsidRPr="00031A77">
        <w:rPr>
          <w:lang w:val="fr-FR"/>
        </w:rPr>
        <w:t>L'adjoint de la direction est invité et peut participer s'il le souhaite ou si sa présence est requise pour des sujets spécifiques.</w:t>
      </w:r>
    </w:p>
    <w:p w14:paraId="499B4119" w14:textId="60AB43C5" w:rsidR="00A81020" w:rsidRPr="00031A77" w:rsidRDefault="00000000" w:rsidP="00334F3C">
      <w:pPr>
        <w:pStyle w:val="CERESBody"/>
        <w:spacing w:after="80"/>
        <w:jc w:val="both"/>
        <w:rPr>
          <w:lang w:val="fr-FR"/>
        </w:rPr>
      </w:pPr>
      <w:r w:rsidRPr="00031A77">
        <w:rPr>
          <w:b/>
          <w:bCs/>
          <w:lang w:val="fr-FR"/>
        </w:rPr>
        <w:t xml:space="preserve">Périodicité et </w:t>
      </w:r>
      <w:proofErr w:type="gramStart"/>
      <w:r w:rsidR="007C26C9" w:rsidRPr="00031A77">
        <w:rPr>
          <w:b/>
          <w:bCs/>
          <w:lang w:val="fr-FR"/>
        </w:rPr>
        <w:t>lieu:</w:t>
      </w:r>
      <w:proofErr w:type="gramEnd"/>
      <w:r w:rsidRPr="00031A77">
        <w:rPr>
          <w:lang w:val="fr-FR"/>
        </w:rPr>
        <w:t xml:space="preserve"> le deuxième lundi de chaque mois dans le bureau du pôle Éducation.</w:t>
      </w:r>
    </w:p>
    <w:p w14:paraId="641D3B3D" w14:textId="77777777" w:rsidR="00A81020" w:rsidRPr="00031A77" w:rsidRDefault="00000000" w:rsidP="00334F3C">
      <w:pPr>
        <w:pStyle w:val="CERESBody"/>
        <w:spacing w:after="80"/>
        <w:jc w:val="both"/>
        <w:rPr>
          <w:b/>
          <w:bCs/>
          <w:lang w:val="fr-FR"/>
        </w:rPr>
      </w:pPr>
      <w:r w:rsidRPr="00031A77">
        <w:rPr>
          <w:b/>
          <w:bCs/>
          <w:lang w:val="fr-FR"/>
        </w:rPr>
        <w:t>Ordre du jour</w:t>
      </w:r>
    </w:p>
    <w:p w14:paraId="50768739" w14:textId="184A1CCA" w:rsidR="00A81020" w:rsidRPr="00031A77" w:rsidRDefault="00000000" w:rsidP="00334F3C">
      <w:pPr>
        <w:pStyle w:val="CERESBody"/>
        <w:spacing w:after="80"/>
        <w:jc w:val="both"/>
        <w:rPr>
          <w:lang w:val="fr-FR"/>
        </w:rPr>
      </w:pPr>
      <w:r w:rsidRPr="00031A77">
        <w:rPr>
          <w:lang w:val="fr-FR"/>
        </w:rPr>
        <w:t xml:space="preserve">Chaque réunion suivra l'ordre du jour </w:t>
      </w:r>
      <w:proofErr w:type="gramStart"/>
      <w:r w:rsidR="007C26C9" w:rsidRPr="00031A77">
        <w:rPr>
          <w:lang w:val="fr-FR"/>
        </w:rPr>
        <w:t>suivant:</w:t>
      </w:r>
      <w:proofErr w:type="gramEnd"/>
    </w:p>
    <w:p w14:paraId="6E2E7D68" w14:textId="796CA87B" w:rsidR="00A81020" w:rsidRPr="00031A77" w:rsidRDefault="00000000">
      <w:pPr>
        <w:pStyle w:val="CERESBody"/>
        <w:numPr>
          <w:ilvl w:val="0"/>
          <w:numId w:val="76"/>
        </w:numPr>
        <w:spacing w:after="80"/>
        <w:jc w:val="both"/>
        <w:rPr>
          <w:lang w:val="fr-FR"/>
        </w:rPr>
      </w:pPr>
      <w:r w:rsidRPr="00031A77">
        <w:rPr>
          <w:lang w:val="fr-FR"/>
        </w:rPr>
        <w:t xml:space="preserve">Séance de </w:t>
      </w:r>
      <w:proofErr w:type="gramStart"/>
      <w:r w:rsidR="00560D26" w:rsidRPr="00031A77">
        <w:rPr>
          <w:lang w:val="fr-FR"/>
        </w:rPr>
        <w:t>formation:</w:t>
      </w:r>
      <w:proofErr w:type="gramEnd"/>
      <w:r w:rsidRPr="00031A77">
        <w:rPr>
          <w:lang w:val="fr-FR"/>
        </w:rPr>
        <w:t xml:space="preserve"> Début de la réunion par une courte session de formation (environ 30 minutes) sur des thématiques liées au travail et à l'éducation. Les sujets pourront être proposés et animés par les membres de l'équipe.</w:t>
      </w:r>
    </w:p>
    <w:p w14:paraId="088DE79C" w14:textId="0296DEA2" w:rsidR="00A81020" w:rsidRPr="00031A77" w:rsidRDefault="00000000">
      <w:pPr>
        <w:pStyle w:val="CERESBody"/>
        <w:numPr>
          <w:ilvl w:val="0"/>
          <w:numId w:val="76"/>
        </w:numPr>
        <w:spacing w:after="80"/>
        <w:jc w:val="both"/>
        <w:rPr>
          <w:lang w:val="fr-FR"/>
        </w:rPr>
      </w:pPr>
      <w:r w:rsidRPr="00031A77">
        <w:rPr>
          <w:lang w:val="fr-FR"/>
        </w:rPr>
        <w:t xml:space="preserve">Évaluation des activités </w:t>
      </w:r>
      <w:proofErr w:type="gramStart"/>
      <w:r w:rsidR="00560D26" w:rsidRPr="00031A77">
        <w:rPr>
          <w:lang w:val="fr-FR"/>
        </w:rPr>
        <w:t>passées:</w:t>
      </w:r>
      <w:proofErr w:type="gramEnd"/>
      <w:r w:rsidRPr="00031A77">
        <w:rPr>
          <w:lang w:val="fr-FR"/>
        </w:rPr>
        <w:t xml:space="preserve"> Bilan des réalisations et des défis rencontrés au cours du mois précédent.</w:t>
      </w:r>
    </w:p>
    <w:p w14:paraId="46FB03A5" w14:textId="03518D6C" w:rsidR="00A81020" w:rsidRPr="00031A77" w:rsidRDefault="00000000">
      <w:pPr>
        <w:pStyle w:val="CERESBody"/>
        <w:numPr>
          <w:ilvl w:val="0"/>
          <w:numId w:val="76"/>
        </w:numPr>
        <w:spacing w:after="80"/>
        <w:jc w:val="both"/>
        <w:rPr>
          <w:lang w:val="fr-FR"/>
        </w:rPr>
      </w:pPr>
      <w:r w:rsidRPr="00031A77">
        <w:rPr>
          <w:lang w:val="fr-FR"/>
        </w:rPr>
        <w:t xml:space="preserve">Discussion des activités en cours et à </w:t>
      </w:r>
      <w:proofErr w:type="gramStart"/>
      <w:r w:rsidR="00560D26" w:rsidRPr="00031A77">
        <w:rPr>
          <w:lang w:val="fr-FR"/>
        </w:rPr>
        <w:t>venir:</w:t>
      </w:r>
      <w:proofErr w:type="gramEnd"/>
      <w:r w:rsidRPr="00031A77">
        <w:rPr>
          <w:lang w:val="fr-FR"/>
        </w:rPr>
        <w:t xml:space="preserve"> Points d'avancement sur les projets en cours et planification des tâches pour le mois à venir (BOE, DVP, PEDUC)</w:t>
      </w:r>
    </w:p>
    <w:p w14:paraId="26C79EB8" w14:textId="43584F83" w:rsidR="00A81020" w:rsidRPr="00031A77" w:rsidRDefault="00000000">
      <w:pPr>
        <w:pStyle w:val="CERESBody"/>
        <w:numPr>
          <w:ilvl w:val="0"/>
          <w:numId w:val="76"/>
        </w:numPr>
        <w:spacing w:after="80"/>
        <w:jc w:val="both"/>
        <w:rPr>
          <w:lang w:val="fr-FR"/>
        </w:rPr>
      </w:pPr>
      <w:r w:rsidRPr="00031A77">
        <w:rPr>
          <w:lang w:val="fr-FR"/>
        </w:rPr>
        <w:t xml:space="preserve">Sujets </w:t>
      </w:r>
      <w:proofErr w:type="gramStart"/>
      <w:r w:rsidR="00560D26" w:rsidRPr="00031A77">
        <w:rPr>
          <w:lang w:val="fr-FR"/>
        </w:rPr>
        <w:t>divers:</w:t>
      </w:r>
      <w:proofErr w:type="gramEnd"/>
      <w:r w:rsidRPr="00031A77">
        <w:rPr>
          <w:lang w:val="fr-FR"/>
        </w:rPr>
        <w:t xml:space="preserve"> Échange sur d'autres questions pertinentes soulevées par l'équipe, social de l’équipe</w:t>
      </w:r>
    </w:p>
    <w:p w14:paraId="255960DD" w14:textId="67FF18C8" w:rsidR="00A81020" w:rsidRPr="00031A77" w:rsidRDefault="00000000">
      <w:pPr>
        <w:pStyle w:val="CERESBody"/>
        <w:numPr>
          <w:ilvl w:val="0"/>
          <w:numId w:val="76"/>
        </w:numPr>
        <w:spacing w:after="80"/>
        <w:jc w:val="both"/>
        <w:rPr>
          <w:lang w:val="fr-FR"/>
        </w:rPr>
      </w:pPr>
      <w:r w:rsidRPr="00031A77">
        <w:rPr>
          <w:lang w:val="fr-FR"/>
        </w:rPr>
        <w:t xml:space="preserve">Temps d'échange </w:t>
      </w:r>
      <w:proofErr w:type="gramStart"/>
      <w:r w:rsidR="00560D26" w:rsidRPr="00031A77">
        <w:rPr>
          <w:lang w:val="fr-FR"/>
        </w:rPr>
        <w:t>social:</w:t>
      </w:r>
      <w:proofErr w:type="gramEnd"/>
      <w:r w:rsidRPr="00031A77">
        <w:rPr>
          <w:lang w:val="fr-FR"/>
        </w:rPr>
        <w:t xml:space="preserve"> Clôture de la réunion par un moment d'échange informel pour renforcer la cohésion de l'équipe.</w:t>
      </w:r>
    </w:p>
    <w:p w14:paraId="70E5C191" w14:textId="77777777" w:rsidR="00A81020" w:rsidRPr="00031A77" w:rsidRDefault="00000000">
      <w:pPr>
        <w:pStyle w:val="CERESBody"/>
        <w:spacing w:after="80"/>
        <w:rPr>
          <w:b/>
          <w:bCs/>
          <w:lang w:val="fr-FR"/>
        </w:rPr>
      </w:pPr>
      <w:r w:rsidRPr="00031A77">
        <w:rPr>
          <w:b/>
          <w:bCs/>
          <w:lang w:val="fr-FR"/>
        </w:rPr>
        <w:t>Rôle et responsabilité</w:t>
      </w:r>
    </w:p>
    <w:p w14:paraId="393FDC3A" w14:textId="77777777" w:rsidR="00A81020" w:rsidRPr="00031A77" w:rsidRDefault="00000000" w:rsidP="00334F3C">
      <w:pPr>
        <w:pStyle w:val="CERESBody"/>
        <w:spacing w:after="80"/>
        <w:jc w:val="both"/>
        <w:rPr>
          <w:lang w:val="fr-FR"/>
        </w:rPr>
      </w:pPr>
      <w:r w:rsidRPr="00031A77">
        <w:rPr>
          <w:lang w:val="fr-FR"/>
        </w:rPr>
        <w:t>Le chef de service anime la réunion et prépare l’ordre du jour, tandis qu’un membre désigné rédige le compte rendu, ensuite diffusé aux participants et à l’adjoint de la direction.</w:t>
      </w:r>
    </w:p>
    <w:p w14:paraId="61F05CFB" w14:textId="77777777" w:rsidR="00A81020" w:rsidRPr="00031A77" w:rsidRDefault="00A81020">
      <w:pPr>
        <w:pStyle w:val="CERESBody"/>
        <w:rPr>
          <w:lang w:val="fr-FR"/>
        </w:rPr>
      </w:pPr>
    </w:p>
    <w:p w14:paraId="40DDBEEC" w14:textId="77777777" w:rsidR="006E0980" w:rsidRPr="00031A77" w:rsidRDefault="006E0980">
      <w:pPr>
        <w:pStyle w:val="CERESBody"/>
        <w:rPr>
          <w:lang w:val="fr-FR"/>
        </w:rPr>
      </w:pPr>
    </w:p>
    <w:p w14:paraId="37C576DF" w14:textId="77777777" w:rsidR="00A3759A" w:rsidRPr="00031A77" w:rsidRDefault="00A3759A">
      <w:pPr>
        <w:pStyle w:val="CERESBody"/>
        <w:rPr>
          <w:lang w:val="fr-FR"/>
        </w:rPr>
      </w:pPr>
    </w:p>
    <w:p w14:paraId="326F86A7" w14:textId="77777777" w:rsidR="00A3759A" w:rsidRPr="00031A77" w:rsidRDefault="00A3759A">
      <w:pPr>
        <w:pStyle w:val="CERESBody"/>
        <w:rPr>
          <w:lang w:val="fr-FR"/>
        </w:rPr>
      </w:pPr>
    </w:p>
    <w:p w14:paraId="61D6FD7B" w14:textId="77777777" w:rsidR="00A3759A" w:rsidRPr="00031A77" w:rsidRDefault="00A3759A">
      <w:pPr>
        <w:pStyle w:val="CERESBody"/>
        <w:rPr>
          <w:lang w:val="fr-FR"/>
        </w:rPr>
      </w:pPr>
    </w:p>
    <w:p w14:paraId="0DBF1C55" w14:textId="77777777" w:rsidR="00A3759A" w:rsidRPr="00031A77" w:rsidRDefault="00A3759A">
      <w:pPr>
        <w:pStyle w:val="CERESBody"/>
        <w:rPr>
          <w:lang w:val="fr-FR"/>
        </w:rPr>
      </w:pPr>
    </w:p>
    <w:p w14:paraId="51C7B33E" w14:textId="503F7E6A" w:rsidR="00A81020" w:rsidRDefault="00000000" w:rsidP="00843CB8">
      <w:pPr>
        <w:pStyle w:val="Titre1"/>
      </w:pPr>
      <w:bookmarkStart w:id="269" w:name="_Toc223448219"/>
      <w:r>
        <w:lastRenderedPageBreak/>
        <w:t>PROCEDURES PÔLE FORMATION</w:t>
      </w:r>
      <w:bookmarkEnd w:id="269"/>
    </w:p>
    <w:p w14:paraId="753441B0" w14:textId="77777777" w:rsidR="00A81020" w:rsidRPr="002801B0" w:rsidRDefault="00000000" w:rsidP="00334F3C">
      <w:pPr>
        <w:pStyle w:val="CERESBody"/>
        <w:spacing w:after="80"/>
        <w:jc w:val="both"/>
        <w:rPr>
          <w:b/>
          <w:bCs/>
        </w:rPr>
      </w:pPr>
      <w:proofErr w:type="spellStart"/>
      <w:r w:rsidRPr="002801B0">
        <w:rPr>
          <w:b/>
          <w:bCs/>
        </w:rPr>
        <w:t>Préambule</w:t>
      </w:r>
      <w:proofErr w:type="spellEnd"/>
    </w:p>
    <w:p w14:paraId="70C8F9EA" w14:textId="04679665" w:rsidR="00A81020" w:rsidRPr="00031A77" w:rsidRDefault="00000000" w:rsidP="00334F3C">
      <w:pPr>
        <w:pStyle w:val="CERESBody"/>
        <w:spacing w:after="80"/>
        <w:jc w:val="both"/>
        <w:rPr>
          <w:lang w:val="fr-FR"/>
        </w:rPr>
      </w:pPr>
      <w:r w:rsidRPr="00031A77">
        <w:rPr>
          <w:lang w:val="fr-FR"/>
        </w:rPr>
        <w:t xml:space="preserve">Le Pôle formation est un service qui a remplacé le service Pôle Enseignement (PE) pour donner suite à un repositionnement dans le cadre du Programme CERES. Il se compose généralement de deux </w:t>
      </w:r>
      <w:proofErr w:type="gramStart"/>
      <w:r w:rsidR="00DF3B36" w:rsidRPr="00031A77">
        <w:rPr>
          <w:lang w:val="fr-FR"/>
        </w:rPr>
        <w:t>entités:</w:t>
      </w:r>
      <w:proofErr w:type="gramEnd"/>
      <w:r w:rsidRPr="00031A77">
        <w:rPr>
          <w:lang w:val="fr-FR"/>
        </w:rPr>
        <w:t xml:space="preserve"> le centre de Formation Initiale de Professeurs de collège (CFIP) actif jusqu’en juillet 2026, et la Formation Continue des Professeurs (FCP).</w:t>
      </w:r>
    </w:p>
    <w:p w14:paraId="6928854F" w14:textId="77777777" w:rsidR="00A81020" w:rsidRPr="00031A77" w:rsidRDefault="00000000" w:rsidP="00334F3C">
      <w:pPr>
        <w:pStyle w:val="CERESBody"/>
        <w:spacing w:after="80"/>
        <w:jc w:val="both"/>
        <w:rPr>
          <w:lang w:val="fr-FR"/>
        </w:rPr>
      </w:pPr>
      <w:r w:rsidRPr="00031A77">
        <w:rPr>
          <w:lang w:val="fr-FR"/>
        </w:rPr>
        <w:t>Le PE, constitué du Collège Privé Fitaratra (CPF) et du CFIP, a été créé en 2019.</w:t>
      </w:r>
    </w:p>
    <w:p w14:paraId="528F18EA" w14:textId="77777777" w:rsidR="00A81020" w:rsidRPr="00031A77" w:rsidRDefault="00000000" w:rsidP="00334F3C">
      <w:pPr>
        <w:pStyle w:val="CERESBody"/>
        <w:spacing w:after="80"/>
        <w:jc w:val="both"/>
        <w:rPr>
          <w:lang w:val="fr-FR"/>
        </w:rPr>
      </w:pPr>
      <w:r w:rsidRPr="00031A77">
        <w:rPr>
          <w:lang w:val="fr-FR"/>
        </w:rPr>
        <w:t>En 2018, une réflexion a été menée au sein du programme CERES en vue de remplacer l’année préparatoire (AP), qui permettait de renforcer le niveau des jeunes titulaires du BEPC issus des pépinières en brousse et scolarisés dans les collèges partenaires. Cette réflexion a conduit à la création du Collège Privé Fitaratra, aussi appelé « troisième étoile », implanté sur le campus CERES. Ce collège ne comptait alors que deux classes de troisième, limitées à 20 élèves chacune, animées par des enseignants employés par le programme CERES.</w:t>
      </w:r>
    </w:p>
    <w:p w14:paraId="56BBB474" w14:textId="77777777" w:rsidR="00A81020" w:rsidRPr="00031A77" w:rsidRDefault="00000000" w:rsidP="00334F3C">
      <w:pPr>
        <w:pStyle w:val="CERESBody"/>
        <w:spacing w:after="80"/>
        <w:jc w:val="both"/>
        <w:rPr>
          <w:lang w:val="fr-FR"/>
        </w:rPr>
      </w:pPr>
      <w:r w:rsidRPr="00031A77">
        <w:rPr>
          <w:lang w:val="fr-FR"/>
        </w:rPr>
        <w:t>Le Programme CERES, comme son nom l’indique, a pour objectif de RENFORCER - et non de remplacer - le rôle des collèges partenaires dans le cadre éducatif. Dans cette optique, le CPF a été supprimé à partir de la rentrée scolaire 2025-2026, afin que tous les jeunes collégiens puissent bénéficier des dispositifs de renforcements proposés par le Programme directement dans leurs collèges de brousse.</w:t>
      </w:r>
    </w:p>
    <w:p w14:paraId="7A06B21C" w14:textId="77777777" w:rsidR="00A81020" w:rsidRPr="00031A77" w:rsidRDefault="00000000" w:rsidP="00334F3C">
      <w:pPr>
        <w:pStyle w:val="CERESBody"/>
        <w:spacing w:after="80"/>
        <w:jc w:val="both"/>
        <w:rPr>
          <w:lang w:val="fr-FR"/>
        </w:rPr>
      </w:pPr>
      <w:r w:rsidRPr="00031A77">
        <w:rPr>
          <w:lang w:val="fr-FR"/>
        </w:rPr>
        <w:t>Depuis 2015, le CFIP avait pour mission de renforcer les collèges partenaires en zone rurale en y affectant des enseignants formés par le centre, ayant bénéficié d’une formation à la fois théorique et pratique. Cependant, face aux difficultés rencontrées - notamment la saturation des capacités d'accueil des collèges et la reconversion professionnelle de nombreux diplômés - cette solution ne répond plus aux objectifs du programme. Pour renforcer ces établissements partenaires, la mise en place d’une Formation Continue des Professeurs (FCP) constitue une alternative pertinente au CFIP.</w:t>
      </w:r>
    </w:p>
    <w:p w14:paraId="6DEBD28E" w14:textId="33F73429" w:rsidR="00A81020" w:rsidRPr="00031A77" w:rsidRDefault="00000000" w:rsidP="00843CB8">
      <w:pPr>
        <w:pStyle w:val="Titre2"/>
        <w:rPr>
          <w:lang w:val="fr-FR"/>
        </w:rPr>
      </w:pPr>
      <w:bookmarkStart w:id="270" w:name="_Toc223448220"/>
      <w:r w:rsidRPr="00031A77">
        <w:rPr>
          <w:lang w:val="fr-FR"/>
        </w:rPr>
        <w:t>Le Centre de Formation Initiale des Professeurs de Collège (CFIP)</w:t>
      </w:r>
      <w:bookmarkEnd w:id="270"/>
    </w:p>
    <w:p w14:paraId="0AF9917E" w14:textId="5072D304" w:rsidR="00A81020" w:rsidRDefault="00000000" w:rsidP="00843CB8">
      <w:pPr>
        <w:pStyle w:val="Titre3"/>
      </w:pPr>
      <w:bookmarkStart w:id="271" w:name="_Toc223448221"/>
      <w:r>
        <w:t>Implantation</w:t>
      </w:r>
      <w:bookmarkEnd w:id="271"/>
    </w:p>
    <w:p w14:paraId="234F44A6" w14:textId="3D902D25" w:rsidR="00A81020" w:rsidRPr="00031A77" w:rsidRDefault="00000000" w:rsidP="00334F3C">
      <w:pPr>
        <w:pStyle w:val="CERESBody"/>
        <w:spacing w:after="80"/>
        <w:jc w:val="both"/>
        <w:rPr>
          <w:lang w:val="fr-FR"/>
        </w:rPr>
      </w:pPr>
      <w:r w:rsidRPr="00031A77">
        <w:rPr>
          <w:lang w:val="fr-FR"/>
        </w:rPr>
        <w:t xml:space="preserve">L'association PROMES, à travers le programme CERES, a constaté un manque d'enseignants ayant reçu une formation pédagogique de qualité au sein des établissements publics et privés partenaires de CERES, dans les 3 Districts de la Région Haute </w:t>
      </w:r>
      <w:proofErr w:type="spellStart"/>
      <w:proofErr w:type="gramStart"/>
      <w:r w:rsidR="00DF3B36" w:rsidRPr="00031A77">
        <w:rPr>
          <w:lang w:val="fr-FR"/>
        </w:rPr>
        <w:t>Matsiatra</w:t>
      </w:r>
      <w:proofErr w:type="spellEnd"/>
      <w:r w:rsidR="00DF3B36" w:rsidRPr="00031A77">
        <w:rPr>
          <w:lang w:val="fr-FR"/>
        </w:rPr>
        <w:t>:</w:t>
      </w:r>
      <w:proofErr w:type="gramEnd"/>
      <w:r w:rsidRPr="00031A77">
        <w:rPr>
          <w:lang w:val="fr-FR"/>
        </w:rPr>
        <w:t xml:space="preserve"> </w:t>
      </w:r>
      <w:proofErr w:type="spellStart"/>
      <w:r w:rsidRPr="00031A77">
        <w:rPr>
          <w:lang w:val="fr-FR"/>
        </w:rPr>
        <w:t>Lalangina</w:t>
      </w:r>
      <w:proofErr w:type="spellEnd"/>
      <w:r w:rsidRPr="00031A77">
        <w:rPr>
          <w:lang w:val="fr-FR"/>
        </w:rPr>
        <w:t xml:space="preserve">, </w:t>
      </w:r>
      <w:proofErr w:type="spellStart"/>
      <w:r w:rsidRPr="00031A77">
        <w:rPr>
          <w:lang w:val="fr-FR"/>
        </w:rPr>
        <w:t>Vohibato</w:t>
      </w:r>
      <w:proofErr w:type="spellEnd"/>
      <w:r w:rsidRPr="00031A77">
        <w:rPr>
          <w:lang w:val="fr-FR"/>
        </w:rPr>
        <w:t xml:space="preserve"> et Isandra. Afin de pallier ce déficit d'enseignants formés, le Ministère de l’Education Nationale (MEN) a mis en place un dispositif de formation initiale pour les enseignants du sous-cycle 3 (anciennement Collège), tel qu’indiqué dans le Plan Sectoriel de l’Éducation (PSE). Cette formation se déroule dans différentes régions, dont celle de la Haute Matsiatra, au sein du CRFRP (Centre Régional de Formation et de Recherche Pédagogique) de </w:t>
      </w:r>
      <w:proofErr w:type="spellStart"/>
      <w:r w:rsidRPr="00031A77">
        <w:rPr>
          <w:lang w:val="fr-FR"/>
        </w:rPr>
        <w:t>Mahazengy</w:t>
      </w:r>
      <w:proofErr w:type="spellEnd"/>
      <w:r w:rsidRPr="00031A77">
        <w:rPr>
          <w:lang w:val="fr-FR"/>
        </w:rPr>
        <w:t>.</w:t>
      </w:r>
    </w:p>
    <w:p w14:paraId="33095EC9" w14:textId="77777777" w:rsidR="00A81020" w:rsidRPr="00031A77" w:rsidRDefault="00000000" w:rsidP="00334F3C">
      <w:pPr>
        <w:pStyle w:val="CERESBody"/>
        <w:spacing w:after="80"/>
        <w:jc w:val="both"/>
        <w:rPr>
          <w:lang w:val="fr-FR"/>
        </w:rPr>
      </w:pPr>
      <w:r w:rsidRPr="00031A77">
        <w:rPr>
          <w:lang w:val="fr-FR"/>
        </w:rPr>
        <w:t>Le manque d'enseignants formés persiste aussi bien dans les collèges publics que privés (confessionnels et / ou laïcs) des trois CISCO précitées, y compris dans les établissements partenaires de CERES, que ce soit dans ses Internats de la Réussite ou en milieu urbain.</w:t>
      </w:r>
    </w:p>
    <w:p w14:paraId="09860DA1" w14:textId="77777777" w:rsidR="00A81020" w:rsidRPr="00031A77" w:rsidRDefault="00000000" w:rsidP="00334F3C">
      <w:pPr>
        <w:pStyle w:val="CERESBody"/>
        <w:spacing w:after="80"/>
        <w:jc w:val="both"/>
        <w:rPr>
          <w:lang w:val="fr-FR"/>
        </w:rPr>
      </w:pPr>
      <w:r w:rsidRPr="00031A77">
        <w:rPr>
          <w:lang w:val="fr-FR"/>
        </w:rPr>
        <w:t xml:space="preserve">A cet effet, l'Association Malagasy PROMES fondatrice du programme CERES à Ankofafalahy Fianarantsoa a souhaité contribuer à l'amélioration de la qualité de l'enseignement à Madagascar. C'est dans cette </w:t>
      </w:r>
      <w:r w:rsidRPr="00031A77">
        <w:rPr>
          <w:lang w:val="fr-FR"/>
        </w:rPr>
        <w:lastRenderedPageBreak/>
        <w:t>perspective que le programme CERES a créé, en 2015, le Centre de Formation Initiale des Professeurs de Collège (CFIP).</w:t>
      </w:r>
    </w:p>
    <w:p w14:paraId="76C58D56" w14:textId="77777777" w:rsidR="00A81020" w:rsidRPr="00031A77" w:rsidRDefault="00000000" w:rsidP="00334F3C">
      <w:pPr>
        <w:pStyle w:val="CERESBody"/>
        <w:spacing w:after="80"/>
        <w:jc w:val="both"/>
        <w:rPr>
          <w:lang w:val="fr-FR"/>
        </w:rPr>
      </w:pPr>
      <w:r w:rsidRPr="00031A77">
        <w:rPr>
          <w:lang w:val="fr-FR"/>
        </w:rPr>
        <w:t>Le CFIP a été conçu principalement pour répondre de manière pragmatique à un besoin urgent de professeurs formés dans les collèges de la région de la Haute Matsiatra et, plus largement, de Madagascar. Grâce à une "Convention de partenariat entre PROMES et l'INFP", le CFIP est devenu un dispositif officiel de formation initiale des professeurs de Collège.</w:t>
      </w:r>
    </w:p>
    <w:p w14:paraId="13CC10C2" w14:textId="77777777" w:rsidR="00A81020" w:rsidRPr="00031A77" w:rsidRDefault="00000000" w:rsidP="00334F3C">
      <w:pPr>
        <w:pStyle w:val="CERESBody"/>
        <w:spacing w:after="80"/>
        <w:jc w:val="both"/>
        <w:rPr>
          <w:lang w:val="fr-FR"/>
        </w:rPr>
      </w:pPr>
      <w:r w:rsidRPr="00031A77">
        <w:rPr>
          <w:lang w:val="fr-FR"/>
        </w:rPr>
        <w:t xml:space="preserve">Depuis sa création, le CFIP a connu plusieurs évolutions. Ainsi, en décembre 2022, il a été agréé par le </w:t>
      </w:r>
      <w:proofErr w:type="gramStart"/>
      <w:r w:rsidRPr="00031A77">
        <w:rPr>
          <w:lang w:val="fr-FR"/>
        </w:rPr>
        <w:t>Ministère de l’Enseignement</w:t>
      </w:r>
      <w:proofErr w:type="gramEnd"/>
      <w:r w:rsidRPr="00031A77">
        <w:rPr>
          <w:lang w:val="fr-FR"/>
        </w:rPr>
        <w:t xml:space="preserve"> Technique et de Formation Professionnelle (METFP), représenté par la DRETFP Haute Matsiatra. A la suite de cet agrément, 33 bacheliers, hommes et femmes, ont été sélectionnés pour suivre cette formation pédagogique diplômante les préparant au métier de professeur de collège, en vue d’une insertion professionnelle de qualité.</w:t>
      </w:r>
    </w:p>
    <w:p w14:paraId="16ABA757" w14:textId="77777777" w:rsidR="00A81020" w:rsidRPr="00031A77" w:rsidRDefault="00000000" w:rsidP="00334F3C">
      <w:pPr>
        <w:pStyle w:val="CERESBody"/>
        <w:spacing w:after="80"/>
        <w:jc w:val="both"/>
        <w:rPr>
          <w:lang w:val="fr-FR"/>
        </w:rPr>
      </w:pPr>
      <w:r w:rsidRPr="00031A77">
        <w:rPr>
          <w:lang w:val="fr-FR"/>
        </w:rPr>
        <w:t>La sélection des candidats sera effectuée chaque année. A partir de 2023, une cérémonie de fin de promotion sera organisée annuellement à l’issue de chaque cycle.</w:t>
      </w:r>
    </w:p>
    <w:p w14:paraId="523F654F" w14:textId="07E226C5" w:rsidR="00A81020" w:rsidRPr="00031A77" w:rsidRDefault="00000000" w:rsidP="00334F3C">
      <w:pPr>
        <w:pStyle w:val="CERESBody"/>
        <w:spacing w:after="80"/>
        <w:jc w:val="both"/>
        <w:rPr>
          <w:lang w:val="fr-FR"/>
        </w:rPr>
      </w:pPr>
      <w:r w:rsidRPr="00031A77">
        <w:rPr>
          <w:lang w:val="fr-FR"/>
        </w:rPr>
        <w:t xml:space="preserve">Dans cette optique, deux promotions bénéficieront simultanément de cette </w:t>
      </w:r>
      <w:proofErr w:type="gramStart"/>
      <w:r w:rsidR="00DF3B36" w:rsidRPr="00031A77">
        <w:rPr>
          <w:lang w:val="fr-FR"/>
        </w:rPr>
        <w:t>formation:</w:t>
      </w:r>
      <w:proofErr w:type="gramEnd"/>
      <w:r w:rsidRPr="00031A77">
        <w:rPr>
          <w:lang w:val="fr-FR"/>
        </w:rPr>
        <w:t xml:space="preserve"> l’une en 1ère année et l’autre en 2ème année.</w:t>
      </w:r>
    </w:p>
    <w:p w14:paraId="58D99A30" w14:textId="209BA6FF" w:rsidR="00A81020" w:rsidRDefault="00000000" w:rsidP="00334F3C">
      <w:pPr>
        <w:pStyle w:val="CERESBody"/>
        <w:spacing w:after="80"/>
        <w:jc w:val="both"/>
      </w:pPr>
      <w:proofErr w:type="gramStart"/>
      <w:r w:rsidRPr="00031A77">
        <w:rPr>
          <w:lang w:val="fr-FR"/>
        </w:rPr>
        <w:t>Suite au</w:t>
      </w:r>
      <w:proofErr w:type="gramEnd"/>
      <w:r w:rsidRPr="00031A77">
        <w:rPr>
          <w:lang w:val="fr-FR"/>
        </w:rPr>
        <w:t xml:space="preserve"> repositionnement du Programme CERES, le CFIP sera transformé en une autre forme de formation continue. </w:t>
      </w:r>
      <w:r>
        <w:t xml:space="preserve">La </w:t>
      </w:r>
      <w:proofErr w:type="spellStart"/>
      <w:r>
        <w:t>dernière</w:t>
      </w:r>
      <w:proofErr w:type="spellEnd"/>
      <w:r>
        <w:t xml:space="preserve"> promotion du CFIP sera </w:t>
      </w:r>
      <w:proofErr w:type="spellStart"/>
      <w:r>
        <w:t>celle</w:t>
      </w:r>
      <w:proofErr w:type="spellEnd"/>
      <w:r>
        <w:t xml:space="preserve"> </w:t>
      </w:r>
      <w:proofErr w:type="spellStart"/>
      <w:r>
        <w:t>en</w:t>
      </w:r>
      <w:proofErr w:type="spellEnd"/>
      <w:r>
        <w:t xml:space="preserve"> formation 2024-2026.</w:t>
      </w:r>
    </w:p>
    <w:p w14:paraId="2EFD10E9" w14:textId="36D48532" w:rsidR="00A81020" w:rsidRPr="00031A77" w:rsidRDefault="00000000" w:rsidP="00843CB8">
      <w:pPr>
        <w:pStyle w:val="Titre3"/>
        <w:rPr>
          <w:lang w:val="fr-FR"/>
        </w:rPr>
      </w:pPr>
      <w:bookmarkStart w:id="272" w:name="_Toc223448222"/>
      <w:r w:rsidRPr="00031A77">
        <w:rPr>
          <w:lang w:val="fr-FR"/>
        </w:rPr>
        <w:t>Répartition de la deuxième année de formation</w:t>
      </w:r>
      <w:bookmarkEnd w:id="272"/>
    </w:p>
    <w:p w14:paraId="3D7E7C95" w14:textId="77777777" w:rsidR="00A81020" w:rsidRPr="00031A77" w:rsidRDefault="00000000" w:rsidP="00334F3C">
      <w:pPr>
        <w:pStyle w:val="CERESBody"/>
        <w:spacing w:after="80"/>
        <w:jc w:val="both"/>
        <w:rPr>
          <w:lang w:val="fr-FR"/>
        </w:rPr>
      </w:pPr>
      <w:r w:rsidRPr="00031A77">
        <w:rPr>
          <w:lang w:val="fr-FR"/>
        </w:rPr>
        <w:t>Voici les mentions et le nombre d’étudiants inscrits à la formation en 2025-2026</w:t>
      </w:r>
    </w:p>
    <w:p w14:paraId="387E33F9" w14:textId="047D0554" w:rsidR="00A81020" w:rsidRPr="00031A77" w:rsidRDefault="00000000">
      <w:pPr>
        <w:pStyle w:val="CERESBody"/>
        <w:numPr>
          <w:ilvl w:val="0"/>
          <w:numId w:val="77"/>
        </w:numPr>
        <w:spacing w:after="80"/>
        <w:jc w:val="both"/>
        <w:rPr>
          <w:lang w:val="fr-FR"/>
        </w:rPr>
      </w:pPr>
      <w:r w:rsidRPr="00031A77">
        <w:rPr>
          <w:lang w:val="fr-FR"/>
        </w:rPr>
        <w:t>Mention L</w:t>
      </w:r>
      <w:proofErr w:type="gramStart"/>
      <w:r w:rsidR="00455F22" w:rsidRPr="00031A77">
        <w:rPr>
          <w:lang w:val="fr-FR"/>
        </w:rPr>
        <w:t>1:</w:t>
      </w:r>
      <w:proofErr w:type="gramEnd"/>
      <w:r w:rsidRPr="00031A77">
        <w:rPr>
          <w:lang w:val="fr-FR"/>
        </w:rPr>
        <w:t xml:space="preserve"> Français et </w:t>
      </w:r>
      <w:r w:rsidR="00455F22" w:rsidRPr="00031A77">
        <w:rPr>
          <w:lang w:val="fr-FR"/>
        </w:rPr>
        <w:t>Anglais 09</w:t>
      </w:r>
      <w:r w:rsidRPr="00031A77">
        <w:rPr>
          <w:lang w:val="fr-FR"/>
        </w:rPr>
        <w:t xml:space="preserve"> étudiants</w:t>
      </w:r>
    </w:p>
    <w:p w14:paraId="5C9CBB1C" w14:textId="406EA6D4" w:rsidR="00A81020" w:rsidRPr="00031A77" w:rsidRDefault="00000000">
      <w:pPr>
        <w:pStyle w:val="CERESBody"/>
        <w:numPr>
          <w:ilvl w:val="0"/>
          <w:numId w:val="77"/>
        </w:numPr>
        <w:spacing w:after="80"/>
        <w:jc w:val="both"/>
        <w:rPr>
          <w:lang w:val="fr-FR"/>
        </w:rPr>
      </w:pPr>
      <w:r w:rsidRPr="00031A77">
        <w:rPr>
          <w:lang w:val="fr-FR"/>
        </w:rPr>
        <w:t>Mention L</w:t>
      </w:r>
      <w:proofErr w:type="gramStart"/>
      <w:r w:rsidR="00455F22" w:rsidRPr="00031A77">
        <w:rPr>
          <w:lang w:val="fr-FR"/>
        </w:rPr>
        <w:t>2:</w:t>
      </w:r>
      <w:proofErr w:type="gramEnd"/>
      <w:r w:rsidRPr="00031A77">
        <w:rPr>
          <w:lang w:val="fr-FR"/>
        </w:rPr>
        <w:t xml:space="preserve"> Histoire – Géographie, éducation à la citoyenneté et </w:t>
      </w:r>
      <w:r w:rsidR="00455F22" w:rsidRPr="00031A77">
        <w:rPr>
          <w:lang w:val="fr-FR"/>
        </w:rPr>
        <w:t>Malagasy 11</w:t>
      </w:r>
      <w:r w:rsidRPr="00031A77">
        <w:rPr>
          <w:lang w:val="fr-FR"/>
        </w:rPr>
        <w:t xml:space="preserve"> étudiants</w:t>
      </w:r>
    </w:p>
    <w:p w14:paraId="03C31158" w14:textId="396274F5" w:rsidR="00A81020" w:rsidRPr="00031A77" w:rsidRDefault="00000000">
      <w:pPr>
        <w:pStyle w:val="CERESBody"/>
        <w:numPr>
          <w:ilvl w:val="0"/>
          <w:numId w:val="77"/>
        </w:numPr>
        <w:spacing w:after="80"/>
        <w:jc w:val="both"/>
        <w:rPr>
          <w:lang w:val="fr-FR"/>
        </w:rPr>
      </w:pPr>
      <w:r w:rsidRPr="00031A77">
        <w:rPr>
          <w:lang w:val="fr-FR"/>
        </w:rPr>
        <w:t>Mention S</w:t>
      </w:r>
      <w:proofErr w:type="gramStart"/>
      <w:r w:rsidR="00455F22" w:rsidRPr="00031A77">
        <w:rPr>
          <w:lang w:val="fr-FR"/>
        </w:rPr>
        <w:t>1:</w:t>
      </w:r>
      <w:proofErr w:type="gramEnd"/>
      <w:r w:rsidRPr="00031A77">
        <w:rPr>
          <w:lang w:val="fr-FR"/>
        </w:rPr>
        <w:t xml:space="preserve"> Mathématiques et Sciences </w:t>
      </w:r>
      <w:r w:rsidR="00455F22" w:rsidRPr="00031A77">
        <w:rPr>
          <w:lang w:val="fr-FR"/>
        </w:rPr>
        <w:t>Physiques 06</w:t>
      </w:r>
      <w:r w:rsidRPr="00031A77">
        <w:rPr>
          <w:lang w:val="fr-FR"/>
        </w:rPr>
        <w:t xml:space="preserve"> étudiants</w:t>
      </w:r>
    </w:p>
    <w:p w14:paraId="6D7D0D38" w14:textId="21B9118E" w:rsidR="00A81020" w:rsidRPr="00031A77" w:rsidRDefault="00000000">
      <w:pPr>
        <w:pStyle w:val="CERESBody"/>
        <w:numPr>
          <w:ilvl w:val="0"/>
          <w:numId w:val="77"/>
        </w:numPr>
        <w:spacing w:after="80"/>
        <w:jc w:val="both"/>
        <w:rPr>
          <w:lang w:val="fr-FR"/>
        </w:rPr>
      </w:pPr>
      <w:r w:rsidRPr="00031A77">
        <w:rPr>
          <w:lang w:val="fr-FR"/>
        </w:rPr>
        <w:t>Mention S</w:t>
      </w:r>
      <w:proofErr w:type="gramStart"/>
      <w:r w:rsidR="00455F22" w:rsidRPr="00031A77">
        <w:rPr>
          <w:lang w:val="fr-FR"/>
        </w:rPr>
        <w:t>2:</w:t>
      </w:r>
      <w:proofErr w:type="gramEnd"/>
      <w:r w:rsidRPr="00031A77">
        <w:rPr>
          <w:lang w:val="fr-FR"/>
        </w:rPr>
        <w:t xml:space="preserve"> Sciences de la Vie et de la Terre et Sciences </w:t>
      </w:r>
      <w:r w:rsidR="00455F22" w:rsidRPr="00031A77">
        <w:rPr>
          <w:lang w:val="fr-FR"/>
        </w:rPr>
        <w:t>physiques 05</w:t>
      </w:r>
      <w:r w:rsidRPr="00031A77">
        <w:rPr>
          <w:lang w:val="fr-FR"/>
        </w:rPr>
        <w:t xml:space="preserve"> étudiantes</w:t>
      </w:r>
    </w:p>
    <w:p w14:paraId="71711CA5" w14:textId="359B7C6B" w:rsidR="00A81020" w:rsidRPr="00031A77" w:rsidRDefault="00000000" w:rsidP="00334F3C">
      <w:pPr>
        <w:pStyle w:val="CERESBody"/>
        <w:spacing w:after="80"/>
        <w:jc w:val="both"/>
        <w:rPr>
          <w:lang w:val="fr-FR"/>
        </w:rPr>
      </w:pPr>
      <w:r w:rsidRPr="00031A77">
        <w:rPr>
          <w:lang w:val="fr-FR"/>
        </w:rPr>
        <w:t xml:space="preserve">Durant leur deuxième année, ces étudiants </w:t>
      </w:r>
      <w:proofErr w:type="gramStart"/>
      <w:r w:rsidR="00455F22" w:rsidRPr="00031A77">
        <w:rPr>
          <w:lang w:val="fr-FR"/>
        </w:rPr>
        <w:t>effectueront:</w:t>
      </w:r>
      <w:proofErr w:type="gramEnd"/>
    </w:p>
    <w:p w14:paraId="1B64D729" w14:textId="5158C7E0" w:rsidR="00A81020" w:rsidRPr="00031A77" w:rsidRDefault="00000000">
      <w:pPr>
        <w:pStyle w:val="CERESBody"/>
        <w:numPr>
          <w:ilvl w:val="0"/>
          <w:numId w:val="78"/>
        </w:numPr>
        <w:spacing w:after="80"/>
        <w:jc w:val="both"/>
        <w:rPr>
          <w:lang w:val="fr-FR"/>
        </w:rPr>
      </w:pPr>
      <w:r w:rsidRPr="00031A77">
        <w:rPr>
          <w:lang w:val="fr-FR"/>
        </w:rPr>
        <w:t xml:space="preserve">Un stage en responsabilité, prioritairement en milieu rural (et éventuellement dans d’autres collèges partenaires en milieu urbain), au sein des établissements partenaires du programme CERES ou d’autres établissements d’accueil. Une convention de stage est établie avec les collèges concernés (voir Annexe </w:t>
      </w:r>
      <w:proofErr w:type="gramStart"/>
      <w:r w:rsidR="00455F22" w:rsidRPr="00031A77">
        <w:rPr>
          <w:lang w:val="fr-FR"/>
        </w:rPr>
        <w:t>2:</w:t>
      </w:r>
      <w:proofErr w:type="gramEnd"/>
      <w:r w:rsidRPr="00031A77">
        <w:rPr>
          <w:lang w:val="fr-FR"/>
        </w:rPr>
        <w:t xml:space="preserve"> Convention de stage en responsabilité)</w:t>
      </w:r>
    </w:p>
    <w:p w14:paraId="069F050F" w14:textId="77777777" w:rsidR="00A81020" w:rsidRPr="00031A77" w:rsidRDefault="00000000">
      <w:pPr>
        <w:pStyle w:val="CERESBody"/>
        <w:numPr>
          <w:ilvl w:val="0"/>
          <w:numId w:val="78"/>
        </w:numPr>
        <w:spacing w:after="80"/>
        <w:jc w:val="both"/>
        <w:rPr>
          <w:lang w:val="fr-FR"/>
        </w:rPr>
      </w:pPr>
      <w:r w:rsidRPr="00031A77">
        <w:rPr>
          <w:lang w:val="fr-FR"/>
        </w:rPr>
        <w:t xml:space="preserve">La rédaction et la présentation d’un mini-mémoire, devant un jury habilité par la DRETFP et le CRFRP </w:t>
      </w:r>
      <w:proofErr w:type="spellStart"/>
      <w:r w:rsidRPr="00031A77">
        <w:rPr>
          <w:lang w:val="fr-FR"/>
        </w:rPr>
        <w:t>Mahazengy</w:t>
      </w:r>
      <w:proofErr w:type="spellEnd"/>
      <w:r w:rsidRPr="00031A77">
        <w:rPr>
          <w:lang w:val="fr-FR"/>
        </w:rPr>
        <w:t>.</w:t>
      </w:r>
    </w:p>
    <w:p w14:paraId="1D91B6AA" w14:textId="4F9538AF" w:rsidR="00A81020" w:rsidRPr="00031A77" w:rsidRDefault="00000000" w:rsidP="00334F3C">
      <w:pPr>
        <w:pStyle w:val="CERESBody"/>
        <w:spacing w:after="80"/>
        <w:jc w:val="both"/>
        <w:rPr>
          <w:lang w:val="fr-FR"/>
        </w:rPr>
      </w:pPr>
      <w:r w:rsidRPr="00031A77">
        <w:rPr>
          <w:lang w:val="fr-FR"/>
        </w:rPr>
        <w:t xml:space="preserve">L’équipe du CFIP collabore avec plusieurs partenaires </w:t>
      </w:r>
      <w:proofErr w:type="gramStart"/>
      <w:r w:rsidR="00455F22" w:rsidRPr="00031A77">
        <w:rPr>
          <w:lang w:val="fr-FR"/>
        </w:rPr>
        <w:t>clés:</w:t>
      </w:r>
      <w:proofErr w:type="gramEnd"/>
    </w:p>
    <w:p w14:paraId="7A1963A8" w14:textId="77777777" w:rsidR="00A81020" w:rsidRPr="00031A77" w:rsidRDefault="00000000">
      <w:pPr>
        <w:pStyle w:val="CERESBody"/>
        <w:numPr>
          <w:ilvl w:val="0"/>
          <w:numId w:val="79"/>
        </w:numPr>
        <w:spacing w:after="80"/>
        <w:jc w:val="both"/>
        <w:rPr>
          <w:lang w:val="fr-FR"/>
        </w:rPr>
      </w:pPr>
      <w:r w:rsidRPr="00031A77">
        <w:rPr>
          <w:lang w:val="fr-FR"/>
        </w:rPr>
        <w:t>Les équipes des Internats de la Réussite (IR), pour l’organisation des stages en responsabilité aux seins des collèges partenaires de CERES, ainsi que pour l’accompagnement à l’insertion professionnelle.</w:t>
      </w:r>
    </w:p>
    <w:p w14:paraId="3B11244F" w14:textId="0F31F0B8" w:rsidR="00A81020" w:rsidRPr="00031A77" w:rsidRDefault="00000000">
      <w:pPr>
        <w:pStyle w:val="CERESBody"/>
        <w:numPr>
          <w:ilvl w:val="0"/>
          <w:numId w:val="79"/>
        </w:numPr>
        <w:spacing w:after="80"/>
        <w:jc w:val="both"/>
        <w:rPr>
          <w:lang w:val="fr-FR"/>
        </w:rPr>
      </w:pPr>
      <w:r w:rsidRPr="00031A77">
        <w:rPr>
          <w:lang w:val="fr-FR"/>
        </w:rPr>
        <w:t>L’équipe Administration et logistique et l’équipe Finances, en appui sur les questions d’intendance (</w:t>
      </w:r>
      <w:proofErr w:type="gramStart"/>
      <w:r w:rsidR="00455F22" w:rsidRPr="00031A77">
        <w:rPr>
          <w:lang w:val="fr-FR"/>
        </w:rPr>
        <w:t>achats:</w:t>
      </w:r>
      <w:proofErr w:type="gramEnd"/>
      <w:r w:rsidRPr="00031A77">
        <w:rPr>
          <w:lang w:val="fr-FR"/>
        </w:rPr>
        <w:t xml:space="preserve"> ACH), le paiement des indemnités des formateurs, tuteurs, et intervenants externes </w:t>
      </w:r>
      <w:r w:rsidRPr="00031A77">
        <w:rPr>
          <w:lang w:val="fr-FR"/>
        </w:rPr>
        <w:lastRenderedPageBreak/>
        <w:t>(CRFRP, DREN, DRETFP etc.) ainsi que la prise en charge des différents types de stages (observation, sous tutelle, en responsabilité)</w:t>
      </w:r>
    </w:p>
    <w:p w14:paraId="1BAAC358" w14:textId="77777777" w:rsidR="00A81020" w:rsidRPr="00031A77" w:rsidRDefault="00000000">
      <w:pPr>
        <w:pStyle w:val="CERESBody"/>
        <w:numPr>
          <w:ilvl w:val="0"/>
          <w:numId w:val="79"/>
        </w:numPr>
        <w:spacing w:after="80"/>
        <w:jc w:val="both"/>
        <w:rPr>
          <w:lang w:val="fr-FR"/>
        </w:rPr>
      </w:pPr>
      <w:r w:rsidRPr="00031A77">
        <w:rPr>
          <w:lang w:val="fr-FR"/>
        </w:rPr>
        <w:t>Les équipes DVP et BOE, pour leur contribution à la formation et à l’encadrement pédagogique des professeurs stagiaires, dans leurs domaines respectifs.</w:t>
      </w:r>
    </w:p>
    <w:p w14:paraId="0114B5E1" w14:textId="0A6B57B2" w:rsidR="00A81020" w:rsidRPr="005A4E0D" w:rsidRDefault="00000000" w:rsidP="00843CB8">
      <w:pPr>
        <w:pStyle w:val="Titre4"/>
      </w:pPr>
      <w:bookmarkStart w:id="273" w:name="_Toc223448223"/>
      <w:r w:rsidRPr="005A4E0D">
        <w:t xml:space="preserve">Le stage </w:t>
      </w:r>
      <w:proofErr w:type="spellStart"/>
      <w:r w:rsidRPr="005A4E0D">
        <w:t>en</w:t>
      </w:r>
      <w:proofErr w:type="spellEnd"/>
      <w:r w:rsidRPr="005A4E0D">
        <w:t xml:space="preserve"> </w:t>
      </w:r>
      <w:proofErr w:type="spellStart"/>
      <w:r w:rsidRPr="005A4E0D">
        <w:t>responsabilité</w:t>
      </w:r>
      <w:bookmarkEnd w:id="273"/>
      <w:proofErr w:type="spellEnd"/>
    </w:p>
    <w:p w14:paraId="129220FA" w14:textId="77777777" w:rsidR="00A81020" w:rsidRPr="00031A77" w:rsidRDefault="00000000" w:rsidP="00334F3C">
      <w:pPr>
        <w:pStyle w:val="CERESBody"/>
        <w:spacing w:after="80"/>
        <w:jc w:val="both"/>
        <w:rPr>
          <w:lang w:val="fr-FR"/>
        </w:rPr>
      </w:pPr>
      <w:r w:rsidRPr="00031A77">
        <w:rPr>
          <w:lang w:val="fr-FR"/>
        </w:rPr>
        <w:t>Le premier, le deuxième et le début du troisième trimestre de la deuxième année sont consacrés au stage en responsabilité dans les collèges partenaires du CERES, auprès des Internats de la Réussite (IR). Durant cette période, les stagiaires préparent également leur mini-mémoire de fin de formation.</w:t>
      </w:r>
    </w:p>
    <w:p w14:paraId="0B07DF0E" w14:textId="77777777" w:rsidR="00A81020" w:rsidRPr="00031A77" w:rsidRDefault="00000000" w:rsidP="00334F3C">
      <w:pPr>
        <w:pStyle w:val="CERESBody"/>
        <w:spacing w:after="80"/>
        <w:jc w:val="both"/>
        <w:rPr>
          <w:lang w:val="fr-FR"/>
        </w:rPr>
      </w:pPr>
      <w:r w:rsidRPr="00031A77">
        <w:rPr>
          <w:lang w:val="fr-FR"/>
        </w:rPr>
        <w:t>Les stagiaires sont hébergés et restaurés au sein des IR. Toutefois, pendant la période de la CASCO (cantine scolaire en IR), le CERES ne prend pas en charge le déjeuner des stagiaires. En revanche, les frais de transport restent à la charge des étudiants.</w:t>
      </w:r>
    </w:p>
    <w:p w14:paraId="4804DEF6" w14:textId="77777777" w:rsidR="00A81020" w:rsidRPr="00031A77" w:rsidRDefault="00000000" w:rsidP="00334F3C">
      <w:pPr>
        <w:pStyle w:val="CERESBody"/>
        <w:spacing w:after="80"/>
        <w:jc w:val="both"/>
        <w:rPr>
          <w:lang w:val="fr-FR"/>
        </w:rPr>
      </w:pPr>
      <w:r w:rsidRPr="00031A77">
        <w:rPr>
          <w:lang w:val="fr-FR"/>
        </w:rPr>
        <w:t>C’est pour cette raison que les étudiants ne paient plus de frais de scolarité en deuxième année, afin de leur permettre de couvrir les frais de transport.</w:t>
      </w:r>
    </w:p>
    <w:p w14:paraId="7DEA4E68" w14:textId="77777777" w:rsidR="00A81020" w:rsidRPr="00031A77" w:rsidRDefault="00000000" w:rsidP="00334F3C">
      <w:pPr>
        <w:pStyle w:val="CERESBody"/>
        <w:spacing w:after="80"/>
        <w:jc w:val="both"/>
        <w:rPr>
          <w:lang w:val="fr-FR"/>
        </w:rPr>
      </w:pPr>
      <w:r w:rsidRPr="00031A77">
        <w:rPr>
          <w:lang w:val="fr-FR"/>
        </w:rPr>
        <w:t>Néanmoins, d’autres possibilités peuvent être envisagées. Les étudiants pourront être autorisés à effectuer leur stage en ville ou dans d’autres établissements situés en brousse. Dans ce cas, tous les frais afférents (transport, hébergement, restauration, etc.) seront à la charge de l’étudiant concerné.</w:t>
      </w:r>
    </w:p>
    <w:p w14:paraId="20CED56F" w14:textId="77777777" w:rsidR="00A81020" w:rsidRPr="00031A77" w:rsidRDefault="00000000" w:rsidP="00334F3C">
      <w:pPr>
        <w:pStyle w:val="CERESBody"/>
        <w:spacing w:after="80"/>
        <w:jc w:val="both"/>
        <w:rPr>
          <w:lang w:val="fr-FR"/>
        </w:rPr>
      </w:pPr>
      <w:r w:rsidRPr="00031A77">
        <w:rPr>
          <w:lang w:val="fr-FR"/>
        </w:rPr>
        <w:t>La répartition des lieux de stage est effectuée par décision du service Pôle Formation. Toutefois, les étudiants sont encouragés à soumettre leurs propres propositions. Quoi qu’il en soit, la décision finale appartient audit service.</w:t>
      </w:r>
    </w:p>
    <w:p w14:paraId="39DEBB4C" w14:textId="77777777" w:rsidR="00A81020" w:rsidRPr="00031A77" w:rsidRDefault="00000000" w:rsidP="00334F3C">
      <w:pPr>
        <w:pStyle w:val="CERESBody"/>
        <w:spacing w:after="80"/>
        <w:jc w:val="both"/>
        <w:rPr>
          <w:lang w:val="fr-FR"/>
        </w:rPr>
      </w:pPr>
      <w:r w:rsidRPr="00031A77">
        <w:rPr>
          <w:lang w:val="fr-FR"/>
        </w:rPr>
        <w:t>Cette répartition sera communiquée à l’ensemble des collèges partenaires concernés au plus tard à la mi-juin de l’année en cours. Cette décision vise à faciliter l’organisation interne de chaque établissement partenaire.</w:t>
      </w:r>
    </w:p>
    <w:p w14:paraId="30C42063" w14:textId="77777777" w:rsidR="00A81020" w:rsidRPr="00031A77" w:rsidRDefault="00000000" w:rsidP="00334F3C">
      <w:pPr>
        <w:pStyle w:val="CERESBody"/>
        <w:spacing w:after="80"/>
        <w:jc w:val="both"/>
        <w:rPr>
          <w:lang w:val="fr-FR"/>
        </w:rPr>
      </w:pPr>
      <w:r w:rsidRPr="00031A77">
        <w:rPr>
          <w:lang w:val="fr-FR"/>
        </w:rPr>
        <w:t>A la fin du troisième trimestre de la deuxième année, les stagiaires retournent au Campus CERES afin de rédiger leurs mini-mémoires et de les présenter devant un jury.</w:t>
      </w:r>
    </w:p>
    <w:p w14:paraId="6F1B3E45" w14:textId="77777777" w:rsidR="00A81020" w:rsidRPr="00031A77" w:rsidRDefault="00000000" w:rsidP="00334F3C">
      <w:pPr>
        <w:pStyle w:val="CERESBody"/>
        <w:spacing w:after="80"/>
        <w:jc w:val="both"/>
        <w:rPr>
          <w:lang w:val="fr-FR"/>
        </w:rPr>
      </w:pPr>
      <w:r w:rsidRPr="00031A77">
        <w:rPr>
          <w:lang w:val="fr-FR"/>
        </w:rPr>
        <w:t>La deuxième année se clôture par la sortie officielle de la promotion, au cours de laquelle sont remis les brevets de technicien supérieur délivrés par le METFP.</w:t>
      </w:r>
    </w:p>
    <w:p w14:paraId="0330C1C6" w14:textId="35125ADD" w:rsidR="00A81020" w:rsidRPr="005A4E0D" w:rsidRDefault="00000000" w:rsidP="00843CB8">
      <w:pPr>
        <w:pStyle w:val="Titre4"/>
      </w:pPr>
      <w:bookmarkStart w:id="274" w:name="_Toc223448224"/>
      <w:r w:rsidRPr="005A4E0D">
        <w:t xml:space="preserve">Les </w:t>
      </w:r>
      <w:proofErr w:type="spellStart"/>
      <w:r w:rsidRPr="005A4E0D">
        <w:t>évaluations</w:t>
      </w:r>
      <w:proofErr w:type="spellEnd"/>
      <w:r w:rsidRPr="005A4E0D">
        <w:t xml:space="preserve"> et examens</w:t>
      </w:r>
      <w:bookmarkEnd w:id="274"/>
    </w:p>
    <w:p w14:paraId="00868134" w14:textId="05F5E313" w:rsidR="00A81020" w:rsidRPr="00031A77" w:rsidRDefault="00000000" w:rsidP="00334F3C">
      <w:pPr>
        <w:pStyle w:val="CERESBody"/>
        <w:spacing w:after="80"/>
        <w:jc w:val="both"/>
        <w:rPr>
          <w:lang w:val="fr-FR"/>
        </w:rPr>
      </w:pPr>
      <w:r w:rsidRPr="00031A77">
        <w:rPr>
          <w:b/>
          <w:bCs/>
          <w:lang w:val="fr-FR"/>
        </w:rPr>
        <w:t xml:space="preserve">Evaluation des pratiques de </w:t>
      </w:r>
      <w:proofErr w:type="gramStart"/>
      <w:r w:rsidR="006F67E5" w:rsidRPr="00031A77">
        <w:rPr>
          <w:b/>
          <w:bCs/>
          <w:lang w:val="fr-FR"/>
        </w:rPr>
        <w:t>classe</w:t>
      </w:r>
      <w:r w:rsidR="006F67E5" w:rsidRPr="00031A77">
        <w:rPr>
          <w:lang w:val="fr-FR"/>
        </w:rPr>
        <w:t>:</w:t>
      </w:r>
      <w:proofErr w:type="gramEnd"/>
      <w:r w:rsidRPr="00031A77">
        <w:rPr>
          <w:lang w:val="fr-FR"/>
        </w:rPr>
        <w:t xml:space="preserve"> Avant la fin du stage en responsabilité, la RPF, après avoir consulté toutes les parties prenantes (notamment le DRETFP, le CRFRP </w:t>
      </w:r>
      <w:proofErr w:type="spellStart"/>
      <w:r w:rsidRPr="00031A77">
        <w:rPr>
          <w:lang w:val="fr-FR"/>
        </w:rPr>
        <w:t>Mahazengy</w:t>
      </w:r>
      <w:proofErr w:type="spellEnd"/>
      <w:r w:rsidRPr="00031A77">
        <w:rPr>
          <w:lang w:val="fr-FR"/>
        </w:rPr>
        <w:t>, les collèges partenaires, etc.), organise l’évaluation finale des pratiques de classe des stagiaires. Cette évaluation sera réalisée par des évaluateurs externes issus du DREFTP (pour la supervision générale) et des CRFRP (pour la partie pédagogique et technique).</w:t>
      </w:r>
    </w:p>
    <w:p w14:paraId="43176B2E" w14:textId="5257B019" w:rsidR="00A81020" w:rsidRPr="00031A77" w:rsidRDefault="00000000" w:rsidP="00334F3C">
      <w:pPr>
        <w:pStyle w:val="CERESBody"/>
        <w:spacing w:after="80"/>
        <w:jc w:val="both"/>
        <w:rPr>
          <w:lang w:val="fr-FR"/>
        </w:rPr>
      </w:pPr>
      <w:r w:rsidRPr="00031A77">
        <w:rPr>
          <w:b/>
          <w:bCs/>
          <w:lang w:val="fr-FR"/>
        </w:rPr>
        <w:t xml:space="preserve">Rapport de </w:t>
      </w:r>
      <w:proofErr w:type="gramStart"/>
      <w:r w:rsidR="006F67E5" w:rsidRPr="00031A77">
        <w:rPr>
          <w:b/>
          <w:bCs/>
          <w:lang w:val="fr-FR"/>
        </w:rPr>
        <w:t>stage:</w:t>
      </w:r>
      <w:proofErr w:type="gramEnd"/>
      <w:r w:rsidRPr="00031A77">
        <w:rPr>
          <w:lang w:val="fr-FR"/>
        </w:rPr>
        <w:t xml:space="preserve"> Tous les stages réalisés (d’observation, sous tutelle et en responsabilité) feront l’objet d’un rapport rédigé par le stagiaire.</w:t>
      </w:r>
    </w:p>
    <w:p w14:paraId="74779287" w14:textId="77777777" w:rsidR="00A81020" w:rsidRPr="00031A77" w:rsidRDefault="00000000" w:rsidP="00334F3C">
      <w:pPr>
        <w:pStyle w:val="CERESBody"/>
        <w:spacing w:after="80"/>
        <w:jc w:val="both"/>
        <w:rPr>
          <w:lang w:val="fr-FR"/>
        </w:rPr>
      </w:pPr>
      <w:r w:rsidRPr="00031A77">
        <w:rPr>
          <w:lang w:val="fr-FR"/>
        </w:rPr>
        <w:t>Un modèle de rapport, élaboré par le formateur du module de méthodologie de recherche, sera mis à la disposition des étudiants afin de faciliter la rédaction.</w:t>
      </w:r>
    </w:p>
    <w:p w14:paraId="2A3D3570" w14:textId="77777777" w:rsidR="00A81020" w:rsidRPr="00031A77" w:rsidRDefault="00000000" w:rsidP="00334F3C">
      <w:pPr>
        <w:pStyle w:val="CERESBody"/>
        <w:spacing w:after="80"/>
        <w:jc w:val="both"/>
        <w:rPr>
          <w:lang w:val="fr-FR"/>
        </w:rPr>
      </w:pPr>
      <w:r w:rsidRPr="00031A77">
        <w:rPr>
          <w:lang w:val="fr-FR"/>
        </w:rPr>
        <w:lastRenderedPageBreak/>
        <w:t>Le rapport de stage en responsabilité sera évalué et noté avec un coefficient de 1, et cette note sera prise en compte lors de l’évaluation certificative.</w:t>
      </w:r>
    </w:p>
    <w:p w14:paraId="0937CEDA" w14:textId="7BF7F23D" w:rsidR="00A81020" w:rsidRPr="00031A77" w:rsidRDefault="00000000" w:rsidP="00334F3C">
      <w:pPr>
        <w:pStyle w:val="CERESBody"/>
        <w:spacing w:after="80"/>
        <w:jc w:val="both"/>
        <w:rPr>
          <w:lang w:val="fr-FR"/>
        </w:rPr>
      </w:pPr>
      <w:r w:rsidRPr="00031A77">
        <w:rPr>
          <w:b/>
          <w:bCs/>
          <w:lang w:val="fr-FR"/>
        </w:rPr>
        <w:t>Rédaction et soutenance de mini-</w:t>
      </w:r>
      <w:proofErr w:type="gramStart"/>
      <w:r w:rsidR="00945855" w:rsidRPr="00031A77">
        <w:rPr>
          <w:b/>
          <w:bCs/>
          <w:lang w:val="fr-FR"/>
        </w:rPr>
        <w:t>mémoire:</w:t>
      </w:r>
      <w:proofErr w:type="gramEnd"/>
      <w:r w:rsidRPr="00031A77">
        <w:rPr>
          <w:lang w:val="fr-FR"/>
        </w:rPr>
        <w:t xml:space="preserve"> Le processus de réalisation du mini-mémoire se déroule en plusieurs étapes </w:t>
      </w:r>
      <w:proofErr w:type="gramStart"/>
      <w:r w:rsidR="00945855" w:rsidRPr="00031A77">
        <w:rPr>
          <w:lang w:val="fr-FR"/>
        </w:rPr>
        <w:t>importantes:</w:t>
      </w:r>
      <w:proofErr w:type="gramEnd"/>
    </w:p>
    <w:p w14:paraId="3D072769" w14:textId="77777777" w:rsidR="00A81020" w:rsidRPr="00031A77" w:rsidRDefault="00000000" w:rsidP="00334F3C">
      <w:pPr>
        <w:pStyle w:val="CERESBody"/>
        <w:spacing w:after="80"/>
        <w:jc w:val="both"/>
        <w:rPr>
          <w:lang w:val="fr-FR"/>
        </w:rPr>
      </w:pPr>
      <w:r w:rsidRPr="00031A77">
        <w:rPr>
          <w:lang w:val="fr-FR"/>
        </w:rPr>
        <w:t>Avant la fin de la première année, les étudiants soumettent des propositions de thèmes pour leur mini-mémoire. Parallèlement, le service PE repartit les formateurs en charge de l’encadrement des étudiants.</w:t>
      </w:r>
    </w:p>
    <w:p w14:paraId="567FB30C" w14:textId="77777777" w:rsidR="00A81020" w:rsidRPr="00031A77" w:rsidRDefault="00000000" w:rsidP="00334F3C">
      <w:pPr>
        <w:pStyle w:val="CERESBody"/>
        <w:spacing w:after="80"/>
        <w:jc w:val="both"/>
        <w:rPr>
          <w:lang w:val="fr-FR"/>
        </w:rPr>
      </w:pPr>
      <w:r w:rsidRPr="00031A77">
        <w:rPr>
          <w:lang w:val="fr-FR"/>
        </w:rPr>
        <w:t>Une réunion de validation du thème et du projet de recherche sera organisée à la fin du mois d’octobre.</w:t>
      </w:r>
    </w:p>
    <w:p w14:paraId="7C04AD45" w14:textId="77777777" w:rsidR="00A81020" w:rsidRPr="00031A77" w:rsidRDefault="00000000" w:rsidP="00334F3C">
      <w:pPr>
        <w:pStyle w:val="CERESBody"/>
        <w:spacing w:after="80"/>
        <w:jc w:val="both"/>
        <w:rPr>
          <w:lang w:val="fr-FR"/>
        </w:rPr>
      </w:pPr>
      <w:r w:rsidRPr="00031A77">
        <w:rPr>
          <w:lang w:val="fr-FR"/>
        </w:rPr>
        <w:t>Une réunion de passation méthodologique entre tous les encadreurs aura lieu début septembre, afin d’harmoniser les modalités d’accompagnement des stagiaires. Avant les vacances de Noël, l’encadreur valide le projet de recherche de l’étudiant.</w:t>
      </w:r>
    </w:p>
    <w:p w14:paraId="5A782F12" w14:textId="1C3AD0F2" w:rsidR="00A81020" w:rsidRPr="00031A77" w:rsidRDefault="00000000" w:rsidP="00334F3C">
      <w:pPr>
        <w:pStyle w:val="CERESBody"/>
        <w:spacing w:after="80"/>
        <w:jc w:val="both"/>
        <w:rPr>
          <w:lang w:val="fr-FR"/>
        </w:rPr>
      </w:pPr>
      <w:r w:rsidRPr="00031A77">
        <w:rPr>
          <w:lang w:val="fr-FR"/>
        </w:rPr>
        <w:t xml:space="preserve">La rédaction commencera progressivement, étape par étape, en fonction de l’évolution du travail du stagiaire et du rythme défini pour chaque </w:t>
      </w:r>
      <w:proofErr w:type="gramStart"/>
      <w:r w:rsidR="00DF3B36" w:rsidRPr="00031A77">
        <w:rPr>
          <w:lang w:val="fr-FR"/>
        </w:rPr>
        <w:t>phase:</w:t>
      </w:r>
      <w:proofErr w:type="gramEnd"/>
    </w:p>
    <w:p w14:paraId="4FB29AE2" w14:textId="14455DC1" w:rsidR="00A81020" w:rsidRDefault="00945855">
      <w:pPr>
        <w:pStyle w:val="CERESBody"/>
        <w:numPr>
          <w:ilvl w:val="0"/>
          <w:numId w:val="80"/>
        </w:numPr>
        <w:spacing w:after="80"/>
        <w:jc w:val="both"/>
      </w:pPr>
      <w:r>
        <w:t xml:space="preserve">Introduction: </w:t>
      </w:r>
      <w:proofErr w:type="spellStart"/>
      <w:r>
        <w:t>problématique</w:t>
      </w:r>
      <w:proofErr w:type="spellEnd"/>
      <w:r>
        <w:t xml:space="preserve">, </w:t>
      </w:r>
      <w:proofErr w:type="spellStart"/>
      <w:r>
        <w:t>hypothèses</w:t>
      </w:r>
      <w:proofErr w:type="spellEnd"/>
      <w:r>
        <w:t>, plan</w:t>
      </w:r>
    </w:p>
    <w:p w14:paraId="11ECA5AC" w14:textId="77777777" w:rsidR="00A81020" w:rsidRDefault="00000000">
      <w:pPr>
        <w:pStyle w:val="CERESBody"/>
        <w:numPr>
          <w:ilvl w:val="0"/>
          <w:numId w:val="80"/>
        </w:numPr>
        <w:spacing w:after="80"/>
        <w:jc w:val="both"/>
      </w:pPr>
      <w:proofErr w:type="spellStart"/>
      <w:r>
        <w:t>Méthodologie</w:t>
      </w:r>
      <w:proofErr w:type="spellEnd"/>
      <w:r>
        <w:t xml:space="preserve"> de recherche</w:t>
      </w:r>
    </w:p>
    <w:p w14:paraId="3E9C7B98" w14:textId="77777777" w:rsidR="00A81020" w:rsidRDefault="00000000">
      <w:pPr>
        <w:pStyle w:val="CERESBody"/>
        <w:numPr>
          <w:ilvl w:val="0"/>
          <w:numId w:val="80"/>
        </w:numPr>
        <w:spacing w:after="80"/>
        <w:jc w:val="both"/>
      </w:pPr>
      <w:proofErr w:type="spellStart"/>
      <w:r>
        <w:t>Analyse</w:t>
      </w:r>
      <w:proofErr w:type="spellEnd"/>
      <w:r>
        <w:t xml:space="preserve"> des </w:t>
      </w:r>
      <w:proofErr w:type="spellStart"/>
      <w:r>
        <w:t>résultats</w:t>
      </w:r>
      <w:proofErr w:type="spellEnd"/>
    </w:p>
    <w:p w14:paraId="143E5455" w14:textId="77777777" w:rsidR="00A81020" w:rsidRDefault="00000000">
      <w:pPr>
        <w:pStyle w:val="CERESBody"/>
        <w:numPr>
          <w:ilvl w:val="0"/>
          <w:numId w:val="80"/>
        </w:numPr>
        <w:spacing w:after="80"/>
        <w:jc w:val="both"/>
      </w:pPr>
      <w:proofErr w:type="spellStart"/>
      <w:r>
        <w:t>Projet</w:t>
      </w:r>
      <w:proofErr w:type="spellEnd"/>
      <w:r>
        <w:t xml:space="preserve"> </w:t>
      </w:r>
      <w:proofErr w:type="spellStart"/>
      <w:r>
        <w:t>pédagogique</w:t>
      </w:r>
      <w:proofErr w:type="spellEnd"/>
    </w:p>
    <w:p w14:paraId="3635F9C0" w14:textId="77777777" w:rsidR="00A81020" w:rsidRDefault="00000000">
      <w:pPr>
        <w:pStyle w:val="CERESBody"/>
        <w:numPr>
          <w:ilvl w:val="0"/>
          <w:numId w:val="80"/>
        </w:numPr>
        <w:spacing w:after="80"/>
        <w:jc w:val="both"/>
      </w:pPr>
      <w:r>
        <w:t>Conclusion</w:t>
      </w:r>
    </w:p>
    <w:p w14:paraId="4FBB0F6B" w14:textId="77777777" w:rsidR="00A81020" w:rsidRPr="00031A77" w:rsidRDefault="00000000">
      <w:pPr>
        <w:pStyle w:val="CERESBody"/>
        <w:numPr>
          <w:ilvl w:val="0"/>
          <w:numId w:val="80"/>
        </w:numPr>
        <w:spacing w:after="80"/>
        <w:jc w:val="both"/>
        <w:rPr>
          <w:lang w:val="fr-FR"/>
        </w:rPr>
      </w:pPr>
      <w:r w:rsidRPr="00031A77">
        <w:rPr>
          <w:lang w:val="fr-FR"/>
        </w:rPr>
        <w:t>Vérification finale (mise en page, forme, fond…)</w:t>
      </w:r>
    </w:p>
    <w:p w14:paraId="564B5F73" w14:textId="77777777" w:rsidR="00A81020" w:rsidRDefault="00000000">
      <w:pPr>
        <w:pStyle w:val="CERESBody"/>
        <w:numPr>
          <w:ilvl w:val="0"/>
          <w:numId w:val="80"/>
        </w:numPr>
        <w:spacing w:after="80"/>
        <w:jc w:val="both"/>
      </w:pPr>
      <w:r>
        <w:t>Impression</w:t>
      </w:r>
    </w:p>
    <w:p w14:paraId="2499A7FB" w14:textId="60EB68BE" w:rsidR="00A81020" w:rsidRDefault="00000000" w:rsidP="00334F3C">
      <w:pPr>
        <w:pStyle w:val="CERESBody"/>
        <w:spacing w:after="80"/>
        <w:jc w:val="both"/>
      </w:pPr>
      <w:r w:rsidRPr="00031A77">
        <w:rPr>
          <w:lang w:val="fr-FR"/>
        </w:rPr>
        <w:t xml:space="preserve">L’autorisation de soutenance sera accordée par le RPF, sur proposition de l’encadreur. Toutes les soutenances auront lieu entre le début du mois de juillet et la mi-juillet de la deuxième année. </w:t>
      </w:r>
      <w:r>
        <w:t xml:space="preserve">Le jury sera </w:t>
      </w:r>
      <w:proofErr w:type="spellStart"/>
      <w:r>
        <w:t>composé</w:t>
      </w:r>
      <w:proofErr w:type="spellEnd"/>
      <w:r>
        <w:t xml:space="preserve"> de trois </w:t>
      </w:r>
      <w:proofErr w:type="spellStart"/>
      <w:r w:rsidR="00DF3B36">
        <w:t>évaluateurs</w:t>
      </w:r>
      <w:proofErr w:type="spellEnd"/>
      <w:r w:rsidR="00DF3B36">
        <w:t>:</w:t>
      </w:r>
    </w:p>
    <w:p w14:paraId="35CDFC8F" w14:textId="77777777" w:rsidR="00A81020" w:rsidRPr="00031A77" w:rsidRDefault="00000000">
      <w:pPr>
        <w:pStyle w:val="CERESBody"/>
        <w:numPr>
          <w:ilvl w:val="0"/>
          <w:numId w:val="81"/>
        </w:numPr>
        <w:spacing w:after="80"/>
        <w:jc w:val="both"/>
        <w:rPr>
          <w:lang w:val="fr-FR"/>
        </w:rPr>
      </w:pPr>
      <w:r w:rsidRPr="00031A77">
        <w:rPr>
          <w:lang w:val="fr-FR"/>
        </w:rPr>
        <w:t>Le Président du jury, représentant de la DRETFP</w:t>
      </w:r>
    </w:p>
    <w:p w14:paraId="3A5ED284" w14:textId="77777777" w:rsidR="00A81020" w:rsidRPr="00031A77" w:rsidRDefault="00000000">
      <w:pPr>
        <w:pStyle w:val="CERESBody"/>
        <w:numPr>
          <w:ilvl w:val="0"/>
          <w:numId w:val="81"/>
        </w:numPr>
        <w:spacing w:after="80"/>
        <w:jc w:val="both"/>
        <w:rPr>
          <w:lang w:val="fr-FR"/>
        </w:rPr>
      </w:pPr>
      <w:r w:rsidRPr="00031A77">
        <w:rPr>
          <w:lang w:val="fr-FR"/>
        </w:rPr>
        <w:t xml:space="preserve">L’examinateur, formateur issu du CRFRP </w:t>
      </w:r>
      <w:proofErr w:type="spellStart"/>
      <w:r w:rsidRPr="00031A77">
        <w:rPr>
          <w:lang w:val="fr-FR"/>
        </w:rPr>
        <w:t>Mahazengy</w:t>
      </w:r>
      <w:proofErr w:type="spellEnd"/>
    </w:p>
    <w:p w14:paraId="62BEE040" w14:textId="77777777" w:rsidR="00A81020" w:rsidRPr="00031A77" w:rsidRDefault="00000000">
      <w:pPr>
        <w:pStyle w:val="CERESBody"/>
        <w:numPr>
          <w:ilvl w:val="0"/>
          <w:numId w:val="81"/>
        </w:numPr>
        <w:spacing w:after="80"/>
        <w:jc w:val="both"/>
        <w:rPr>
          <w:lang w:val="fr-FR"/>
        </w:rPr>
      </w:pPr>
      <w:r w:rsidRPr="00031A77">
        <w:rPr>
          <w:lang w:val="fr-FR"/>
        </w:rPr>
        <w:t>Le rapporteur, l’encadreur du stagiaire venant du CFIP.</w:t>
      </w:r>
    </w:p>
    <w:p w14:paraId="4FADF055" w14:textId="7C2A4FD1" w:rsidR="00A81020" w:rsidRPr="00031A77" w:rsidRDefault="00000000" w:rsidP="00334F3C">
      <w:pPr>
        <w:pStyle w:val="CERESBody"/>
        <w:spacing w:after="80"/>
        <w:jc w:val="both"/>
        <w:rPr>
          <w:lang w:val="fr-FR"/>
        </w:rPr>
      </w:pPr>
      <w:r w:rsidRPr="00031A77">
        <w:rPr>
          <w:lang w:val="fr-FR"/>
        </w:rPr>
        <w:t xml:space="preserve">Une semaine avant la sortie de promotion, toutes les versions finales (après prise en compte de toutes les remarques et recommandations des membres de jury) devront être déposées auprès du service PF en deux </w:t>
      </w:r>
      <w:proofErr w:type="gramStart"/>
      <w:r w:rsidR="000864CF" w:rsidRPr="00031A77">
        <w:rPr>
          <w:lang w:val="fr-FR"/>
        </w:rPr>
        <w:t>formats:</w:t>
      </w:r>
      <w:proofErr w:type="gramEnd"/>
      <w:r w:rsidRPr="00031A77">
        <w:rPr>
          <w:lang w:val="fr-FR"/>
        </w:rPr>
        <w:t xml:space="preserve"> physique et électronique.</w:t>
      </w:r>
    </w:p>
    <w:p w14:paraId="5EE9DB19" w14:textId="3892185B" w:rsidR="00A81020" w:rsidRPr="00031A77" w:rsidRDefault="00000000" w:rsidP="00334F3C">
      <w:pPr>
        <w:pStyle w:val="CERESBody"/>
        <w:spacing w:after="80"/>
        <w:jc w:val="both"/>
        <w:rPr>
          <w:lang w:val="fr-FR"/>
        </w:rPr>
      </w:pPr>
      <w:r w:rsidRPr="00031A77">
        <w:rPr>
          <w:b/>
          <w:bCs/>
          <w:lang w:val="fr-FR"/>
        </w:rPr>
        <w:t xml:space="preserve">Mode d’évaluations pour la </w:t>
      </w:r>
      <w:proofErr w:type="gramStart"/>
      <w:r w:rsidR="000864CF" w:rsidRPr="00031A77">
        <w:rPr>
          <w:b/>
          <w:bCs/>
          <w:lang w:val="fr-FR"/>
        </w:rPr>
        <w:t>certification:</w:t>
      </w:r>
      <w:proofErr w:type="gramEnd"/>
      <w:r w:rsidRPr="00031A77">
        <w:rPr>
          <w:lang w:val="fr-FR"/>
        </w:rPr>
        <w:t xml:space="preserve"> La certification est soumise à des critères </w:t>
      </w:r>
      <w:proofErr w:type="gramStart"/>
      <w:r w:rsidR="000864CF" w:rsidRPr="00031A77">
        <w:rPr>
          <w:lang w:val="fr-FR"/>
        </w:rPr>
        <w:t>précis:</w:t>
      </w:r>
      <w:proofErr w:type="gramEnd"/>
    </w:p>
    <w:p w14:paraId="4C872F57" w14:textId="77777777" w:rsidR="00A81020" w:rsidRPr="00031A77" w:rsidRDefault="00000000" w:rsidP="00334F3C">
      <w:pPr>
        <w:pStyle w:val="CERESBody"/>
        <w:spacing w:after="80"/>
        <w:jc w:val="both"/>
        <w:rPr>
          <w:lang w:val="fr-FR"/>
        </w:rPr>
      </w:pPr>
      <w:r w:rsidRPr="00031A77">
        <w:rPr>
          <w:lang w:val="fr-FR"/>
        </w:rPr>
        <w:t>L’étudiant doit obtenir une moyenne générale supérieure ou égale à 12/20, en prenant en compte la moyenne de passage en deuxième année, la moyenne du rapport de stage en responsabilité, la note d’évaluation finale pratique, et la note de la soutenance du mini-mémoire.</w:t>
      </w:r>
    </w:p>
    <w:p w14:paraId="792FED9A" w14:textId="77777777" w:rsidR="00A81020" w:rsidRPr="00031A77" w:rsidRDefault="00000000" w:rsidP="00334F3C">
      <w:pPr>
        <w:pStyle w:val="CERESBody"/>
        <w:spacing w:after="80"/>
        <w:jc w:val="both"/>
        <w:rPr>
          <w:lang w:val="fr-FR"/>
        </w:rPr>
      </w:pPr>
      <w:r w:rsidRPr="00031A77">
        <w:rPr>
          <w:lang w:val="fr-FR"/>
        </w:rPr>
        <w:t>L’étudiant ne dépasse pas 100heures d’absence durant les 2 années de formation.</w:t>
      </w:r>
    </w:p>
    <w:p w14:paraId="3EBB1459" w14:textId="77777777" w:rsidR="00A81020" w:rsidRPr="00031A77" w:rsidRDefault="00000000" w:rsidP="00334F3C">
      <w:pPr>
        <w:pStyle w:val="CERESBody"/>
        <w:spacing w:after="80"/>
        <w:jc w:val="both"/>
        <w:rPr>
          <w:lang w:val="fr-FR"/>
        </w:rPr>
      </w:pPr>
      <w:r w:rsidRPr="00031A77">
        <w:rPr>
          <w:lang w:val="fr-FR"/>
        </w:rPr>
        <w:t>De plus, il a réglé tous les frais de formation et est en règle avec les centres de documentation et de recherche du CERES (Salle informatique et médiathèque).</w:t>
      </w:r>
    </w:p>
    <w:p w14:paraId="2A086749" w14:textId="13746048" w:rsidR="00A81020" w:rsidRPr="002F58F3" w:rsidRDefault="00000000" w:rsidP="00843CB8">
      <w:pPr>
        <w:pStyle w:val="Titre4"/>
      </w:pPr>
      <w:bookmarkStart w:id="275" w:name="_Toc223448225"/>
      <w:r w:rsidRPr="002F58F3">
        <w:lastRenderedPageBreak/>
        <w:t xml:space="preserve">Les </w:t>
      </w:r>
      <w:proofErr w:type="spellStart"/>
      <w:r w:rsidRPr="002F58F3">
        <w:t>autres</w:t>
      </w:r>
      <w:proofErr w:type="spellEnd"/>
      <w:r w:rsidRPr="002F58F3">
        <w:t xml:space="preserve"> </w:t>
      </w:r>
      <w:proofErr w:type="spellStart"/>
      <w:r w:rsidRPr="002F58F3">
        <w:t>activités</w:t>
      </w:r>
      <w:bookmarkEnd w:id="275"/>
      <w:proofErr w:type="spellEnd"/>
    </w:p>
    <w:p w14:paraId="1F6F23E7" w14:textId="0280D057" w:rsidR="00A81020" w:rsidRPr="00031A77" w:rsidRDefault="002F58F3" w:rsidP="00334F3C">
      <w:pPr>
        <w:pStyle w:val="CERESBody"/>
        <w:spacing w:after="80"/>
        <w:jc w:val="both"/>
        <w:rPr>
          <w:lang w:val="fr-FR"/>
        </w:rPr>
      </w:pPr>
      <w:proofErr w:type="gramStart"/>
      <w:r w:rsidRPr="00031A77">
        <w:rPr>
          <w:b/>
          <w:bCs/>
          <w:lang w:val="fr-FR"/>
        </w:rPr>
        <w:t>MIARAKA:</w:t>
      </w:r>
      <w:proofErr w:type="gramEnd"/>
      <w:r w:rsidRPr="00031A77">
        <w:rPr>
          <w:lang w:val="fr-FR"/>
        </w:rPr>
        <w:t xml:space="preserve"> Les étudiants du CFIP en deuxième année participent à toutes les sessions de MIARAKA. En cas de chevauchements d’activités, celles du CFIP sont prioritaires.</w:t>
      </w:r>
    </w:p>
    <w:p w14:paraId="05C11A3B" w14:textId="085B7717" w:rsidR="00A81020" w:rsidRPr="00031A77" w:rsidRDefault="00000000" w:rsidP="00334F3C">
      <w:pPr>
        <w:pStyle w:val="CERESBody"/>
        <w:spacing w:after="80"/>
        <w:jc w:val="both"/>
        <w:rPr>
          <w:lang w:val="fr-FR"/>
        </w:rPr>
      </w:pPr>
      <w:r w:rsidRPr="00031A77">
        <w:rPr>
          <w:b/>
          <w:bCs/>
          <w:lang w:val="fr-FR"/>
        </w:rPr>
        <w:t xml:space="preserve">Sortie de </w:t>
      </w:r>
      <w:proofErr w:type="gramStart"/>
      <w:r w:rsidR="002F58F3" w:rsidRPr="00031A77">
        <w:rPr>
          <w:b/>
          <w:bCs/>
          <w:lang w:val="fr-FR"/>
        </w:rPr>
        <w:t>promotion:</w:t>
      </w:r>
      <w:proofErr w:type="gramEnd"/>
      <w:r w:rsidRPr="00031A77">
        <w:rPr>
          <w:lang w:val="fr-FR"/>
        </w:rPr>
        <w:t xml:space="preserve"> L’équipe du Pôle Formation organise une cérémonie officielle de sortie de promotion. Les autorités de l’Association PROMES, de l’IECD à Madagascar, du Programme CERES, ainsi que les partenaires locaux du CFIP et les autorités administratives locales sont invités à cette cérémonie.</w:t>
      </w:r>
    </w:p>
    <w:p w14:paraId="5C17FD95" w14:textId="77777777" w:rsidR="00A81020" w:rsidRPr="00031A77" w:rsidRDefault="00000000" w:rsidP="00334F3C">
      <w:pPr>
        <w:pStyle w:val="CERESBody"/>
        <w:spacing w:after="80"/>
        <w:jc w:val="both"/>
        <w:rPr>
          <w:lang w:val="fr-FR"/>
        </w:rPr>
      </w:pPr>
      <w:r w:rsidRPr="00031A77">
        <w:rPr>
          <w:lang w:val="fr-FR"/>
        </w:rPr>
        <w:t>C’est au cours de cette cérémonie de sortie de promotion que les futurs enseignants de collège reçoivent leur brevet et/ou attestation.</w:t>
      </w:r>
    </w:p>
    <w:p w14:paraId="1F682728" w14:textId="77777777" w:rsidR="00A81020" w:rsidRPr="00031A77" w:rsidRDefault="00000000" w:rsidP="00334F3C">
      <w:pPr>
        <w:pStyle w:val="CERESBody"/>
        <w:spacing w:after="80"/>
        <w:jc w:val="both"/>
        <w:rPr>
          <w:lang w:val="fr-FR"/>
        </w:rPr>
      </w:pPr>
      <w:r w:rsidRPr="00031A77">
        <w:rPr>
          <w:lang w:val="fr-FR"/>
        </w:rPr>
        <w:t>En général, cette sortie a lieu durant la dernière semaine du mois de juillet.</w:t>
      </w:r>
    </w:p>
    <w:p w14:paraId="79B2DDD4" w14:textId="77777777" w:rsidR="00A81020" w:rsidRPr="00031A77" w:rsidRDefault="00000000" w:rsidP="00334F3C">
      <w:pPr>
        <w:pStyle w:val="CERESBody"/>
        <w:spacing w:after="80"/>
        <w:jc w:val="both"/>
        <w:rPr>
          <w:lang w:val="fr-FR"/>
        </w:rPr>
      </w:pPr>
      <w:r w:rsidRPr="00031A77">
        <w:rPr>
          <w:lang w:val="fr-FR"/>
        </w:rPr>
        <w:t>Un membre de l’équipe PF se rend à Antananarivo pour assurer la formalisation des brevets des étudiants, à distribuer lors de la sortie de promotion. Cela inclue la signature de la Présidente de l’association PROMES, le cachet sec du METFP et de CERES.</w:t>
      </w:r>
    </w:p>
    <w:p w14:paraId="5DF505F9" w14:textId="16F9CFE5" w:rsidR="00A81020" w:rsidRDefault="00000000" w:rsidP="00843CB8">
      <w:pPr>
        <w:pStyle w:val="Titre3"/>
      </w:pPr>
      <w:bookmarkStart w:id="276" w:name="_Toc223448226"/>
      <w:proofErr w:type="spellStart"/>
      <w:r>
        <w:t>Partenariat</w:t>
      </w:r>
      <w:bookmarkEnd w:id="276"/>
      <w:proofErr w:type="spellEnd"/>
    </w:p>
    <w:p w14:paraId="1BF31A52" w14:textId="707814C4" w:rsidR="00A81020" w:rsidRPr="002F58F3" w:rsidRDefault="00000000" w:rsidP="00843CB8">
      <w:pPr>
        <w:pStyle w:val="Titre4"/>
      </w:pPr>
      <w:bookmarkStart w:id="277" w:name="_Toc223448227"/>
      <w:r w:rsidRPr="002F58F3">
        <w:t>Avec le CRFRP</w:t>
      </w:r>
      <w:bookmarkEnd w:id="277"/>
    </w:p>
    <w:p w14:paraId="58456EBD" w14:textId="497E1579" w:rsidR="00A81020" w:rsidRPr="00031A77" w:rsidRDefault="00000000">
      <w:pPr>
        <w:pStyle w:val="CERESBody"/>
        <w:numPr>
          <w:ilvl w:val="0"/>
          <w:numId w:val="82"/>
        </w:numPr>
        <w:spacing w:after="80"/>
        <w:jc w:val="both"/>
        <w:rPr>
          <w:lang w:val="fr-FR"/>
        </w:rPr>
      </w:pPr>
      <w:r w:rsidRPr="00031A77">
        <w:rPr>
          <w:lang w:val="fr-FR"/>
        </w:rPr>
        <w:t xml:space="preserve">Echanges avec le CRFRP pour suivre les évolutions et les </w:t>
      </w:r>
      <w:proofErr w:type="gramStart"/>
      <w:r w:rsidR="00F770CF" w:rsidRPr="00031A77">
        <w:rPr>
          <w:lang w:val="fr-FR"/>
        </w:rPr>
        <w:t>nouveautés:</w:t>
      </w:r>
      <w:proofErr w:type="gramEnd"/>
      <w:r w:rsidRPr="00031A77">
        <w:rPr>
          <w:lang w:val="fr-FR"/>
        </w:rPr>
        <w:t xml:space="preserve"> une fois par an</w:t>
      </w:r>
    </w:p>
    <w:p w14:paraId="7AB63647" w14:textId="77777777" w:rsidR="00A81020" w:rsidRPr="00031A77" w:rsidRDefault="00000000">
      <w:pPr>
        <w:pStyle w:val="CERESBody"/>
        <w:numPr>
          <w:ilvl w:val="0"/>
          <w:numId w:val="82"/>
        </w:numPr>
        <w:spacing w:after="80"/>
        <w:jc w:val="both"/>
        <w:rPr>
          <w:lang w:val="fr-FR"/>
        </w:rPr>
      </w:pPr>
      <w:r w:rsidRPr="00031A77">
        <w:rPr>
          <w:lang w:val="fr-FR"/>
        </w:rPr>
        <w:t>Pendant les évaluations de pratiques de classe, les formateurs du CRFRP assurent l’évaluation de la partie pédagogique et technique.</w:t>
      </w:r>
    </w:p>
    <w:p w14:paraId="3B4D3808" w14:textId="77777777" w:rsidR="00A81020" w:rsidRPr="00031A77" w:rsidRDefault="00000000">
      <w:pPr>
        <w:pStyle w:val="CERESBody"/>
        <w:numPr>
          <w:ilvl w:val="0"/>
          <w:numId w:val="82"/>
        </w:numPr>
        <w:spacing w:after="80"/>
        <w:jc w:val="both"/>
        <w:rPr>
          <w:lang w:val="fr-FR"/>
        </w:rPr>
      </w:pPr>
      <w:r w:rsidRPr="00031A77">
        <w:rPr>
          <w:lang w:val="fr-FR"/>
        </w:rPr>
        <w:t>Des formateurs du CRFRP sont également invités à jouer le rôle d’examinateur lors des soutenances de mini-mémoire.</w:t>
      </w:r>
    </w:p>
    <w:p w14:paraId="1C6B56A9" w14:textId="70554902" w:rsidR="00A81020" w:rsidRPr="00F770CF" w:rsidRDefault="00000000" w:rsidP="00286141">
      <w:pPr>
        <w:pStyle w:val="Titre4"/>
      </w:pPr>
      <w:bookmarkStart w:id="278" w:name="_Toc223448228"/>
      <w:r w:rsidRPr="00F770CF">
        <w:t>Avec la DRETFP</w:t>
      </w:r>
      <w:bookmarkEnd w:id="278"/>
    </w:p>
    <w:p w14:paraId="5CE85D5F" w14:textId="16B3A891" w:rsidR="00A81020" w:rsidRPr="00031A77" w:rsidRDefault="00000000" w:rsidP="00334F3C">
      <w:pPr>
        <w:pStyle w:val="CERESBody"/>
        <w:spacing w:after="80"/>
        <w:jc w:val="both"/>
        <w:rPr>
          <w:lang w:val="fr-FR"/>
        </w:rPr>
      </w:pPr>
      <w:r w:rsidRPr="00031A77">
        <w:rPr>
          <w:lang w:val="fr-FR"/>
        </w:rPr>
        <w:t xml:space="preserve">En tant que Ministère de tutelle du centre de formation, la DRETFP collabore directement et étroitement avec le CFIP tout au long du processus de formation. Voici quelques éléments illustrant cette collaboration. Cette liste n’est pas </w:t>
      </w:r>
      <w:proofErr w:type="gramStart"/>
      <w:r w:rsidR="00DF3B36" w:rsidRPr="00031A77">
        <w:rPr>
          <w:lang w:val="fr-FR"/>
        </w:rPr>
        <w:t>exhaustive:</w:t>
      </w:r>
      <w:proofErr w:type="gramEnd"/>
    </w:p>
    <w:p w14:paraId="5952E665" w14:textId="77777777" w:rsidR="00A81020" w:rsidRPr="00031A77" w:rsidRDefault="00000000">
      <w:pPr>
        <w:pStyle w:val="CERESBody"/>
        <w:numPr>
          <w:ilvl w:val="0"/>
          <w:numId w:val="83"/>
        </w:numPr>
        <w:spacing w:after="80"/>
        <w:jc w:val="both"/>
        <w:rPr>
          <w:lang w:val="fr-FR"/>
        </w:rPr>
      </w:pPr>
      <w:r w:rsidRPr="00031A77">
        <w:rPr>
          <w:lang w:val="fr-FR"/>
        </w:rPr>
        <w:t>Pendant les évaluations de pratiques de classe, les représentants de la DRETFP assurent la supervision.</w:t>
      </w:r>
    </w:p>
    <w:p w14:paraId="5C5D8536" w14:textId="77777777" w:rsidR="00A81020" w:rsidRPr="00031A77" w:rsidRDefault="00000000">
      <w:pPr>
        <w:pStyle w:val="CERESBody"/>
        <w:numPr>
          <w:ilvl w:val="0"/>
          <w:numId w:val="83"/>
        </w:numPr>
        <w:spacing w:after="80"/>
        <w:jc w:val="both"/>
        <w:rPr>
          <w:lang w:val="fr-FR"/>
        </w:rPr>
      </w:pPr>
      <w:r w:rsidRPr="00031A77">
        <w:rPr>
          <w:lang w:val="fr-FR"/>
        </w:rPr>
        <w:t>Des représentants de la DRETFP assureront le rôle de président du jury lors des soutenances de mini-mémoire.</w:t>
      </w:r>
    </w:p>
    <w:p w14:paraId="0ACC3E44" w14:textId="77777777" w:rsidR="00A81020" w:rsidRPr="00031A77" w:rsidRDefault="00000000">
      <w:pPr>
        <w:pStyle w:val="CERESBody"/>
        <w:numPr>
          <w:ilvl w:val="0"/>
          <w:numId w:val="83"/>
        </w:numPr>
        <w:spacing w:after="80"/>
        <w:jc w:val="both"/>
        <w:rPr>
          <w:lang w:val="fr-FR"/>
        </w:rPr>
      </w:pPr>
      <w:r w:rsidRPr="00031A77">
        <w:rPr>
          <w:lang w:val="fr-FR"/>
        </w:rPr>
        <w:t>La certification est sous la tutelle du ministère de l’Enseignement Technique et de la Formation Professionnelle.</w:t>
      </w:r>
    </w:p>
    <w:p w14:paraId="587D5B6B" w14:textId="77777777" w:rsidR="00A81020" w:rsidRPr="00031A77" w:rsidRDefault="00000000">
      <w:pPr>
        <w:pStyle w:val="CERESBody"/>
        <w:numPr>
          <w:ilvl w:val="0"/>
          <w:numId w:val="83"/>
        </w:numPr>
        <w:spacing w:after="80"/>
        <w:jc w:val="both"/>
        <w:rPr>
          <w:lang w:val="fr-FR"/>
        </w:rPr>
      </w:pPr>
      <w:r w:rsidRPr="00031A77">
        <w:rPr>
          <w:lang w:val="fr-FR"/>
        </w:rPr>
        <w:t>La validation de tous les dossiers, avec signatures, est effectuée par le Directeur de la DRETFP et/ou le Chef de service de l’évaluation des acquis.</w:t>
      </w:r>
    </w:p>
    <w:p w14:paraId="5C28F1DC" w14:textId="3715AB42" w:rsidR="00A81020" w:rsidRPr="00F770CF" w:rsidRDefault="00000000" w:rsidP="00286141">
      <w:pPr>
        <w:pStyle w:val="Titre4"/>
      </w:pPr>
      <w:bookmarkStart w:id="279" w:name="_Toc223448229"/>
      <w:r w:rsidRPr="00F770CF">
        <w:t>Avec la DREN</w:t>
      </w:r>
      <w:bookmarkEnd w:id="279"/>
    </w:p>
    <w:p w14:paraId="29D36488" w14:textId="77777777" w:rsidR="00A81020" w:rsidRPr="00031A77" w:rsidRDefault="00000000" w:rsidP="00334F3C">
      <w:pPr>
        <w:pStyle w:val="CERESBody"/>
        <w:spacing w:after="80"/>
        <w:jc w:val="both"/>
        <w:rPr>
          <w:lang w:val="fr-FR"/>
        </w:rPr>
      </w:pPr>
      <w:r w:rsidRPr="00031A77">
        <w:rPr>
          <w:lang w:val="fr-FR"/>
        </w:rPr>
        <w:t>La DREN Haute Matsiatra valide la qualification des sortants du CFIP en leur octroyant l’AE (Autorisation d’Enseigner) après avoir complété toutes les démarches administratives y afférentes.</w:t>
      </w:r>
    </w:p>
    <w:p w14:paraId="2DC4868E" w14:textId="777FE201" w:rsidR="00A81020" w:rsidRPr="00031A77" w:rsidRDefault="00000000" w:rsidP="00286141">
      <w:pPr>
        <w:pStyle w:val="Titre3"/>
        <w:rPr>
          <w:lang w:val="fr-FR"/>
        </w:rPr>
      </w:pPr>
      <w:bookmarkStart w:id="280" w:name="_Toc223448230"/>
      <w:r w:rsidRPr="00031A77">
        <w:rPr>
          <w:lang w:val="fr-FR"/>
        </w:rPr>
        <w:lastRenderedPageBreak/>
        <w:t>Suivi des étudiants sortants du CFIP</w:t>
      </w:r>
      <w:bookmarkEnd w:id="280"/>
    </w:p>
    <w:p w14:paraId="06038D07" w14:textId="2922D91F" w:rsidR="00A81020" w:rsidRPr="00031A77" w:rsidRDefault="00000000" w:rsidP="00334F3C">
      <w:pPr>
        <w:pStyle w:val="CERESBody"/>
        <w:spacing w:after="80"/>
        <w:jc w:val="both"/>
        <w:rPr>
          <w:lang w:val="fr-FR"/>
        </w:rPr>
      </w:pPr>
      <w:r w:rsidRPr="00031A77">
        <w:rPr>
          <w:lang w:val="fr-FR"/>
        </w:rPr>
        <w:t>En collaboration avec le BOE, chaque étudiant bénéficie d’un suivi d’insertion professionnelle afin de connaitre sa situation post-formation.  Un an après la sortie des étudiants, une enquête sera mise en place pour suivre leur insertion professionnelle. Les données collectées sont sauvegardées dans l’espace drive CERES, au sein de l’outil de suivi intermédiaire.</w:t>
      </w:r>
    </w:p>
    <w:p w14:paraId="01EE0355" w14:textId="45B188D3" w:rsidR="00A81020" w:rsidRPr="00031A77" w:rsidRDefault="00000000" w:rsidP="00286141">
      <w:pPr>
        <w:pStyle w:val="Titre2"/>
        <w:rPr>
          <w:lang w:val="fr-FR"/>
        </w:rPr>
      </w:pPr>
      <w:bookmarkStart w:id="281" w:name="_Toc223448231"/>
      <w:r w:rsidRPr="00031A77">
        <w:rPr>
          <w:lang w:val="fr-FR"/>
        </w:rPr>
        <w:t>Les activités au sein du PF</w:t>
      </w:r>
      <w:bookmarkEnd w:id="281"/>
    </w:p>
    <w:p w14:paraId="2302852F" w14:textId="04807363" w:rsidR="00A81020" w:rsidRDefault="00000000" w:rsidP="00286141">
      <w:pPr>
        <w:pStyle w:val="Titre3"/>
      </w:pPr>
      <w:bookmarkStart w:id="282" w:name="_Toc223448232"/>
      <w:proofErr w:type="spellStart"/>
      <w:r>
        <w:t>Suivi</w:t>
      </w:r>
      <w:proofErr w:type="spellEnd"/>
      <w:r>
        <w:t xml:space="preserve"> des stagiaires CFIP</w:t>
      </w:r>
      <w:bookmarkEnd w:id="282"/>
    </w:p>
    <w:p w14:paraId="32BC237C" w14:textId="77777777" w:rsidR="00A81020" w:rsidRPr="00031A77" w:rsidRDefault="00000000" w:rsidP="00334F3C">
      <w:pPr>
        <w:pStyle w:val="CERESBody"/>
        <w:spacing w:after="80"/>
        <w:jc w:val="both"/>
        <w:rPr>
          <w:lang w:val="fr-FR"/>
        </w:rPr>
      </w:pPr>
      <w:r w:rsidRPr="00031A77">
        <w:rPr>
          <w:lang w:val="fr-FR"/>
        </w:rPr>
        <w:t>L’équipe formatrice effectue une visite des stagiaires sous responsabilité et observe l’animation des séances d’enseignement et d’apprentissage, tous les trois mois, au sein des collèges d’application. Une réunion préparatoire (</w:t>
      </w:r>
      <w:proofErr w:type="gramStart"/>
      <w:r w:rsidRPr="00031A77">
        <w:rPr>
          <w:lang w:val="fr-FR"/>
        </w:rPr>
        <w:t>briefing</w:t>
      </w:r>
      <w:proofErr w:type="gramEnd"/>
      <w:r w:rsidRPr="00031A77">
        <w:rPr>
          <w:lang w:val="fr-FR"/>
        </w:rPr>
        <w:t>) est réalisée pour vérifier la fiche de préparation, le contenu de la trace écrite des élèves, et un débriefing a lieu après chaque visite. Ces éléments sont consignés dans le cahier de suivi.</w:t>
      </w:r>
    </w:p>
    <w:p w14:paraId="76AA1A7E" w14:textId="77777777" w:rsidR="00A81020" w:rsidRPr="00031A77" w:rsidRDefault="00000000" w:rsidP="00334F3C">
      <w:pPr>
        <w:pStyle w:val="CERESBody"/>
        <w:spacing w:after="80"/>
        <w:jc w:val="both"/>
        <w:rPr>
          <w:lang w:val="fr-FR"/>
        </w:rPr>
      </w:pPr>
      <w:r w:rsidRPr="00031A77">
        <w:rPr>
          <w:lang w:val="fr-FR"/>
        </w:rPr>
        <w:t xml:space="preserve">Le planning de chaque visite est envoyé par mail au chargé technique du service Administration et logistique pour l’organisation du véhicule, ainsi qu’aux </w:t>
      </w:r>
      <w:proofErr w:type="spellStart"/>
      <w:r w:rsidRPr="00031A77">
        <w:rPr>
          <w:lang w:val="fr-FR"/>
        </w:rPr>
        <w:t>RIRs</w:t>
      </w:r>
      <w:proofErr w:type="spellEnd"/>
      <w:r w:rsidRPr="00031A77">
        <w:rPr>
          <w:lang w:val="fr-FR"/>
        </w:rPr>
        <w:t xml:space="preserve"> pour organisation de l’intendance. Un appel téléphonique est également passé à chaque chef d’établissement concerné afin de faciliter l’organisation interne.</w:t>
      </w:r>
    </w:p>
    <w:p w14:paraId="76C75ACB" w14:textId="77777777" w:rsidR="00A81020" w:rsidRPr="00031A77" w:rsidRDefault="00000000" w:rsidP="00334F3C">
      <w:pPr>
        <w:pStyle w:val="CERESBody"/>
        <w:spacing w:after="80"/>
        <w:jc w:val="both"/>
        <w:rPr>
          <w:lang w:val="fr-FR"/>
        </w:rPr>
      </w:pPr>
      <w:r w:rsidRPr="00031A77">
        <w:rPr>
          <w:lang w:val="fr-FR"/>
        </w:rPr>
        <w:t>Chaque visite est l’occasion de rencontrer les deux tuteurs d’un étudiant stagiaire, chacun étant responsable de l’une de ses disciplines.</w:t>
      </w:r>
    </w:p>
    <w:p w14:paraId="58F303DF" w14:textId="2953BD0C" w:rsidR="00A81020" w:rsidRDefault="00000000" w:rsidP="003B4C86">
      <w:pPr>
        <w:pStyle w:val="Titre3"/>
      </w:pPr>
      <w:bookmarkStart w:id="283" w:name="_Toc223448233"/>
      <w:r>
        <w:t>Evaluation et sortie de promotion</w:t>
      </w:r>
      <w:bookmarkEnd w:id="283"/>
    </w:p>
    <w:p w14:paraId="596B6596" w14:textId="40669463" w:rsidR="00A81020" w:rsidRPr="00031A77" w:rsidRDefault="00000000" w:rsidP="00334F3C">
      <w:pPr>
        <w:pStyle w:val="CERESBody"/>
        <w:spacing w:after="80"/>
        <w:jc w:val="both"/>
        <w:rPr>
          <w:lang w:val="fr-FR"/>
        </w:rPr>
      </w:pPr>
      <w:r w:rsidRPr="00031A77">
        <w:rPr>
          <w:lang w:val="fr-FR"/>
        </w:rPr>
        <w:t>Le chargé des relations partenariales, avec l’aide de l’équipe formatrice et sous la supervision du RPF, coordonne l’évaluation des pratiques de classe, la soutenance des mémoires, la préparation des dossiers pour l’obtention des diplômes de Brevet de Technicien Supérieur auprès du METFP, la mission de récupération de ces diplômes à Antananarivo, l’organisation de la sortie de promotion, ainsi que la préparation des démarches pour l’obtention de l’autorisation d’enseigner délivrée par la DREN.</w:t>
      </w:r>
    </w:p>
    <w:p w14:paraId="08250CD4" w14:textId="7F420B40" w:rsidR="00A81020" w:rsidRDefault="00000000" w:rsidP="003B4C86">
      <w:pPr>
        <w:pStyle w:val="Titre3"/>
      </w:pPr>
      <w:bookmarkStart w:id="284" w:name="_Toc223448234"/>
      <w:r>
        <w:t>Classe Miabo</w:t>
      </w:r>
      <w:bookmarkEnd w:id="284"/>
    </w:p>
    <w:p w14:paraId="1069D29F" w14:textId="77777777" w:rsidR="00A81020" w:rsidRPr="00031A77" w:rsidRDefault="00000000" w:rsidP="00334F3C">
      <w:pPr>
        <w:pStyle w:val="CERESBody"/>
        <w:spacing w:after="80"/>
        <w:jc w:val="both"/>
        <w:rPr>
          <w:lang w:val="fr-FR"/>
        </w:rPr>
      </w:pPr>
      <w:r w:rsidRPr="00031A77">
        <w:rPr>
          <w:lang w:val="fr-FR"/>
        </w:rPr>
        <w:t xml:space="preserve">Sous la supervision du Coordinateur pédagogique et avec la validation de l’Adjoint du Directeur du Programme, Responsable de l’Éducation, de la Formation et de l’Insertion, l’équipe formatrice conçoit le contenu des activités scolaires de la classe Miabo. Ce contenu est ensuite transmis aux éducateurs, qui participent à une réunion de </w:t>
      </w:r>
      <w:proofErr w:type="gramStart"/>
      <w:r w:rsidRPr="00031A77">
        <w:rPr>
          <w:lang w:val="fr-FR"/>
        </w:rPr>
        <w:t>briefing</w:t>
      </w:r>
      <w:proofErr w:type="gramEnd"/>
      <w:r w:rsidRPr="00031A77">
        <w:rPr>
          <w:lang w:val="fr-FR"/>
        </w:rPr>
        <w:t xml:space="preserve"> avec l’équipe formatrice concernant l’animation des activités.</w:t>
      </w:r>
    </w:p>
    <w:p w14:paraId="46C1DAAE" w14:textId="77777777" w:rsidR="00A81020" w:rsidRPr="00031A77" w:rsidRDefault="00000000" w:rsidP="00334F3C">
      <w:pPr>
        <w:pStyle w:val="CERESBody"/>
        <w:spacing w:after="80"/>
        <w:jc w:val="both"/>
        <w:rPr>
          <w:lang w:val="fr-FR"/>
        </w:rPr>
      </w:pPr>
      <w:r w:rsidRPr="00031A77">
        <w:rPr>
          <w:lang w:val="fr-FR"/>
        </w:rPr>
        <w:t>Certains membres de l’équipe formatrice peuvent, le cas échéant, animer certaines activités au sein de la classe Miabo.</w:t>
      </w:r>
    </w:p>
    <w:p w14:paraId="15EF128A" w14:textId="6BF0C7B6" w:rsidR="00A81020" w:rsidRDefault="00000000" w:rsidP="003B4C86">
      <w:pPr>
        <w:pStyle w:val="Titre3"/>
      </w:pPr>
      <w:bookmarkStart w:id="285" w:name="_Toc223448235"/>
      <w:r>
        <w:t xml:space="preserve">Examen </w:t>
      </w:r>
      <w:proofErr w:type="spellStart"/>
      <w:r>
        <w:t>trimestriel</w:t>
      </w:r>
      <w:bookmarkEnd w:id="285"/>
      <w:proofErr w:type="spellEnd"/>
    </w:p>
    <w:p w14:paraId="46A6A728" w14:textId="1C0FADCC" w:rsidR="00334F3C" w:rsidRPr="00031A77" w:rsidRDefault="00000000" w:rsidP="006202FA">
      <w:pPr>
        <w:pStyle w:val="CERESBody"/>
        <w:spacing w:after="80"/>
        <w:jc w:val="both"/>
        <w:rPr>
          <w:lang w:val="fr-FR"/>
        </w:rPr>
      </w:pPr>
      <w:r w:rsidRPr="00031A77">
        <w:rPr>
          <w:lang w:val="fr-FR"/>
        </w:rPr>
        <w:t>L’équipe formatrice (en malagasy, français, mathématiques et sciences physiques) synthétise, chaque trimestre, les sujets proposés par les enseignants, en cohérence avec la répartition annuelle, établie collectivement lors du Miaraka. Elle élabore les corrigés correspondants pour les niveaux sixième, cinquième, quatrième et troisième, puis transmet l’ensemble au Coordinateur Pédagogique et au RPAR en vue de l’impression.</w:t>
      </w:r>
    </w:p>
    <w:p w14:paraId="14447358" w14:textId="4513D5A3" w:rsidR="00A81020" w:rsidRDefault="00000000" w:rsidP="006202FA">
      <w:pPr>
        <w:pStyle w:val="Titre3"/>
      </w:pPr>
      <w:bookmarkStart w:id="286" w:name="_Toc223448236"/>
      <w:r>
        <w:lastRenderedPageBreak/>
        <w:t>Miaraka</w:t>
      </w:r>
      <w:bookmarkEnd w:id="286"/>
    </w:p>
    <w:p w14:paraId="2109ACFF" w14:textId="58138616" w:rsidR="00A81020" w:rsidRPr="00031A77" w:rsidRDefault="00000000" w:rsidP="00334F3C">
      <w:pPr>
        <w:pStyle w:val="CERESBody"/>
        <w:spacing w:after="80"/>
        <w:jc w:val="both"/>
        <w:rPr>
          <w:lang w:val="fr-FR"/>
        </w:rPr>
      </w:pPr>
      <w:r w:rsidRPr="00031A77">
        <w:rPr>
          <w:lang w:val="fr-FR"/>
        </w:rPr>
        <w:t xml:space="preserve">Chaque formateur est mis à contribution pour participer à l’animation des trois grands rassemblements </w:t>
      </w:r>
      <w:r w:rsidR="00334F3C" w:rsidRPr="00031A77">
        <w:rPr>
          <w:lang w:val="fr-FR"/>
        </w:rPr>
        <w:t>“Miaraka</w:t>
      </w:r>
      <w:r w:rsidRPr="00031A77">
        <w:rPr>
          <w:lang w:val="fr-FR"/>
        </w:rPr>
        <w:t xml:space="preserve"> “. Ces rassemblements réunissent sur invitation les professeurs des établissements partenaires au niveau collège.</w:t>
      </w:r>
    </w:p>
    <w:p w14:paraId="0B3E64B1" w14:textId="77777777" w:rsidR="00A81020" w:rsidRPr="00031A77" w:rsidRDefault="00000000" w:rsidP="00334F3C">
      <w:pPr>
        <w:pStyle w:val="CERESBody"/>
        <w:spacing w:after="80"/>
        <w:jc w:val="both"/>
        <w:rPr>
          <w:lang w:val="fr-FR"/>
        </w:rPr>
      </w:pPr>
      <w:r w:rsidRPr="00031A77">
        <w:rPr>
          <w:lang w:val="fr-FR"/>
        </w:rPr>
        <w:t>Suivant les besoins exprimés par les enseignants des modules de formation sur la didactique, la pédagogie sont organisés. Il s’agit également d’un temps privilégié pour partager les expériences vécues lors de l’encadrement des élèves.</w:t>
      </w:r>
    </w:p>
    <w:p w14:paraId="73A99AA9" w14:textId="77777777" w:rsidR="00A81020" w:rsidRPr="00031A77" w:rsidRDefault="00000000" w:rsidP="00334F3C">
      <w:pPr>
        <w:pStyle w:val="CERESBody"/>
        <w:spacing w:after="80"/>
        <w:jc w:val="both"/>
        <w:rPr>
          <w:lang w:val="fr-FR"/>
        </w:rPr>
      </w:pPr>
      <w:r w:rsidRPr="00031A77">
        <w:rPr>
          <w:lang w:val="fr-FR"/>
        </w:rPr>
        <w:t>Il s’agit également d’un temps où des outils sont proposés pour faciliter la transmission du savoir auprès des jeunes. Ces animations se déroulent sous la supervision du Coordinateur Pédagogique et avec la validation du contenu par l’Adjoint du Directeur du Programme, Responsable de l’Education, de la Formation et de l’Insertion. Le formateur participe également à la réunion de préparation du cahier de charge.</w:t>
      </w:r>
    </w:p>
    <w:p w14:paraId="4C9F46B8" w14:textId="51A087EA" w:rsidR="00A81020" w:rsidRDefault="00000000" w:rsidP="006202FA">
      <w:pPr>
        <w:pStyle w:val="Titre3"/>
      </w:pPr>
      <w:bookmarkStart w:id="287" w:name="_Toc223448237"/>
      <w:r>
        <w:t>RESCO</w:t>
      </w:r>
      <w:bookmarkEnd w:id="287"/>
    </w:p>
    <w:p w14:paraId="1568EE77" w14:textId="58E431B4" w:rsidR="00A81020" w:rsidRPr="00C24098" w:rsidRDefault="00000000" w:rsidP="006202FA">
      <w:pPr>
        <w:pStyle w:val="Titre4"/>
      </w:pPr>
      <w:bookmarkStart w:id="288" w:name="_Toc223448238"/>
      <w:r w:rsidRPr="00C24098">
        <w:t>RESCO collège</w:t>
      </w:r>
      <w:bookmarkEnd w:id="288"/>
    </w:p>
    <w:p w14:paraId="75911B1A" w14:textId="10681E8C" w:rsidR="00A81020" w:rsidRPr="00031A77" w:rsidRDefault="00000000" w:rsidP="00334F3C">
      <w:pPr>
        <w:pStyle w:val="CERESBody"/>
        <w:spacing w:after="80"/>
        <w:jc w:val="both"/>
        <w:rPr>
          <w:lang w:val="fr-FR"/>
        </w:rPr>
      </w:pPr>
      <w:r w:rsidRPr="00031A77">
        <w:rPr>
          <w:lang w:val="fr-FR"/>
        </w:rPr>
        <w:t xml:space="preserve">L’équipe formatrice (en malagasy, français, maths et sciences physiques) conçoit les contenus du RESCO pour les trois </w:t>
      </w:r>
      <w:proofErr w:type="gramStart"/>
      <w:r w:rsidR="00DF3B36" w:rsidRPr="00031A77">
        <w:rPr>
          <w:lang w:val="fr-FR"/>
        </w:rPr>
        <w:t>niveaux:</w:t>
      </w:r>
      <w:proofErr w:type="gramEnd"/>
      <w:r w:rsidRPr="00031A77">
        <w:rPr>
          <w:lang w:val="fr-FR"/>
        </w:rPr>
        <w:t xml:space="preserve"> cinquième, quatrième et troisième.</w:t>
      </w:r>
    </w:p>
    <w:p w14:paraId="5AC9A669" w14:textId="2FA04787" w:rsidR="00A81020" w:rsidRPr="00031A77" w:rsidRDefault="00000000" w:rsidP="00334F3C">
      <w:pPr>
        <w:pStyle w:val="CERESBody"/>
        <w:spacing w:after="80"/>
        <w:jc w:val="both"/>
        <w:rPr>
          <w:lang w:val="fr-FR"/>
        </w:rPr>
      </w:pPr>
      <w:r w:rsidRPr="00031A77">
        <w:rPr>
          <w:lang w:val="fr-FR"/>
        </w:rPr>
        <w:t xml:space="preserve">Elle forme les personnes ressources, qui sont des adultes – la plupart du temps des professeurs venant des collèges partenaires – qui interviennent auprès des jeunes en IR pour faciliter le renforcement des connaissances scolaires dans les matières </w:t>
      </w:r>
      <w:proofErr w:type="gramStart"/>
      <w:r w:rsidR="00DF3B36" w:rsidRPr="00031A77">
        <w:rPr>
          <w:lang w:val="fr-FR"/>
        </w:rPr>
        <w:t>suivantes:</w:t>
      </w:r>
      <w:proofErr w:type="gramEnd"/>
      <w:r w:rsidRPr="00031A77">
        <w:rPr>
          <w:lang w:val="fr-FR"/>
        </w:rPr>
        <w:t xml:space="preserve"> mathématiques, malagasy, français.</w:t>
      </w:r>
    </w:p>
    <w:p w14:paraId="0501EEA1" w14:textId="77777777" w:rsidR="00A81020" w:rsidRPr="00031A77" w:rsidRDefault="00000000" w:rsidP="00334F3C">
      <w:pPr>
        <w:pStyle w:val="CERESBody"/>
        <w:spacing w:after="80"/>
        <w:jc w:val="both"/>
        <w:rPr>
          <w:lang w:val="fr-FR"/>
        </w:rPr>
      </w:pPr>
      <w:r w:rsidRPr="00031A77">
        <w:rPr>
          <w:lang w:val="fr-FR"/>
        </w:rPr>
        <w:t>Cette formation s’articule autour d’un accompagnement avec deux visites par trimestre minimum. Des temps de regroupement sont aussi organisés pour aborder des notions pédagogiques et didactiques pour enrichir les pratiques enseignantes.</w:t>
      </w:r>
    </w:p>
    <w:p w14:paraId="362C39DB" w14:textId="77777777" w:rsidR="00A81020" w:rsidRPr="00031A77" w:rsidRDefault="00000000" w:rsidP="00334F3C">
      <w:pPr>
        <w:pStyle w:val="CERESBody"/>
        <w:spacing w:after="80"/>
        <w:jc w:val="both"/>
        <w:rPr>
          <w:lang w:val="fr-FR"/>
        </w:rPr>
      </w:pPr>
      <w:r w:rsidRPr="00031A77">
        <w:rPr>
          <w:lang w:val="fr-FR"/>
        </w:rPr>
        <w:t>La cohorte de personne ressource possède un engagement – voir contrat annexe - avec le programme CERES. A travers cet engagement, ils se doivent d’intervenir auprès des jeunes au sein des IR à hauteur de 4 heures hebdomadaire, de participer aux différentes formations du CERES et d’utiliser les outils mis à leurs dispositions.</w:t>
      </w:r>
    </w:p>
    <w:p w14:paraId="59B45635" w14:textId="77777777" w:rsidR="00A81020" w:rsidRPr="00031A77" w:rsidRDefault="00000000" w:rsidP="00334F3C">
      <w:pPr>
        <w:pStyle w:val="CERESBody"/>
        <w:spacing w:after="80"/>
        <w:jc w:val="both"/>
        <w:rPr>
          <w:lang w:val="fr-FR"/>
        </w:rPr>
      </w:pPr>
      <w:r w:rsidRPr="00031A77">
        <w:rPr>
          <w:lang w:val="fr-FR"/>
        </w:rPr>
        <w:t xml:space="preserve">L’objectif des temps de </w:t>
      </w:r>
      <w:proofErr w:type="spellStart"/>
      <w:r w:rsidRPr="00031A77">
        <w:rPr>
          <w:lang w:val="fr-FR"/>
        </w:rPr>
        <w:t>REnforcement</w:t>
      </w:r>
      <w:proofErr w:type="spellEnd"/>
      <w:r w:rsidRPr="00031A77">
        <w:rPr>
          <w:lang w:val="fr-FR"/>
        </w:rPr>
        <w:t xml:space="preserve"> </w:t>
      </w:r>
      <w:proofErr w:type="spellStart"/>
      <w:r w:rsidRPr="00031A77">
        <w:rPr>
          <w:lang w:val="fr-FR"/>
        </w:rPr>
        <w:t>SCOlaire</w:t>
      </w:r>
      <w:proofErr w:type="spellEnd"/>
      <w:r w:rsidRPr="00031A77">
        <w:rPr>
          <w:lang w:val="fr-FR"/>
        </w:rPr>
        <w:t xml:space="preserve"> est d’harmoniser une transmission des savoirs scolaires entre les 5 IR en s’appuyant sur des fiches de cours rédigés par le pôle formation, d’évaluer les compétences des jeunes par le biais d’outils et de suivis réguliers, et de proposer des solutions pédagogiques innovantes pour maximiser les chances de réussite scolaire.</w:t>
      </w:r>
    </w:p>
    <w:p w14:paraId="765C0C50" w14:textId="77777777" w:rsidR="00A81020" w:rsidRPr="00031A77" w:rsidRDefault="00000000" w:rsidP="00334F3C">
      <w:pPr>
        <w:pStyle w:val="CERESBody"/>
        <w:spacing w:after="80"/>
        <w:jc w:val="both"/>
        <w:rPr>
          <w:lang w:val="fr-FR"/>
        </w:rPr>
      </w:pPr>
      <w:r w:rsidRPr="00031A77">
        <w:rPr>
          <w:lang w:val="fr-FR"/>
        </w:rPr>
        <w:t>Chaque mois des évaluations sont posés auprès des jeunes afin de s’assurer des acquis avant d’avancer vers des notions plus approfondies.</w:t>
      </w:r>
    </w:p>
    <w:p w14:paraId="445149D4" w14:textId="77777777" w:rsidR="00A81020" w:rsidRPr="00031A77" w:rsidRDefault="00000000" w:rsidP="00334F3C">
      <w:pPr>
        <w:pStyle w:val="CERESBody"/>
        <w:spacing w:after="80"/>
        <w:jc w:val="both"/>
        <w:rPr>
          <w:lang w:val="fr-FR"/>
        </w:rPr>
      </w:pPr>
      <w:r w:rsidRPr="00031A77">
        <w:rPr>
          <w:lang w:val="fr-FR"/>
        </w:rPr>
        <w:t>Enfin une évaluation de fin de séquence vient valider les apprentissages, cette évaluation est trimestrielle.</w:t>
      </w:r>
    </w:p>
    <w:p w14:paraId="7D8A3216" w14:textId="77777777" w:rsidR="00A81020" w:rsidRPr="00031A77" w:rsidRDefault="00A81020" w:rsidP="00334F3C">
      <w:pPr>
        <w:pStyle w:val="CERESBody"/>
        <w:jc w:val="both"/>
        <w:rPr>
          <w:lang w:val="fr-FR"/>
        </w:rPr>
      </w:pPr>
    </w:p>
    <w:p w14:paraId="39B081A9" w14:textId="7D0C998E" w:rsidR="00A81020" w:rsidRPr="00031A77" w:rsidRDefault="00000000" w:rsidP="00334F3C">
      <w:pPr>
        <w:pStyle w:val="CERESBody"/>
        <w:spacing w:after="80"/>
        <w:jc w:val="both"/>
        <w:rPr>
          <w:lang w:val="fr-FR"/>
        </w:rPr>
      </w:pPr>
      <w:r w:rsidRPr="00031A77">
        <w:rPr>
          <w:lang w:val="fr-FR"/>
        </w:rPr>
        <w:t xml:space="preserve">L’équipe éducative en IR, en collaboration avec l’équipe du PF, est également impliquée dans le suivi du RESCO, tant au niveau des personnes ressources qu’auprès des jeunes </w:t>
      </w:r>
      <w:proofErr w:type="gramStart"/>
      <w:r w:rsidR="00DF3B36" w:rsidRPr="00031A77">
        <w:rPr>
          <w:lang w:val="fr-FR"/>
        </w:rPr>
        <w:t>accompagnés:</w:t>
      </w:r>
      <w:proofErr w:type="gramEnd"/>
      <w:r w:rsidRPr="00031A77">
        <w:rPr>
          <w:lang w:val="fr-FR"/>
        </w:rPr>
        <w:t xml:space="preserve"> présence, suivi du planning, évolution des jeunes, etc.</w:t>
      </w:r>
    </w:p>
    <w:p w14:paraId="436AFA0D" w14:textId="302A6C91" w:rsidR="00A81020" w:rsidRPr="00C24098" w:rsidRDefault="00000000" w:rsidP="009664BA">
      <w:pPr>
        <w:pStyle w:val="Titre4"/>
      </w:pPr>
      <w:bookmarkStart w:id="289" w:name="_Toc223448239"/>
      <w:r w:rsidRPr="00C24098">
        <w:lastRenderedPageBreak/>
        <w:t>RESCO lycée</w:t>
      </w:r>
      <w:bookmarkEnd w:id="289"/>
    </w:p>
    <w:p w14:paraId="7A078D66" w14:textId="77777777" w:rsidR="00A81020" w:rsidRPr="00031A77" w:rsidRDefault="00000000" w:rsidP="00334F3C">
      <w:pPr>
        <w:pStyle w:val="CERESBody"/>
        <w:spacing w:after="80"/>
        <w:jc w:val="both"/>
        <w:rPr>
          <w:lang w:val="fr-FR"/>
        </w:rPr>
      </w:pPr>
      <w:r w:rsidRPr="00031A77">
        <w:rPr>
          <w:lang w:val="fr-FR"/>
        </w:rPr>
        <w:t>Le renforcement scolaire pour les lycéens de l’internat d’excellence a pour objectif principal d’aider les élèves en difficulté à combler leurs lacunes dans les matières fondamentales, à renforcer leurs compétences de base et à améliorer leurs résultats scolaires. Ce dispositif vise également à développer la confiance en soi, à favoriser la réussite aux examens.</w:t>
      </w:r>
    </w:p>
    <w:p w14:paraId="0EC8899A" w14:textId="77777777" w:rsidR="00A81020" w:rsidRPr="00031A77" w:rsidRDefault="00000000" w:rsidP="00334F3C">
      <w:pPr>
        <w:pStyle w:val="CERESBody"/>
        <w:spacing w:after="80"/>
        <w:jc w:val="both"/>
        <w:rPr>
          <w:lang w:val="fr-FR"/>
        </w:rPr>
      </w:pPr>
      <w:r w:rsidRPr="00031A77">
        <w:rPr>
          <w:lang w:val="fr-FR"/>
        </w:rPr>
        <w:t>Le programme s’adresse prioritairement aux élèves de Seconde et de Première, des séries littéraires et scientifiques, identifiés comme rencontrant des difficultés d’apprentissage. Pour les élèves de Terminale, le dispositif se déroule de manière adaptée, principalement durant la période de révision, avec la possibilité d’envoyer des exercices via les éducateurs pour correction par l’équipe formatrice.</w:t>
      </w:r>
    </w:p>
    <w:p w14:paraId="3E53A30D" w14:textId="0F032F9A" w:rsidR="00A81020" w:rsidRPr="00031A77" w:rsidRDefault="00000000" w:rsidP="00334F3C">
      <w:pPr>
        <w:pStyle w:val="CERESBody"/>
        <w:spacing w:after="80"/>
        <w:jc w:val="both"/>
        <w:rPr>
          <w:lang w:val="fr-FR"/>
        </w:rPr>
      </w:pPr>
      <w:r w:rsidRPr="00031A77">
        <w:rPr>
          <w:lang w:val="fr-FR"/>
        </w:rPr>
        <w:t xml:space="preserve">Les séances de renforcement sont organisées chaque mercredi soir à l’IE pour les mathématiques, et chaque samedi matin pour les autres </w:t>
      </w:r>
      <w:proofErr w:type="gramStart"/>
      <w:r w:rsidR="00DF3B36" w:rsidRPr="00031A77">
        <w:rPr>
          <w:lang w:val="fr-FR"/>
        </w:rPr>
        <w:t>matières:</w:t>
      </w:r>
      <w:proofErr w:type="gramEnd"/>
      <w:r w:rsidRPr="00031A77">
        <w:rPr>
          <w:lang w:val="fr-FR"/>
        </w:rPr>
        <w:t xml:space="preserve"> </w:t>
      </w:r>
      <w:proofErr w:type="spellStart"/>
      <w:proofErr w:type="gramStart"/>
      <w:r w:rsidRPr="00031A77">
        <w:rPr>
          <w:lang w:val="fr-FR"/>
        </w:rPr>
        <w:t>malagasy,français</w:t>
      </w:r>
      <w:proofErr w:type="spellEnd"/>
      <w:proofErr w:type="gramEnd"/>
      <w:r w:rsidRPr="00031A77">
        <w:rPr>
          <w:lang w:val="fr-FR"/>
        </w:rPr>
        <w:t xml:space="preserve">, l’histoire-géographie et sciences physiques. L’organisation peut être ajustée selon les contraintes pédagogiques ou les besoins identifiés le </w:t>
      </w:r>
      <w:proofErr w:type="spellStart"/>
      <w:proofErr w:type="gramStart"/>
      <w:r w:rsidRPr="00031A77">
        <w:rPr>
          <w:lang w:val="fr-FR"/>
        </w:rPr>
        <w:t>samedi:une</w:t>
      </w:r>
      <w:proofErr w:type="spellEnd"/>
      <w:proofErr w:type="gramEnd"/>
      <w:r w:rsidRPr="00031A77">
        <w:rPr>
          <w:lang w:val="fr-FR"/>
        </w:rPr>
        <w:t xml:space="preserve"> heure et </w:t>
      </w:r>
      <w:proofErr w:type="gramStart"/>
      <w:r w:rsidRPr="00031A77">
        <w:rPr>
          <w:lang w:val="fr-FR"/>
        </w:rPr>
        <w:t>demi</w:t>
      </w:r>
      <w:proofErr w:type="gramEnd"/>
      <w:r w:rsidRPr="00031A77">
        <w:rPr>
          <w:lang w:val="fr-FR"/>
        </w:rPr>
        <w:t xml:space="preserve"> pour une classe et pour une matière et on permute avec l’autre classe et autre matière d’où trois heures au total.</w:t>
      </w:r>
    </w:p>
    <w:p w14:paraId="29A2F5DA" w14:textId="77777777" w:rsidR="00A81020" w:rsidRPr="00031A77" w:rsidRDefault="00000000" w:rsidP="00334F3C">
      <w:pPr>
        <w:pStyle w:val="CERESBody"/>
        <w:spacing w:after="80"/>
        <w:jc w:val="both"/>
        <w:rPr>
          <w:lang w:val="fr-FR"/>
        </w:rPr>
      </w:pPr>
      <w:r w:rsidRPr="00031A77">
        <w:rPr>
          <w:lang w:val="fr-FR"/>
        </w:rPr>
        <w:t>L’encadrement des séances est assuré par une équipe formatrice.  Les formatrices responsables avec l’aide des éducateurs tuteurs identifient les élèves en difficulté sur la base des résultats trimestriels, des observations pédagogiques et des évaluations diagnostiques. Après validation de chaque formatrice, la liste des élèves concernés est transmise à l’équipe de l’IE. Les élèves inscrits s’engagent à participer régulièrement aux séances proposées et à respecter les horaires fixés. Les éducateurs assurent le suivi de présence et veillent à la discipline.</w:t>
      </w:r>
    </w:p>
    <w:p w14:paraId="6BBE74A6" w14:textId="77777777" w:rsidR="00A81020" w:rsidRPr="00031A77" w:rsidRDefault="00000000" w:rsidP="00334F3C">
      <w:pPr>
        <w:pStyle w:val="CERESBody"/>
        <w:spacing w:after="80"/>
        <w:jc w:val="both"/>
        <w:rPr>
          <w:lang w:val="fr-FR"/>
        </w:rPr>
      </w:pPr>
      <w:r w:rsidRPr="00031A77">
        <w:rPr>
          <w:lang w:val="fr-FR"/>
        </w:rPr>
        <w:t>Un cahier de remontée des difficultés par matière est mis en place afin d’assurer une meilleure coordination entre les éducateurs et les formatrices du renforcement. Chaque jeudi, avant la tenue des séances suivantes, les lycéens consignent dans ce cahier les principales difficultés rencontrées par eux-mêmes dans cette matière. Ces informations sont ensuite transmises aux formatrices pour qu’elles puissent adapter les contenus et les activités de la prochaine séance en fonction des besoins réels des élèves. Ce dispositif permet de garantir la continuité pédagogique et l’efficacité du renforcement.</w:t>
      </w:r>
    </w:p>
    <w:p w14:paraId="048DF6F3" w14:textId="77777777" w:rsidR="00A81020" w:rsidRPr="00031A77" w:rsidRDefault="00000000" w:rsidP="00334F3C">
      <w:pPr>
        <w:pStyle w:val="CERESBody"/>
        <w:spacing w:after="80"/>
        <w:jc w:val="both"/>
        <w:rPr>
          <w:lang w:val="fr-FR"/>
        </w:rPr>
      </w:pPr>
      <w:r w:rsidRPr="00031A77">
        <w:rPr>
          <w:lang w:val="fr-FR"/>
        </w:rPr>
        <w:t>Chaque séance est organisée en petits groupes afin de favoriser la participation active. Elle comprend un rappel des notions essentielles, des exercices dirigés, des corrections commentées et une évaluation rapide des acquis. Les formateurs tiennent un cahier de suivi pour noter la participation, les progrès et les difficultés rencontrées.</w:t>
      </w:r>
    </w:p>
    <w:p w14:paraId="55477875" w14:textId="77777777" w:rsidR="00A81020" w:rsidRPr="00031A77" w:rsidRDefault="00000000" w:rsidP="00334F3C">
      <w:pPr>
        <w:pStyle w:val="CERESBody"/>
        <w:spacing w:after="80"/>
        <w:jc w:val="both"/>
        <w:rPr>
          <w:lang w:val="fr-FR"/>
        </w:rPr>
      </w:pPr>
      <w:r w:rsidRPr="00031A77">
        <w:rPr>
          <w:lang w:val="fr-FR"/>
        </w:rPr>
        <w:t>Pour les élèves de Terminale, les exercices à distance sont collectés par les éducateurs et transmis à l’équipe formatrice pour correction. Durant la période de révision, des séances intensives de renforcement sont prévues afin de consolider les connaissances et de préparer efficacement aux examens du baccalauréat.</w:t>
      </w:r>
    </w:p>
    <w:p w14:paraId="31E4F27A" w14:textId="77777777" w:rsidR="00A81020" w:rsidRPr="00031A77" w:rsidRDefault="00000000" w:rsidP="00334F3C">
      <w:pPr>
        <w:pStyle w:val="CERESBody"/>
        <w:spacing w:after="80"/>
        <w:jc w:val="both"/>
        <w:rPr>
          <w:lang w:val="fr-FR"/>
        </w:rPr>
      </w:pPr>
      <w:r w:rsidRPr="00031A77">
        <w:rPr>
          <w:lang w:val="fr-FR"/>
        </w:rPr>
        <w:t>Le suivi du dispositif repose sur des feuilles de présence, des rapports trimestriels transmis à la direction et une évaluation périodique de l’impact du renforcement sur les résultats scolaires. Une réunion de bilan est organisée chaque trimestre pour ajuster les méthodes et améliorer le dispositif.</w:t>
      </w:r>
    </w:p>
    <w:p w14:paraId="37370138" w14:textId="3422DBC9" w:rsidR="00A81020" w:rsidRDefault="00000000" w:rsidP="009664BA">
      <w:pPr>
        <w:pStyle w:val="Titre3"/>
      </w:pPr>
      <w:bookmarkStart w:id="290" w:name="_Toc223448240"/>
      <w:r>
        <w:lastRenderedPageBreak/>
        <w:t xml:space="preserve">Réunion </w:t>
      </w:r>
      <w:proofErr w:type="spellStart"/>
      <w:r>
        <w:t>d’équipe</w:t>
      </w:r>
      <w:proofErr w:type="spellEnd"/>
      <w:r>
        <w:t>.</w:t>
      </w:r>
      <w:bookmarkEnd w:id="290"/>
    </w:p>
    <w:p w14:paraId="5436A572" w14:textId="77777777" w:rsidR="00A81020" w:rsidRPr="00031A77" w:rsidRDefault="00000000" w:rsidP="00334F3C">
      <w:pPr>
        <w:pStyle w:val="CERESBody"/>
        <w:spacing w:after="80"/>
        <w:jc w:val="both"/>
        <w:rPr>
          <w:lang w:val="fr-FR"/>
        </w:rPr>
      </w:pPr>
      <w:r w:rsidRPr="00031A77">
        <w:rPr>
          <w:lang w:val="fr-FR"/>
        </w:rPr>
        <w:t>Une réunion d’équipe se tient toutes les trois semaines au sein du PF. Elle a pour objectif de faire le point par discipline, d'échanger sur les améliorations possibles dans la pratique, et d'examiner les résultats de suivis des stagiaires nécessitant des actions correctives ; et de définir la collaboration et le suivi des personnes ressources intervenant dans les renforcements scolaires au sein des internats de la réussite en milieu rural, de préciser les rôles et responsabilités des acteurs, les modalités de coordination, ainsi que les procédures de suivi pédagogique et individuel des jeunes, de formaliser également les outils d’évaluation et de reporting, afin d’assurer la qualité, la cohérence et la traçabilité des interventions, d’inscrire dans une logique d’</w:t>
      </w:r>
      <w:r w:rsidRPr="00031A77">
        <w:rPr>
          <w:b/>
          <w:bCs/>
          <w:lang w:val="fr-FR"/>
        </w:rPr>
        <w:t>amélioration continue</w:t>
      </w:r>
      <w:r w:rsidRPr="00031A77">
        <w:rPr>
          <w:lang w:val="fr-FR"/>
        </w:rPr>
        <w:t>, visant à renforcer durablement l’impact éducatif du dispositif.</w:t>
      </w:r>
    </w:p>
    <w:p w14:paraId="4F75FA07" w14:textId="77777777" w:rsidR="00A81020" w:rsidRPr="00031A77" w:rsidRDefault="00000000" w:rsidP="00334F3C">
      <w:pPr>
        <w:pStyle w:val="CERESBody"/>
        <w:spacing w:after="80"/>
        <w:jc w:val="both"/>
        <w:rPr>
          <w:lang w:val="fr-FR"/>
        </w:rPr>
      </w:pPr>
      <w:r w:rsidRPr="00031A77">
        <w:rPr>
          <w:lang w:val="fr-FR"/>
        </w:rPr>
        <w:t xml:space="preserve">Elle vise également le suivi de toutes les activités. Chaque membre de l’équipe anime cette réunion à tour de rôle. Un compte-rendu, structuré selon une trame prédéfinie, sera rempli à chaque séance par un rédacteur, puis envoyé par </w:t>
      </w:r>
      <w:proofErr w:type="gramStart"/>
      <w:r w:rsidRPr="00031A77">
        <w:rPr>
          <w:lang w:val="fr-FR"/>
        </w:rPr>
        <w:t>e-mail</w:t>
      </w:r>
      <w:proofErr w:type="gramEnd"/>
      <w:r w:rsidRPr="00031A77">
        <w:rPr>
          <w:lang w:val="fr-FR"/>
        </w:rPr>
        <w:t xml:space="preserve"> à tous les membres, ainsi qu’à l’adjoint du DPR, avec copie le DPR, et partagé sur Drive.</w:t>
      </w:r>
    </w:p>
    <w:p w14:paraId="7C05C2CB" w14:textId="650BEA0A" w:rsidR="00A81020" w:rsidRDefault="00000000" w:rsidP="00334F3C">
      <w:pPr>
        <w:pStyle w:val="CERESBody"/>
        <w:spacing w:after="80"/>
        <w:jc w:val="both"/>
      </w:pPr>
      <w:proofErr w:type="spellStart"/>
      <w:r w:rsidRPr="00334F3C">
        <w:rPr>
          <w:b/>
          <w:bCs/>
        </w:rPr>
        <w:t>Déroulement</w:t>
      </w:r>
      <w:proofErr w:type="spellEnd"/>
      <w:r w:rsidRPr="00334F3C">
        <w:rPr>
          <w:b/>
          <w:bCs/>
        </w:rPr>
        <w:t xml:space="preserve"> de la </w:t>
      </w:r>
      <w:proofErr w:type="spellStart"/>
      <w:r w:rsidR="00334F3C" w:rsidRPr="00334F3C">
        <w:rPr>
          <w:b/>
          <w:bCs/>
        </w:rPr>
        <w:t>réunion</w:t>
      </w:r>
      <w:proofErr w:type="spellEnd"/>
      <w:r w:rsidR="00334F3C" w:rsidRPr="00334F3C">
        <w:rPr>
          <w:b/>
          <w:bCs/>
        </w:rPr>
        <w:t>:</w:t>
      </w:r>
    </w:p>
    <w:p w14:paraId="040EE74D" w14:textId="70C4C505" w:rsidR="00A81020" w:rsidRPr="00031A77" w:rsidRDefault="00000000">
      <w:pPr>
        <w:pStyle w:val="CERESBody"/>
        <w:numPr>
          <w:ilvl w:val="0"/>
          <w:numId w:val="84"/>
        </w:numPr>
        <w:spacing w:after="80"/>
        <w:jc w:val="both"/>
        <w:rPr>
          <w:lang w:val="fr-FR"/>
        </w:rPr>
      </w:pPr>
      <w:r w:rsidRPr="00031A77">
        <w:rPr>
          <w:lang w:val="fr-FR"/>
        </w:rPr>
        <w:t xml:space="preserve">Débriefing sur les activités </w:t>
      </w:r>
      <w:proofErr w:type="gramStart"/>
      <w:r w:rsidR="00F76117" w:rsidRPr="00031A77">
        <w:rPr>
          <w:lang w:val="fr-FR"/>
        </w:rPr>
        <w:t>effectuées:</w:t>
      </w:r>
      <w:proofErr w:type="gramEnd"/>
      <w:r w:rsidRPr="00031A77">
        <w:rPr>
          <w:lang w:val="fr-FR"/>
        </w:rPr>
        <w:t xml:space="preserve"> résultats des jeunes bénéficiaires du CERES, suivi des enseignants et des personnes ressources, collaboration avec les entités internes et externes, partenariats et axes d’amélioration</w:t>
      </w:r>
    </w:p>
    <w:p w14:paraId="4ACC2AB2" w14:textId="415A0292" w:rsidR="00A81020" w:rsidRPr="00031A77" w:rsidRDefault="00000000">
      <w:pPr>
        <w:pStyle w:val="CERESBody"/>
        <w:numPr>
          <w:ilvl w:val="0"/>
          <w:numId w:val="84"/>
        </w:numPr>
        <w:spacing w:after="80"/>
        <w:jc w:val="both"/>
        <w:rPr>
          <w:lang w:val="fr-FR"/>
        </w:rPr>
      </w:pPr>
      <w:r w:rsidRPr="00031A77">
        <w:rPr>
          <w:lang w:val="fr-FR"/>
        </w:rPr>
        <w:t xml:space="preserve">Activités à </w:t>
      </w:r>
      <w:proofErr w:type="gramStart"/>
      <w:r w:rsidR="00F76117" w:rsidRPr="00031A77">
        <w:rPr>
          <w:lang w:val="fr-FR"/>
        </w:rPr>
        <w:t>venir:</w:t>
      </w:r>
      <w:proofErr w:type="gramEnd"/>
      <w:r w:rsidRPr="00031A77">
        <w:rPr>
          <w:lang w:val="fr-FR"/>
        </w:rPr>
        <w:t xml:space="preserve"> préparation et réalisation, contraintes, propositions d’amélioration et décision à prendre.</w:t>
      </w:r>
    </w:p>
    <w:p w14:paraId="158ED193" w14:textId="27E2363D" w:rsidR="00A81020" w:rsidRPr="00031A77" w:rsidRDefault="00A90433">
      <w:pPr>
        <w:pStyle w:val="CERESBody"/>
        <w:numPr>
          <w:ilvl w:val="0"/>
          <w:numId w:val="84"/>
        </w:numPr>
        <w:spacing w:after="80"/>
        <w:jc w:val="both"/>
        <w:rPr>
          <w:lang w:val="fr-FR"/>
        </w:rPr>
      </w:pPr>
      <w:proofErr w:type="gramStart"/>
      <w:r w:rsidRPr="00031A77">
        <w:rPr>
          <w:lang w:val="fr-FR"/>
        </w:rPr>
        <w:t>Divers:</w:t>
      </w:r>
      <w:proofErr w:type="gramEnd"/>
      <w:r w:rsidRPr="00031A77">
        <w:rPr>
          <w:lang w:val="fr-FR"/>
        </w:rPr>
        <w:t xml:space="preserve"> sociale et autres sujets à aborder</w:t>
      </w:r>
    </w:p>
    <w:p w14:paraId="230A9EE4" w14:textId="77777777" w:rsidR="00A81020" w:rsidRPr="00031A77" w:rsidRDefault="00000000" w:rsidP="00334F3C">
      <w:pPr>
        <w:pStyle w:val="CERESBody"/>
        <w:spacing w:after="80"/>
        <w:jc w:val="both"/>
        <w:rPr>
          <w:lang w:val="fr-FR"/>
        </w:rPr>
      </w:pPr>
      <w:r w:rsidRPr="00031A77">
        <w:rPr>
          <w:lang w:val="fr-FR"/>
        </w:rPr>
        <w:t>Néanmoins, une réunion informelle pourrait être organisée en cas d’urgence ou de circonstances imprévues. Le DPR ou son Adjoint pourrait être invité à assister à cette réunion.</w:t>
      </w:r>
    </w:p>
    <w:p w14:paraId="697E43ED" w14:textId="45C85E90" w:rsidR="00A81020" w:rsidRDefault="00000000" w:rsidP="009664BA">
      <w:pPr>
        <w:pStyle w:val="Titre3"/>
      </w:pPr>
      <w:bookmarkStart w:id="291" w:name="_Toc223448241"/>
      <w:proofErr w:type="spellStart"/>
      <w:r>
        <w:t>Activité</w:t>
      </w:r>
      <w:proofErr w:type="spellEnd"/>
      <w:r>
        <w:t xml:space="preserve"> </w:t>
      </w:r>
      <w:proofErr w:type="spellStart"/>
      <w:r>
        <w:t>médiathèque</w:t>
      </w:r>
      <w:bookmarkEnd w:id="291"/>
      <w:proofErr w:type="spellEnd"/>
    </w:p>
    <w:p w14:paraId="2C00D6A8" w14:textId="4B566A8E" w:rsidR="00A81020" w:rsidRPr="00031A77" w:rsidRDefault="00000000" w:rsidP="00334F3C">
      <w:pPr>
        <w:pStyle w:val="CERESBody"/>
        <w:spacing w:after="80"/>
        <w:jc w:val="both"/>
        <w:rPr>
          <w:lang w:val="fr-FR"/>
        </w:rPr>
      </w:pPr>
      <w:r w:rsidRPr="00031A77">
        <w:rPr>
          <w:lang w:val="fr-FR"/>
        </w:rPr>
        <w:t xml:space="preserve">La médiathèque du programme CERES est gérée par le service du Pôle Formation. La médiathécaire, qui fait partie de cette équipe, a en charge toutes les activités de la médiathèque ainsi que son rôle de chargée de communication du programme. La médiathécaire a pour principales </w:t>
      </w:r>
      <w:proofErr w:type="gramStart"/>
      <w:r w:rsidR="00DF3B36" w:rsidRPr="00031A77">
        <w:rPr>
          <w:lang w:val="fr-FR"/>
        </w:rPr>
        <w:t>missions:</w:t>
      </w:r>
      <w:proofErr w:type="gramEnd"/>
      <w:r w:rsidRPr="00031A77">
        <w:rPr>
          <w:lang w:val="fr-FR"/>
        </w:rPr>
        <w:t xml:space="preserve"> la gestion du matériel de la médiathèque (livres, manuels, mobilier, ainsi que le matériel de Bibliothèques Sans Frontière-BSF comprenant tablettes, </w:t>
      </w:r>
      <w:proofErr w:type="spellStart"/>
      <w:r w:rsidRPr="00031A77">
        <w:rPr>
          <w:lang w:val="fr-FR"/>
        </w:rPr>
        <w:t>Idéas</w:t>
      </w:r>
      <w:proofErr w:type="spellEnd"/>
      <w:r w:rsidRPr="00031A77">
        <w:rPr>
          <w:lang w:val="fr-FR"/>
        </w:rPr>
        <w:t xml:space="preserve"> box et </w:t>
      </w:r>
      <w:proofErr w:type="spellStart"/>
      <w:r w:rsidRPr="00031A77">
        <w:rPr>
          <w:lang w:val="fr-FR"/>
        </w:rPr>
        <w:t>Idéas</w:t>
      </w:r>
      <w:proofErr w:type="spellEnd"/>
      <w:r w:rsidRPr="00031A77">
        <w:rPr>
          <w:lang w:val="fr-FR"/>
        </w:rPr>
        <w:t xml:space="preserve"> Cube…</w:t>
      </w:r>
      <w:proofErr w:type="gramStart"/>
      <w:r w:rsidR="00DF3B36" w:rsidRPr="00031A77">
        <w:rPr>
          <w:lang w:val="fr-FR"/>
        </w:rPr>
        <w:t>);</w:t>
      </w:r>
      <w:proofErr w:type="gramEnd"/>
      <w:r w:rsidRPr="00031A77">
        <w:rPr>
          <w:lang w:val="fr-FR"/>
        </w:rPr>
        <w:t xml:space="preserve"> l’animation des jeux pour les collaborateurs, et des activités lors des déploiements de la médiathèque </w:t>
      </w:r>
      <w:proofErr w:type="gramStart"/>
      <w:r w:rsidR="00DF3B36" w:rsidRPr="00031A77">
        <w:rPr>
          <w:lang w:val="fr-FR"/>
        </w:rPr>
        <w:t>mobile;</w:t>
      </w:r>
      <w:proofErr w:type="gramEnd"/>
      <w:r w:rsidRPr="00031A77">
        <w:rPr>
          <w:lang w:val="fr-FR"/>
        </w:rPr>
        <w:t xml:space="preserve"> la réalisation des inventaires de la médiathèque mobile au sein des </w:t>
      </w:r>
      <w:proofErr w:type="gramStart"/>
      <w:r w:rsidR="00DF3B36" w:rsidRPr="00031A77">
        <w:rPr>
          <w:lang w:val="fr-FR"/>
        </w:rPr>
        <w:t>IR;</w:t>
      </w:r>
      <w:proofErr w:type="gramEnd"/>
      <w:r w:rsidRPr="00031A77">
        <w:rPr>
          <w:lang w:val="fr-FR"/>
        </w:rPr>
        <w:t xml:space="preserve"> la couverture photographique des évènements du programme et de ses partenaires. Chaque mois, elle transmet un compte-rendu d’activités au RPF et à l’adjoint du DPR.</w:t>
      </w:r>
    </w:p>
    <w:p w14:paraId="3737B2AA" w14:textId="77777777" w:rsidR="00A81020" w:rsidRPr="00031A77" w:rsidRDefault="00000000" w:rsidP="00334F3C">
      <w:pPr>
        <w:pStyle w:val="CERESBody"/>
        <w:spacing w:after="80"/>
        <w:jc w:val="both"/>
        <w:rPr>
          <w:lang w:val="fr-FR"/>
        </w:rPr>
      </w:pPr>
      <w:r w:rsidRPr="00031A77">
        <w:rPr>
          <w:lang w:val="fr-FR"/>
        </w:rPr>
        <w:t xml:space="preserve">Parallèlement aux activités de renforcement scolaire, la médiathèque joue un rôle complémentaire dans le développement intellectuel et culturel des élèves. La médiathécaire prend en charge les lycéens qui ne participent pas aux séances de renforcement et leur propose diverses activités éducatives, culturelles et documentaires favorisant l’autonomie et la curiosité intellectuelle. Chaque samedi, la médiathèque est ouverte toute la journée pour permettre à tous les lycéens d’y accéder librement. Les élèves peuvent y lire, effectuer des recherches documentaires, approfondir leurs connaissances, participer à des animations thématiques ou des ateliers de lecture, et ainsi enrichir leurs savoirs dans un cadre propice à </w:t>
      </w:r>
      <w:r w:rsidRPr="00031A77">
        <w:rPr>
          <w:lang w:val="fr-FR"/>
        </w:rPr>
        <w:lastRenderedPageBreak/>
        <w:t>l’apprentissage. Cette initiative vise à valoriser le temps des élèves non-inscrits au renforcement et à encourager la formation personnelle continue.</w:t>
      </w:r>
    </w:p>
    <w:p w14:paraId="6ECDF01B" w14:textId="47CB8D08" w:rsidR="00A81020" w:rsidRPr="00F907B1" w:rsidRDefault="00000000" w:rsidP="009664BA">
      <w:pPr>
        <w:pStyle w:val="Titre3"/>
      </w:pPr>
      <w:bookmarkStart w:id="292" w:name="_Toc223448242"/>
      <w:r w:rsidRPr="00F907B1">
        <w:t xml:space="preserve">Formation des </w:t>
      </w:r>
      <w:proofErr w:type="spellStart"/>
      <w:r w:rsidRPr="00F907B1">
        <w:t>formateurs</w:t>
      </w:r>
      <w:bookmarkEnd w:id="292"/>
      <w:proofErr w:type="spellEnd"/>
    </w:p>
    <w:p w14:paraId="6D813F88" w14:textId="77777777" w:rsidR="00A81020" w:rsidRPr="00031A77" w:rsidRDefault="00000000" w:rsidP="00334F3C">
      <w:pPr>
        <w:pStyle w:val="CERESBody"/>
        <w:spacing w:after="80"/>
        <w:jc w:val="both"/>
        <w:rPr>
          <w:lang w:val="fr-FR"/>
        </w:rPr>
      </w:pPr>
      <w:r w:rsidRPr="00031A77">
        <w:rPr>
          <w:lang w:val="fr-FR"/>
        </w:rPr>
        <w:t>Les formateurs bénéficient d’au moins une formation annuelle dispensée par les formateurs du CRFRP. Cette formation vise à les accompagner dans l'évolution des pratiques et l'intégration des nouveautés du ministère de l'Éducation Nationale (MEN). Le contenu de cette formation est élaboré par les formateurs du CRFRP en fonction des besoins du Programme, en concertation avec l’équipe formatrice, sous la supervision de l’Adjointe du DPR.</w:t>
      </w:r>
    </w:p>
    <w:p w14:paraId="126F2AD6" w14:textId="09DE8FA0" w:rsidR="00A81020" w:rsidRPr="00F907B1" w:rsidRDefault="00000000" w:rsidP="009664BA">
      <w:pPr>
        <w:pStyle w:val="Titre3"/>
      </w:pPr>
      <w:bookmarkStart w:id="293" w:name="_Toc223448243"/>
      <w:r w:rsidRPr="00F907B1">
        <w:t xml:space="preserve">Relation avec les </w:t>
      </w:r>
      <w:proofErr w:type="spellStart"/>
      <w:r w:rsidRPr="00F907B1">
        <w:t>autres</w:t>
      </w:r>
      <w:proofErr w:type="spellEnd"/>
      <w:r w:rsidRPr="00F907B1">
        <w:t xml:space="preserve"> services</w:t>
      </w:r>
      <w:bookmarkEnd w:id="293"/>
    </w:p>
    <w:p w14:paraId="4DCB12E8" w14:textId="77777777" w:rsidR="00A81020" w:rsidRPr="00031A77" w:rsidRDefault="00000000" w:rsidP="00334F3C">
      <w:pPr>
        <w:pStyle w:val="CERESBody"/>
        <w:spacing w:after="80"/>
        <w:jc w:val="both"/>
        <w:rPr>
          <w:lang w:val="fr-FR"/>
        </w:rPr>
      </w:pPr>
      <w:r w:rsidRPr="00031A77">
        <w:rPr>
          <w:lang w:val="fr-FR"/>
        </w:rPr>
        <w:t>Dans le cadre de la mise en œuvre des activités du PF, conformément aux procédures en vigueur, le PF collabore étroitement avec les différents services impliqués pour chaque réalisation :</w:t>
      </w:r>
    </w:p>
    <w:p w14:paraId="02A12CD8" w14:textId="7A74394F" w:rsidR="00A81020" w:rsidRPr="00031A77" w:rsidRDefault="00000000" w:rsidP="00334F3C">
      <w:pPr>
        <w:pStyle w:val="CERESBody"/>
        <w:spacing w:after="80"/>
        <w:jc w:val="both"/>
        <w:rPr>
          <w:lang w:val="fr-FR"/>
        </w:rPr>
      </w:pPr>
      <w:r w:rsidRPr="00031A77">
        <w:rPr>
          <w:lang w:val="fr-FR"/>
        </w:rPr>
        <w:t xml:space="preserve">- service des </w:t>
      </w:r>
      <w:proofErr w:type="gramStart"/>
      <w:r w:rsidR="00DF3B36" w:rsidRPr="00031A77">
        <w:rPr>
          <w:lang w:val="fr-FR"/>
        </w:rPr>
        <w:t>finances:</w:t>
      </w:r>
      <w:proofErr w:type="gramEnd"/>
      <w:r w:rsidRPr="00031A77">
        <w:rPr>
          <w:lang w:val="fr-FR"/>
        </w:rPr>
        <w:t xml:space="preserve"> gestion des régularisations (indemnités, frais de mission et autres remboursements), suivi et contrôle du budget mensuel sur la base des données consolidées par le service comptable</w:t>
      </w:r>
    </w:p>
    <w:p w14:paraId="7C4216C8" w14:textId="3416F064" w:rsidR="00A81020" w:rsidRPr="00031A77" w:rsidRDefault="00000000" w:rsidP="00334F3C">
      <w:pPr>
        <w:pStyle w:val="CERESBody"/>
        <w:spacing w:after="80"/>
        <w:jc w:val="both"/>
        <w:rPr>
          <w:lang w:val="fr-FR"/>
        </w:rPr>
      </w:pPr>
      <w:r w:rsidRPr="00031A77">
        <w:rPr>
          <w:lang w:val="fr-FR"/>
        </w:rPr>
        <w:t xml:space="preserve">- service d ’administration et </w:t>
      </w:r>
      <w:proofErr w:type="gramStart"/>
      <w:r w:rsidR="00DF3B36" w:rsidRPr="00031A77">
        <w:rPr>
          <w:lang w:val="fr-FR"/>
        </w:rPr>
        <w:t>logistique:</w:t>
      </w:r>
      <w:proofErr w:type="gramEnd"/>
      <w:r w:rsidRPr="00031A77">
        <w:rPr>
          <w:lang w:val="fr-FR"/>
        </w:rPr>
        <w:t xml:space="preserve"> réservation des salles et des véhicules (voitures/motos) pour les déplacements urbains et en zone rurale, gestion du matériel et des fournitures pédagogiques nécessaires aux activités de formation</w:t>
      </w:r>
    </w:p>
    <w:p w14:paraId="0E70FF55" w14:textId="54B11D58" w:rsidR="00A81020" w:rsidRPr="00031A77" w:rsidRDefault="00000000" w:rsidP="00334F3C">
      <w:pPr>
        <w:pStyle w:val="CERESBody"/>
        <w:spacing w:after="80"/>
        <w:jc w:val="both"/>
        <w:rPr>
          <w:lang w:val="fr-FR"/>
        </w:rPr>
      </w:pPr>
      <w:r w:rsidRPr="00031A77">
        <w:rPr>
          <w:lang w:val="fr-FR"/>
        </w:rPr>
        <w:t xml:space="preserve">- contrôle de </w:t>
      </w:r>
      <w:proofErr w:type="gramStart"/>
      <w:r w:rsidR="00DF3B36" w:rsidRPr="00031A77">
        <w:rPr>
          <w:lang w:val="fr-FR"/>
        </w:rPr>
        <w:t>gestion:</w:t>
      </w:r>
      <w:proofErr w:type="gramEnd"/>
      <w:r w:rsidRPr="00031A77">
        <w:rPr>
          <w:lang w:val="fr-FR"/>
        </w:rPr>
        <w:t xml:space="preserve"> actualisation trimestrielle du budget.</w:t>
      </w:r>
    </w:p>
    <w:p w14:paraId="2000100F" w14:textId="7CD7B26B" w:rsidR="00A81020" w:rsidRPr="00031A77" w:rsidRDefault="00000000" w:rsidP="00334F3C">
      <w:pPr>
        <w:pStyle w:val="CERESBody"/>
        <w:spacing w:after="80"/>
        <w:jc w:val="both"/>
        <w:rPr>
          <w:lang w:val="fr-FR"/>
        </w:rPr>
      </w:pPr>
      <w:r w:rsidRPr="00031A77">
        <w:rPr>
          <w:lang w:val="fr-FR"/>
        </w:rPr>
        <w:t xml:space="preserve">- parcours </w:t>
      </w:r>
      <w:proofErr w:type="gramStart"/>
      <w:r w:rsidR="00DF3B36" w:rsidRPr="00031A77">
        <w:rPr>
          <w:lang w:val="fr-FR"/>
        </w:rPr>
        <w:t>réussite:</w:t>
      </w:r>
      <w:proofErr w:type="gramEnd"/>
      <w:r w:rsidRPr="00031A77">
        <w:rPr>
          <w:lang w:val="fr-FR"/>
        </w:rPr>
        <w:t xml:space="preserve"> suivi des activités en IR (RESCO, Miaraka, sélection des jeunes en 5ème, FCP, stages en responsabilité, partenariats avec les collèges, classe Miabo, déploiement de la médiathèque mobile, inventaire des 5 médiathèques en IR)</w:t>
      </w:r>
    </w:p>
    <w:p w14:paraId="3D74E16C" w14:textId="710B3BCB" w:rsidR="00A81020" w:rsidRPr="00031A77" w:rsidRDefault="00000000" w:rsidP="00334F3C">
      <w:pPr>
        <w:pStyle w:val="CERESBody"/>
        <w:spacing w:after="80"/>
        <w:jc w:val="both"/>
        <w:rPr>
          <w:lang w:val="fr-FR"/>
        </w:rPr>
      </w:pPr>
      <w:r w:rsidRPr="00031A77">
        <w:rPr>
          <w:lang w:val="fr-FR"/>
        </w:rPr>
        <w:t xml:space="preserve">- parcours </w:t>
      </w:r>
      <w:proofErr w:type="gramStart"/>
      <w:r w:rsidR="00DF3B36" w:rsidRPr="00031A77">
        <w:rPr>
          <w:lang w:val="fr-FR"/>
        </w:rPr>
        <w:t>excellence:</w:t>
      </w:r>
      <w:proofErr w:type="gramEnd"/>
      <w:r w:rsidRPr="00031A77">
        <w:rPr>
          <w:lang w:val="fr-FR"/>
        </w:rPr>
        <w:t xml:space="preserve"> mobilisation de la médiathécaire pour activités à la demande des foyers ou des IE et le suivi des lycéens à propos de leur renforcement scolaire</w:t>
      </w:r>
    </w:p>
    <w:p w14:paraId="47F8BB22" w14:textId="77777777" w:rsidR="00A81020" w:rsidRPr="00031A77" w:rsidRDefault="00A81020">
      <w:pPr>
        <w:pStyle w:val="CERESBody"/>
        <w:rPr>
          <w:lang w:val="fr-FR"/>
        </w:rPr>
      </w:pPr>
    </w:p>
    <w:p w14:paraId="0EC131D0" w14:textId="77777777" w:rsidR="00A3759A" w:rsidRPr="00031A77" w:rsidRDefault="00A3759A">
      <w:pPr>
        <w:pStyle w:val="CERESBody"/>
        <w:rPr>
          <w:lang w:val="fr-FR"/>
        </w:rPr>
      </w:pPr>
    </w:p>
    <w:p w14:paraId="4399E1DD" w14:textId="77777777" w:rsidR="00A3759A" w:rsidRPr="00031A77" w:rsidRDefault="00A3759A">
      <w:pPr>
        <w:pStyle w:val="CERESBody"/>
        <w:rPr>
          <w:lang w:val="fr-FR"/>
        </w:rPr>
      </w:pPr>
    </w:p>
    <w:p w14:paraId="5CAE50D8" w14:textId="77777777" w:rsidR="00A3759A" w:rsidRPr="00031A77" w:rsidRDefault="00A3759A">
      <w:pPr>
        <w:pStyle w:val="CERESBody"/>
        <w:rPr>
          <w:lang w:val="fr-FR"/>
        </w:rPr>
      </w:pPr>
    </w:p>
    <w:p w14:paraId="5B7465C7" w14:textId="77777777" w:rsidR="00A3759A" w:rsidRPr="00031A77" w:rsidRDefault="00A3759A">
      <w:pPr>
        <w:pStyle w:val="CERESBody"/>
        <w:rPr>
          <w:lang w:val="fr-FR"/>
        </w:rPr>
      </w:pPr>
    </w:p>
    <w:p w14:paraId="106D2A0E" w14:textId="77777777" w:rsidR="00C17B9B" w:rsidRPr="00031A77" w:rsidRDefault="00C17B9B">
      <w:pPr>
        <w:pStyle w:val="CERESBody"/>
        <w:rPr>
          <w:lang w:val="fr-FR"/>
        </w:rPr>
      </w:pPr>
    </w:p>
    <w:p w14:paraId="2C2FEB75" w14:textId="18894050" w:rsidR="00A81020" w:rsidRDefault="00000000" w:rsidP="00B00895">
      <w:pPr>
        <w:pStyle w:val="Titre1"/>
      </w:pPr>
      <w:bookmarkStart w:id="294" w:name="_Toc223448244"/>
      <w:r>
        <w:lastRenderedPageBreak/>
        <w:t>PROCEDURE RESSOURCES HUMAINES</w:t>
      </w:r>
      <w:bookmarkEnd w:id="294"/>
    </w:p>
    <w:p w14:paraId="4568B4C1" w14:textId="1AACCFC0" w:rsidR="00A81020" w:rsidRDefault="00000000" w:rsidP="00B00895">
      <w:pPr>
        <w:pStyle w:val="Titre2"/>
      </w:pPr>
      <w:bookmarkStart w:id="295" w:name="_Toc223448245"/>
      <w:r>
        <w:t>RECRUTEMENT</w:t>
      </w:r>
      <w:bookmarkEnd w:id="295"/>
    </w:p>
    <w:p w14:paraId="5CEB345E" w14:textId="410C6358" w:rsidR="00A81020" w:rsidRDefault="00000000" w:rsidP="00B00895">
      <w:pPr>
        <w:pStyle w:val="Titre3"/>
      </w:pPr>
      <w:bookmarkStart w:id="296" w:name="_Toc223448246"/>
      <w:r>
        <w:t xml:space="preserve">Politique de </w:t>
      </w:r>
      <w:proofErr w:type="spellStart"/>
      <w:r>
        <w:t>recrutement</w:t>
      </w:r>
      <w:bookmarkEnd w:id="296"/>
      <w:proofErr w:type="spellEnd"/>
    </w:p>
    <w:p w14:paraId="4644D556" w14:textId="77777777" w:rsidR="00A81020" w:rsidRPr="00031A77" w:rsidRDefault="00000000" w:rsidP="00334F3C">
      <w:pPr>
        <w:pStyle w:val="CERESBody"/>
        <w:spacing w:after="80"/>
        <w:jc w:val="both"/>
        <w:rPr>
          <w:lang w:val="fr-FR"/>
        </w:rPr>
      </w:pPr>
      <w:r w:rsidRPr="00031A77">
        <w:rPr>
          <w:lang w:val="fr-FR"/>
        </w:rPr>
        <w:t>Dans le souci de satisfaire le besoin qualitatif et quantitatif du Programme CERES, la mise en place d’un processus de recrutement est nécessaire. L’objectif est de recruter au bon moment et avec anticipation la bonne personne présentant des compétences adéquates et intégrité à travers une procédure juste et transparente.</w:t>
      </w:r>
    </w:p>
    <w:p w14:paraId="59B92041" w14:textId="77777777" w:rsidR="00A81020" w:rsidRPr="00031A77" w:rsidRDefault="00000000" w:rsidP="00334F3C">
      <w:pPr>
        <w:pStyle w:val="CERESBody"/>
        <w:spacing w:after="80"/>
        <w:jc w:val="both"/>
        <w:rPr>
          <w:lang w:val="fr-FR"/>
        </w:rPr>
      </w:pPr>
      <w:r w:rsidRPr="00031A77">
        <w:rPr>
          <w:lang w:val="fr-FR"/>
        </w:rPr>
        <w:t>Pour pourvoir un poste vacant, nous procédons soit par recrutement, soit par mutation soit par promotion.</w:t>
      </w:r>
    </w:p>
    <w:p w14:paraId="2E17398D" w14:textId="77777777" w:rsidR="00A81020" w:rsidRPr="00031A77" w:rsidRDefault="00000000" w:rsidP="00334F3C">
      <w:pPr>
        <w:pStyle w:val="CERESBody"/>
        <w:spacing w:after="80"/>
        <w:jc w:val="both"/>
        <w:rPr>
          <w:lang w:val="fr-FR"/>
        </w:rPr>
      </w:pPr>
      <w:r w:rsidRPr="00031A77">
        <w:rPr>
          <w:lang w:val="fr-FR"/>
        </w:rPr>
        <w:t>Le recrutement peut se faire soit en interne, soit en externe, ou encore de manière combinée, en fonction du poste à pourvoir et de la stratégie RH.</w:t>
      </w:r>
    </w:p>
    <w:p w14:paraId="4C07AB31" w14:textId="77777777" w:rsidR="00A81020" w:rsidRPr="00031A77" w:rsidRDefault="00000000" w:rsidP="00334F3C">
      <w:pPr>
        <w:pStyle w:val="CERESBody"/>
        <w:spacing w:after="80"/>
        <w:jc w:val="both"/>
        <w:rPr>
          <w:lang w:val="fr-FR"/>
        </w:rPr>
      </w:pPr>
      <w:r w:rsidRPr="00031A77">
        <w:rPr>
          <w:lang w:val="fr-FR"/>
        </w:rPr>
        <w:t>Tout salarié peut être amené à occuper un autre poste au sein de l’organisation (mutation vers un nouveau poste). Une mutation n’entraîne pas nécessairement ni automatiquement une augmentation de salaire, sauf en cas de passage à une catégorie supérieure ou à un poste de responsabilité plus élevée. Dans ce cas, il s’agit d’une promotion.</w:t>
      </w:r>
    </w:p>
    <w:p w14:paraId="5D3F4FE4" w14:textId="05201A6F" w:rsidR="00A81020" w:rsidRPr="00031A77" w:rsidRDefault="00000000" w:rsidP="00334F3C">
      <w:pPr>
        <w:pStyle w:val="CERESBody"/>
        <w:spacing w:after="80"/>
        <w:jc w:val="both"/>
        <w:rPr>
          <w:lang w:val="fr-FR"/>
        </w:rPr>
      </w:pPr>
      <w:r w:rsidRPr="00031A77">
        <w:rPr>
          <w:lang w:val="fr-FR"/>
        </w:rPr>
        <w:t xml:space="preserve">Une promotion peut intervenir de deux </w:t>
      </w:r>
      <w:proofErr w:type="gramStart"/>
      <w:r w:rsidR="00DF3B36" w:rsidRPr="00031A77">
        <w:rPr>
          <w:lang w:val="fr-FR"/>
        </w:rPr>
        <w:t>manières:</w:t>
      </w:r>
      <w:proofErr w:type="gramEnd"/>
      <w:r w:rsidRPr="00031A77">
        <w:rPr>
          <w:lang w:val="fr-FR"/>
        </w:rPr>
        <w:t xml:space="preserve"> soit par nomination de la direction, soit à l’issue du processus de recrutement. Elle peut être horizontale, c’est-à-dire un changement de catégorie, ou transversale, impliquant un passage entre des postes opérationnels et de support, ou inversement.</w:t>
      </w:r>
    </w:p>
    <w:p w14:paraId="60E8B68B" w14:textId="4CA6D660" w:rsidR="00A81020" w:rsidRDefault="00000000" w:rsidP="005F0356">
      <w:pPr>
        <w:pStyle w:val="Titre3"/>
      </w:pPr>
      <w:bookmarkStart w:id="297" w:name="_Toc223448247"/>
      <w:r>
        <w:t xml:space="preserve">Principes de </w:t>
      </w:r>
      <w:proofErr w:type="spellStart"/>
      <w:r>
        <w:t>recrutement</w:t>
      </w:r>
      <w:bookmarkEnd w:id="297"/>
      <w:proofErr w:type="spellEnd"/>
    </w:p>
    <w:p w14:paraId="5AAFCEBB" w14:textId="77777777" w:rsidR="00A81020" w:rsidRPr="00031A77" w:rsidRDefault="00000000" w:rsidP="00334F3C">
      <w:pPr>
        <w:pStyle w:val="CERESBody"/>
        <w:spacing w:after="80"/>
        <w:jc w:val="both"/>
        <w:rPr>
          <w:lang w:val="fr-FR"/>
        </w:rPr>
      </w:pPr>
      <w:r w:rsidRPr="00031A77">
        <w:rPr>
          <w:lang w:val="fr-FR"/>
        </w:rPr>
        <w:t>Le Service des Ressources Humaines est responsable de la mise en œuvre de la procédure de recrutement.</w:t>
      </w:r>
    </w:p>
    <w:p w14:paraId="259ACCC7" w14:textId="0358AA4F" w:rsidR="00A81020" w:rsidRPr="00031A77" w:rsidRDefault="00000000" w:rsidP="00334F3C">
      <w:pPr>
        <w:pStyle w:val="CERESBody"/>
        <w:spacing w:after="80"/>
        <w:jc w:val="both"/>
        <w:rPr>
          <w:lang w:val="fr-FR"/>
        </w:rPr>
      </w:pPr>
      <w:r w:rsidRPr="00031A77">
        <w:rPr>
          <w:lang w:val="fr-FR"/>
        </w:rPr>
        <w:t xml:space="preserve">Les principes fondamentaux en matière de recrutement </w:t>
      </w:r>
      <w:proofErr w:type="gramStart"/>
      <w:r w:rsidR="00DF3B36" w:rsidRPr="00031A77">
        <w:rPr>
          <w:lang w:val="fr-FR"/>
        </w:rPr>
        <w:t>sont:</w:t>
      </w:r>
      <w:proofErr w:type="gramEnd"/>
    </w:p>
    <w:p w14:paraId="3EAEB6E6" w14:textId="26A11AB0" w:rsidR="00A81020" w:rsidRPr="00031A77" w:rsidRDefault="00000000">
      <w:pPr>
        <w:pStyle w:val="CERESBody"/>
        <w:numPr>
          <w:ilvl w:val="0"/>
          <w:numId w:val="85"/>
        </w:numPr>
        <w:spacing w:after="80"/>
        <w:jc w:val="both"/>
        <w:rPr>
          <w:lang w:val="fr-FR"/>
        </w:rPr>
      </w:pPr>
      <w:r w:rsidRPr="00031A77">
        <w:rPr>
          <w:lang w:val="fr-FR"/>
        </w:rPr>
        <w:t xml:space="preserve">Un nouveau recrutement doit être, au préalable, inscrit dans le budget approuvé pour l’année fiscale du service </w:t>
      </w:r>
      <w:proofErr w:type="gramStart"/>
      <w:r w:rsidR="00803BD0" w:rsidRPr="00031A77">
        <w:rPr>
          <w:lang w:val="fr-FR"/>
        </w:rPr>
        <w:t>concerné;</w:t>
      </w:r>
      <w:proofErr w:type="gramEnd"/>
    </w:p>
    <w:p w14:paraId="4FAB6FC5" w14:textId="672CA529" w:rsidR="00A81020" w:rsidRPr="00031A77" w:rsidRDefault="00000000">
      <w:pPr>
        <w:pStyle w:val="CERESBody"/>
        <w:numPr>
          <w:ilvl w:val="0"/>
          <w:numId w:val="85"/>
        </w:numPr>
        <w:spacing w:after="80"/>
        <w:jc w:val="both"/>
        <w:rPr>
          <w:lang w:val="fr-FR"/>
        </w:rPr>
      </w:pPr>
      <w:r w:rsidRPr="00031A77">
        <w:rPr>
          <w:lang w:val="fr-FR"/>
        </w:rPr>
        <w:t xml:space="preserve">Un nouveau recrutement doit se faire sur appel d’offres soit interne, soit externe, soit les </w:t>
      </w:r>
      <w:proofErr w:type="gramStart"/>
      <w:r w:rsidR="00803BD0" w:rsidRPr="00031A77">
        <w:rPr>
          <w:lang w:val="fr-FR"/>
        </w:rPr>
        <w:t>deux;</w:t>
      </w:r>
      <w:proofErr w:type="gramEnd"/>
    </w:p>
    <w:p w14:paraId="7EEBA6B7" w14:textId="220B64B5" w:rsidR="00A81020" w:rsidRPr="00031A77" w:rsidRDefault="00000000">
      <w:pPr>
        <w:pStyle w:val="CERESBody"/>
        <w:numPr>
          <w:ilvl w:val="0"/>
          <w:numId w:val="85"/>
        </w:numPr>
        <w:spacing w:after="80"/>
        <w:jc w:val="both"/>
        <w:rPr>
          <w:lang w:val="fr-FR"/>
        </w:rPr>
      </w:pPr>
      <w:r w:rsidRPr="00031A77">
        <w:rPr>
          <w:lang w:val="fr-FR"/>
        </w:rPr>
        <w:t xml:space="preserve">L’objectivité, la transparence et la non-discrimination doivent être observées tout au long du processus de </w:t>
      </w:r>
      <w:proofErr w:type="gramStart"/>
      <w:r w:rsidR="00803BD0" w:rsidRPr="00031A77">
        <w:rPr>
          <w:lang w:val="fr-FR"/>
        </w:rPr>
        <w:t>recrutement;</w:t>
      </w:r>
      <w:proofErr w:type="gramEnd"/>
    </w:p>
    <w:p w14:paraId="3167A5A1" w14:textId="717F31C7" w:rsidR="00A81020" w:rsidRPr="00031A77" w:rsidRDefault="00000000">
      <w:pPr>
        <w:pStyle w:val="CERESBody"/>
        <w:numPr>
          <w:ilvl w:val="0"/>
          <w:numId w:val="85"/>
        </w:numPr>
        <w:spacing w:after="80"/>
        <w:jc w:val="both"/>
        <w:rPr>
          <w:lang w:val="fr-FR"/>
        </w:rPr>
      </w:pPr>
      <w:r w:rsidRPr="00031A77">
        <w:rPr>
          <w:lang w:val="fr-FR"/>
        </w:rPr>
        <w:t xml:space="preserve">Les recrutements doivent être basés sur les compétences, conformément au profil du poste à </w:t>
      </w:r>
      <w:proofErr w:type="gramStart"/>
      <w:r w:rsidR="00803BD0" w:rsidRPr="00031A77">
        <w:rPr>
          <w:lang w:val="fr-FR"/>
        </w:rPr>
        <w:t>pourvoir;</w:t>
      </w:r>
      <w:proofErr w:type="gramEnd"/>
    </w:p>
    <w:p w14:paraId="7049E1BC" w14:textId="77777777" w:rsidR="00A81020" w:rsidRPr="00031A77" w:rsidRDefault="00000000">
      <w:pPr>
        <w:pStyle w:val="CERESBody"/>
        <w:numPr>
          <w:ilvl w:val="0"/>
          <w:numId w:val="85"/>
        </w:numPr>
        <w:spacing w:after="80"/>
        <w:jc w:val="both"/>
        <w:rPr>
          <w:lang w:val="fr-FR"/>
        </w:rPr>
      </w:pPr>
      <w:r w:rsidRPr="00031A77">
        <w:rPr>
          <w:lang w:val="fr-FR"/>
        </w:rPr>
        <w:t>Les conflits d’intérêt doivent être évités. Le recrutement d’un parent ou allié n’est pas interdit si l’organigramme ne met pas en relation directe de supervision deux personnes de la même famille ou deux alliés. Cependant, aucun parent ou allié d’un candidat ne doit figurer dans le comité de recrutement. Le candidat doit déclarer les éventuels liens (de parenté ou autre) qu’il aurait avec un collaborateur du Programme CERES – question à poser en entretien.</w:t>
      </w:r>
    </w:p>
    <w:p w14:paraId="787A0F29" w14:textId="77777777" w:rsidR="00DD47FE" w:rsidRPr="00031A77" w:rsidRDefault="00DD47FE" w:rsidP="00DD47FE">
      <w:pPr>
        <w:pStyle w:val="CERESBody"/>
        <w:spacing w:after="80"/>
        <w:ind w:left="720"/>
        <w:rPr>
          <w:lang w:val="fr-FR"/>
        </w:rPr>
      </w:pPr>
    </w:p>
    <w:p w14:paraId="781E63D3" w14:textId="77777777" w:rsidR="005F0356" w:rsidRPr="00031A77" w:rsidRDefault="005F0356" w:rsidP="00DD47FE">
      <w:pPr>
        <w:pStyle w:val="CERESBody"/>
        <w:spacing w:after="80"/>
        <w:ind w:left="720"/>
        <w:rPr>
          <w:lang w:val="fr-FR"/>
        </w:rPr>
      </w:pPr>
    </w:p>
    <w:p w14:paraId="31CD5224" w14:textId="77777777" w:rsidR="005F0356" w:rsidRPr="00031A77" w:rsidRDefault="005F0356" w:rsidP="00DD47FE">
      <w:pPr>
        <w:pStyle w:val="CERESBody"/>
        <w:spacing w:after="80"/>
        <w:ind w:left="720"/>
        <w:rPr>
          <w:lang w:val="fr-FR"/>
        </w:rPr>
      </w:pPr>
    </w:p>
    <w:p w14:paraId="047908E6" w14:textId="77777777" w:rsidR="005F0356" w:rsidRPr="00031A77" w:rsidRDefault="005F0356" w:rsidP="00DD47FE">
      <w:pPr>
        <w:pStyle w:val="CERESBody"/>
        <w:spacing w:after="80"/>
        <w:ind w:left="720"/>
        <w:rPr>
          <w:lang w:val="fr-FR"/>
        </w:rPr>
      </w:pPr>
    </w:p>
    <w:p w14:paraId="5D65D7BD" w14:textId="518FE92A" w:rsidR="00A81020" w:rsidRDefault="00000000" w:rsidP="005F0356">
      <w:pPr>
        <w:pStyle w:val="Titre3"/>
      </w:pPr>
      <w:bookmarkStart w:id="298" w:name="_Toc223448248"/>
      <w:proofErr w:type="spellStart"/>
      <w:r>
        <w:lastRenderedPageBreak/>
        <w:t>Procédure</w:t>
      </w:r>
      <w:proofErr w:type="spellEnd"/>
      <w:r>
        <w:t xml:space="preserve"> de </w:t>
      </w:r>
      <w:proofErr w:type="spellStart"/>
      <w:r>
        <w:t>recrutement</w:t>
      </w:r>
      <w:bookmarkEnd w:id="298"/>
      <w:proofErr w:type="spellEnd"/>
    </w:p>
    <w:p w14:paraId="271263F9" w14:textId="77777777" w:rsidR="00A81020" w:rsidRPr="00031A77" w:rsidRDefault="00000000" w:rsidP="00334F3C">
      <w:pPr>
        <w:pStyle w:val="CERESBody"/>
        <w:spacing w:after="80"/>
        <w:jc w:val="both"/>
        <w:rPr>
          <w:lang w:val="fr-FR"/>
        </w:rPr>
      </w:pPr>
      <w:r w:rsidRPr="00031A77">
        <w:rPr>
          <w:lang w:val="fr-FR"/>
        </w:rPr>
        <w:t>La procédure de recrutement s'applique à tout nouveau besoin en personnel, qu'il s'agisse d'un remplacement pour un poste vacant ou de la création d'un nouveau poste. Elle doit être suivie conformément à la version mise à jour et validée.</w:t>
      </w:r>
    </w:p>
    <w:p w14:paraId="07921A08" w14:textId="77777777" w:rsidR="00A81020" w:rsidRPr="00031A77" w:rsidRDefault="00000000" w:rsidP="00334F3C">
      <w:pPr>
        <w:pStyle w:val="CERESBody"/>
        <w:spacing w:after="80"/>
        <w:jc w:val="both"/>
        <w:rPr>
          <w:lang w:val="fr-FR"/>
        </w:rPr>
      </w:pPr>
      <w:r w:rsidRPr="00031A77">
        <w:rPr>
          <w:lang w:val="fr-FR"/>
        </w:rPr>
        <w:t>Le besoin en personnel est formalisé par le service concerné, qui précise s'il s'agit d'un remplacement (en cas de départ ou de mutation d'un collaborateur) ou de la création d'un nouveau poste (pour répondre à un développement ou un projet spécifique). Le responsable de service soumet la demande au SRH, qui se chargera de la transmettre au DPR, ou la transmet directement au DPR avec une copie au SRH, qui analysera la demande. Le service demandeur formalise et justifie sa demande. La validation finale revient au DPR.</w:t>
      </w:r>
    </w:p>
    <w:p w14:paraId="0AFD5ED4" w14:textId="77777777" w:rsidR="00A81020" w:rsidRPr="00031A77" w:rsidRDefault="00000000" w:rsidP="00334F3C">
      <w:pPr>
        <w:pStyle w:val="CERESBody"/>
        <w:spacing w:after="80"/>
        <w:jc w:val="both"/>
        <w:rPr>
          <w:lang w:val="fr-FR"/>
        </w:rPr>
      </w:pPr>
      <w:r w:rsidRPr="00031A77">
        <w:rPr>
          <w:lang w:val="fr-FR"/>
        </w:rPr>
        <w:t>Après accord du DPR, le SRH lance le processus de recrutement. Une offre d'emploi, interne ou externe selon la nature du contrat (vacataire, intérimaire, CDD ou CDI), est publiée via les différents canaux disponibles (mail, affichage, Facebook, diffusion radio, portails de recrutement, LinkedIn, etc.).</w:t>
      </w:r>
    </w:p>
    <w:p w14:paraId="352BAE27" w14:textId="06E91E66" w:rsidR="00A81020" w:rsidRPr="00031A77" w:rsidRDefault="00000000" w:rsidP="00334F3C">
      <w:pPr>
        <w:pStyle w:val="CERESBody"/>
        <w:spacing w:after="80"/>
        <w:jc w:val="both"/>
        <w:rPr>
          <w:lang w:val="fr-FR"/>
        </w:rPr>
      </w:pPr>
      <w:r w:rsidRPr="00031A77">
        <w:rPr>
          <w:lang w:val="fr-FR"/>
        </w:rPr>
        <w:t xml:space="preserve">Le dossier de candidature devra comprendre les éléments </w:t>
      </w:r>
      <w:proofErr w:type="gramStart"/>
      <w:r w:rsidR="00DF3B36" w:rsidRPr="00031A77">
        <w:rPr>
          <w:lang w:val="fr-FR"/>
        </w:rPr>
        <w:t>suivants:</w:t>
      </w:r>
      <w:proofErr w:type="gramEnd"/>
    </w:p>
    <w:p w14:paraId="67C4DE6A" w14:textId="77777777" w:rsidR="00A81020" w:rsidRPr="00031A77" w:rsidRDefault="00000000">
      <w:pPr>
        <w:pStyle w:val="CERESBody"/>
        <w:numPr>
          <w:ilvl w:val="0"/>
          <w:numId w:val="86"/>
        </w:numPr>
        <w:spacing w:after="80"/>
        <w:jc w:val="both"/>
        <w:rPr>
          <w:lang w:val="fr-FR"/>
        </w:rPr>
      </w:pPr>
      <w:r w:rsidRPr="00031A77">
        <w:rPr>
          <w:lang w:val="fr-FR"/>
        </w:rPr>
        <w:t>Un Curriculum Vitae (CV) détaillé et actualisé, accompagné d'une photo d'identité récente</w:t>
      </w:r>
    </w:p>
    <w:p w14:paraId="069576F5" w14:textId="77777777" w:rsidR="00A81020" w:rsidRPr="00031A77" w:rsidRDefault="00000000">
      <w:pPr>
        <w:pStyle w:val="CERESBody"/>
        <w:numPr>
          <w:ilvl w:val="0"/>
          <w:numId w:val="86"/>
        </w:numPr>
        <w:spacing w:after="80"/>
        <w:jc w:val="both"/>
        <w:rPr>
          <w:lang w:val="fr-FR"/>
        </w:rPr>
      </w:pPr>
      <w:r w:rsidRPr="00031A77">
        <w:rPr>
          <w:lang w:val="fr-FR"/>
        </w:rPr>
        <w:t>Une lettre de motivation, incluant les prétentions salariales</w:t>
      </w:r>
    </w:p>
    <w:p w14:paraId="2F013E71" w14:textId="77777777" w:rsidR="00A81020" w:rsidRDefault="00000000">
      <w:pPr>
        <w:pStyle w:val="CERESBody"/>
        <w:numPr>
          <w:ilvl w:val="0"/>
          <w:numId w:val="86"/>
        </w:numPr>
        <w:spacing w:after="80"/>
        <w:jc w:val="both"/>
      </w:pPr>
      <w:r>
        <w:t xml:space="preserve">Trois </w:t>
      </w:r>
      <w:proofErr w:type="spellStart"/>
      <w:r>
        <w:t>références</w:t>
      </w:r>
      <w:proofErr w:type="spellEnd"/>
      <w:r>
        <w:t xml:space="preserve"> </w:t>
      </w:r>
      <w:proofErr w:type="spellStart"/>
      <w:r>
        <w:t>professionnelles</w:t>
      </w:r>
      <w:proofErr w:type="spellEnd"/>
    </w:p>
    <w:p w14:paraId="5DC539AF" w14:textId="77777777" w:rsidR="00A81020" w:rsidRPr="00031A77" w:rsidRDefault="00000000">
      <w:pPr>
        <w:pStyle w:val="CERESBody"/>
        <w:numPr>
          <w:ilvl w:val="0"/>
          <w:numId w:val="86"/>
        </w:numPr>
        <w:spacing w:after="80"/>
        <w:jc w:val="both"/>
        <w:rPr>
          <w:lang w:val="fr-FR"/>
        </w:rPr>
      </w:pPr>
      <w:r w:rsidRPr="00031A77">
        <w:rPr>
          <w:lang w:val="fr-FR"/>
        </w:rPr>
        <w:t>Des photocopies des diplômes, certificats, attestations, carte d'identité nationale (CIN), et permis de conduire (si nécessaire)</w:t>
      </w:r>
    </w:p>
    <w:p w14:paraId="7242D719" w14:textId="363C25C5" w:rsidR="00A81020" w:rsidRPr="00031A77" w:rsidRDefault="00000000">
      <w:pPr>
        <w:pStyle w:val="CERESBody"/>
        <w:numPr>
          <w:ilvl w:val="0"/>
          <w:numId w:val="86"/>
        </w:numPr>
        <w:spacing w:after="80"/>
        <w:jc w:val="both"/>
        <w:rPr>
          <w:lang w:val="fr-FR"/>
        </w:rPr>
      </w:pPr>
      <w:r w:rsidRPr="00031A77">
        <w:rPr>
          <w:lang w:val="fr-FR"/>
        </w:rPr>
        <w:t xml:space="preserve">Le SRH procédera à l’évaluation des candidatures selon les étapes </w:t>
      </w:r>
      <w:proofErr w:type="gramStart"/>
      <w:r w:rsidR="00CD661F" w:rsidRPr="00031A77">
        <w:rPr>
          <w:lang w:val="fr-FR"/>
        </w:rPr>
        <w:t>suivantes:</w:t>
      </w:r>
      <w:proofErr w:type="gramEnd"/>
    </w:p>
    <w:p w14:paraId="0942C2D6" w14:textId="77777777" w:rsidR="00A81020" w:rsidRDefault="00000000">
      <w:pPr>
        <w:pStyle w:val="CERESBody"/>
        <w:numPr>
          <w:ilvl w:val="0"/>
          <w:numId w:val="86"/>
        </w:numPr>
        <w:spacing w:after="80"/>
        <w:jc w:val="both"/>
      </w:pPr>
      <w:proofErr w:type="spellStart"/>
      <w:r>
        <w:t>Présélection</w:t>
      </w:r>
      <w:proofErr w:type="spellEnd"/>
      <w:r>
        <w:t xml:space="preserve"> des candidatures sur dossier</w:t>
      </w:r>
    </w:p>
    <w:p w14:paraId="61393CD2" w14:textId="59E305F0" w:rsidR="00A81020" w:rsidRPr="00031A77" w:rsidRDefault="00000000">
      <w:pPr>
        <w:pStyle w:val="CERESBody"/>
        <w:numPr>
          <w:ilvl w:val="0"/>
          <w:numId w:val="86"/>
        </w:numPr>
        <w:spacing w:after="80"/>
        <w:jc w:val="both"/>
        <w:rPr>
          <w:lang w:val="fr-FR"/>
        </w:rPr>
      </w:pPr>
      <w:r w:rsidRPr="00031A77">
        <w:rPr>
          <w:lang w:val="fr-FR"/>
        </w:rPr>
        <w:t xml:space="preserve">Test écrit et/ou </w:t>
      </w:r>
      <w:proofErr w:type="gramStart"/>
      <w:r w:rsidR="00CD661F" w:rsidRPr="00031A77">
        <w:rPr>
          <w:lang w:val="fr-FR"/>
        </w:rPr>
        <w:t>informatique:</w:t>
      </w:r>
      <w:proofErr w:type="gramEnd"/>
      <w:r w:rsidRPr="00031A77">
        <w:rPr>
          <w:lang w:val="fr-FR"/>
        </w:rPr>
        <w:t xml:space="preserve"> La conception des sujets et la correction se font en étroite collaboration avec les chefs de service concernés.</w:t>
      </w:r>
    </w:p>
    <w:p w14:paraId="6BDF1D27" w14:textId="77777777" w:rsidR="00A81020" w:rsidRPr="00031A77" w:rsidRDefault="00000000">
      <w:pPr>
        <w:pStyle w:val="CERESBody"/>
        <w:numPr>
          <w:ilvl w:val="0"/>
          <w:numId w:val="86"/>
        </w:numPr>
        <w:spacing w:after="80"/>
        <w:jc w:val="both"/>
        <w:rPr>
          <w:lang w:val="fr-FR"/>
        </w:rPr>
      </w:pPr>
      <w:r w:rsidRPr="00031A77">
        <w:rPr>
          <w:lang w:val="fr-FR"/>
        </w:rPr>
        <w:t>Vérification des références professionnelles des candidats potentiels</w:t>
      </w:r>
    </w:p>
    <w:p w14:paraId="696E4B57" w14:textId="0FC52813" w:rsidR="00A81020" w:rsidRPr="00031A77" w:rsidRDefault="00000000">
      <w:pPr>
        <w:pStyle w:val="CERESBody"/>
        <w:numPr>
          <w:ilvl w:val="0"/>
          <w:numId w:val="86"/>
        </w:numPr>
        <w:spacing w:after="80"/>
        <w:jc w:val="both"/>
        <w:rPr>
          <w:lang w:val="fr-FR"/>
        </w:rPr>
      </w:pPr>
      <w:r w:rsidRPr="00031A77">
        <w:rPr>
          <w:lang w:val="fr-FR"/>
        </w:rPr>
        <w:t>Entretien (réservé aux meilleurs candidats</w:t>
      </w:r>
      <w:proofErr w:type="gramStart"/>
      <w:r w:rsidR="00DF3B36" w:rsidRPr="00031A77">
        <w:rPr>
          <w:lang w:val="fr-FR"/>
        </w:rPr>
        <w:t>):</w:t>
      </w:r>
      <w:proofErr w:type="gramEnd"/>
      <w:r w:rsidRPr="00031A77">
        <w:rPr>
          <w:lang w:val="fr-FR"/>
        </w:rPr>
        <w:t xml:space="preserve"> Cet entretien doit être mené par au moins deux personnes, un membre du service RH et un membre du service concerné, qui peut être le futur manager du candidat ou son chef de service actuel.</w:t>
      </w:r>
    </w:p>
    <w:p w14:paraId="474D3148" w14:textId="23DC76EC" w:rsidR="00A81020" w:rsidRPr="00031A77" w:rsidRDefault="00000000">
      <w:pPr>
        <w:pStyle w:val="CERESBody"/>
        <w:numPr>
          <w:ilvl w:val="0"/>
          <w:numId w:val="86"/>
        </w:numPr>
        <w:spacing w:after="80"/>
        <w:jc w:val="both"/>
        <w:rPr>
          <w:lang w:val="fr-FR"/>
        </w:rPr>
      </w:pPr>
      <w:r w:rsidRPr="00031A77">
        <w:rPr>
          <w:lang w:val="fr-FR"/>
        </w:rPr>
        <w:t xml:space="preserve">Entretien avec la </w:t>
      </w:r>
      <w:proofErr w:type="gramStart"/>
      <w:r w:rsidR="00CD661F" w:rsidRPr="00031A77">
        <w:rPr>
          <w:lang w:val="fr-FR"/>
        </w:rPr>
        <w:t>direction:</w:t>
      </w:r>
      <w:proofErr w:type="gramEnd"/>
      <w:r w:rsidRPr="00031A77">
        <w:rPr>
          <w:lang w:val="fr-FR"/>
        </w:rPr>
        <w:t xml:space="preserve"> Obligatoire si le poste implique des responsabilités importantes.</w:t>
      </w:r>
    </w:p>
    <w:p w14:paraId="7768677A" w14:textId="1888FFC4" w:rsidR="00A81020" w:rsidRPr="00031A77" w:rsidRDefault="00000000">
      <w:pPr>
        <w:pStyle w:val="CERESBody"/>
        <w:numPr>
          <w:ilvl w:val="0"/>
          <w:numId w:val="86"/>
        </w:numPr>
        <w:spacing w:after="80"/>
        <w:jc w:val="both"/>
        <w:rPr>
          <w:lang w:val="fr-FR"/>
        </w:rPr>
      </w:pPr>
      <w:r w:rsidRPr="00031A77">
        <w:rPr>
          <w:lang w:val="fr-FR"/>
        </w:rPr>
        <w:t xml:space="preserve">Test </w:t>
      </w:r>
      <w:proofErr w:type="gramStart"/>
      <w:r w:rsidR="00CD661F" w:rsidRPr="00031A77">
        <w:rPr>
          <w:lang w:val="fr-FR"/>
        </w:rPr>
        <w:t>technique:</w:t>
      </w:r>
      <w:proofErr w:type="gramEnd"/>
      <w:r w:rsidRPr="00031A77">
        <w:rPr>
          <w:lang w:val="fr-FR"/>
        </w:rPr>
        <w:t xml:space="preserve"> Si des compétences spécifiques sont requises (conduite, culinaire, etc.).</w:t>
      </w:r>
    </w:p>
    <w:p w14:paraId="7B56A8BB" w14:textId="77777777" w:rsidR="00A81020" w:rsidRPr="00031A77" w:rsidRDefault="00000000" w:rsidP="00334F3C">
      <w:pPr>
        <w:pStyle w:val="CERESBody"/>
        <w:spacing w:after="80"/>
        <w:jc w:val="both"/>
        <w:rPr>
          <w:lang w:val="fr-FR"/>
        </w:rPr>
      </w:pPr>
      <w:r w:rsidRPr="00031A77">
        <w:rPr>
          <w:lang w:val="fr-FR"/>
        </w:rPr>
        <w:t xml:space="preserve">Le meilleur candidat est </w:t>
      </w:r>
      <w:r w:rsidRPr="00031A77">
        <w:rPr>
          <w:b/>
          <w:bCs/>
          <w:lang w:val="fr-FR"/>
        </w:rPr>
        <w:t>recruté sur décision du DPR</w:t>
      </w:r>
      <w:r w:rsidRPr="00031A77">
        <w:rPr>
          <w:lang w:val="fr-FR"/>
        </w:rPr>
        <w:t>, soumise à la validation de la délégation pays dans le cas du recrutement d’un chef de service.</w:t>
      </w:r>
    </w:p>
    <w:p w14:paraId="4694000D" w14:textId="512460F1" w:rsidR="00A81020" w:rsidRPr="00031A77" w:rsidRDefault="00F53DD4" w:rsidP="00334F3C">
      <w:pPr>
        <w:pStyle w:val="CERESBody"/>
        <w:spacing w:after="80"/>
        <w:jc w:val="both"/>
        <w:rPr>
          <w:lang w:val="fr-FR"/>
        </w:rPr>
      </w:pPr>
      <w:proofErr w:type="gramStart"/>
      <w:r w:rsidRPr="00031A77">
        <w:rPr>
          <w:lang w:val="fr-FR"/>
        </w:rPr>
        <w:t>NB:</w:t>
      </w:r>
      <w:proofErr w:type="gramEnd"/>
      <w:r w:rsidRPr="00031A77">
        <w:rPr>
          <w:lang w:val="fr-FR"/>
        </w:rPr>
        <w:t xml:space="preserve"> dans le cas d’un recrutement de VSI, le processus de recrutement est initié et piloté par l’IECD, qui consulte le DPR pour avis.</w:t>
      </w:r>
    </w:p>
    <w:p w14:paraId="3552F296" w14:textId="77777777" w:rsidR="002C4C86" w:rsidRPr="00031A77" w:rsidRDefault="002C4C86">
      <w:pPr>
        <w:pStyle w:val="CERESBody"/>
        <w:spacing w:after="80"/>
        <w:rPr>
          <w:lang w:val="fr-FR"/>
        </w:rPr>
      </w:pPr>
    </w:p>
    <w:p w14:paraId="023C7DB4" w14:textId="77777777" w:rsidR="005F0356" w:rsidRPr="00031A77" w:rsidRDefault="005F0356">
      <w:pPr>
        <w:pStyle w:val="CERESBody"/>
        <w:spacing w:after="80"/>
        <w:rPr>
          <w:lang w:val="fr-FR"/>
        </w:rPr>
      </w:pPr>
    </w:p>
    <w:p w14:paraId="0A4B274A" w14:textId="77777777" w:rsidR="005F0356" w:rsidRPr="00031A77" w:rsidRDefault="005F0356">
      <w:pPr>
        <w:pStyle w:val="CERESBody"/>
        <w:spacing w:after="80"/>
        <w:rPr>
          <w:lang w:val="fr-FR"/>
        </w:rPr>
      </w:pPr>
    </w:p>
    <w:p w14:paraId="36D2BEC7" w14:textId="1C387DB4" w:rsidR="00A81020" w:rsidRDefault="00000000" w:rsidP="005F0356">
      <w:pPr>
        <w:pStyle w:val="Titre3"/>
      </w:pPr>
      <w:bookmarkStart w:id="299" w:name="_Toc223448249"/>
      <w:proofErr w:type="spellStart"/>
      <w:r>
        <w:lastRenderedPageBreak/>
        <w:t>Embauche</w:t>
      </w:r>
      <w:proofErr w:type="spellEnd"/>
      <w:r>
        <w:t xml:space="preserve"> et </w:t>
      </w:r>
      <w:proofErr w:type="spellStart"/>
      <w:r>
        <w:t>préparation</w:t>
      </w:r>
      <w:proofErr w:type="spellEnd"/>
      <w:r>
        <w:t xml:space="preserve"> de </w:t>
      </w:r>
      <w:proofErr w:type="spellStart"/>
      <w:r>
        <w:t>l’embauche</w:t>
      </w:r>
      <w:bookmarkEnd w:id="299"/>
      <w:proofErr w:type="spellEnd"/>
    </w:p>
    <w:p w14:paraId="4DED99C8" w14:textId="47ED3425" w:rsidR="00A81020" w:rsidRPr="00031A77" w:rsidRDefault="00000000" w:rsidP="00334F3C">
      <w:pPr>
        <w:pStyle w:val="CERESBody"/>
        <w:spacing w:after="80"/>
        <w:jc w:val="both"/>
        <w:rPr>
          <w:lang w:val="fr-FR"/>
        </w:rPr>
      </w:pPr>
      <w:r w:rsidRPr="00031A77">
        <w:rPr>
          <w:lang w:val="fr-FR"/>
        </w:rPr>
        <w:t xml:space="preserve">Le candidat approuvé par le DPR est contacté par le RRH pour confirmer son </w:t>
      </w:r>
      <w:proofErr w:type="gramStart"/>
      <w:r w:rsidR="00DF3B36" w:rsidRPr="00031A77">
        <w:rPr>
          <w:lang w:val="fr-FR"/>
        </w:rPr>
        <w:t>accord:</w:t>
      </w:r>
      <w:proofErr w:type="gramEnd"/>
      <w:r w:rsidRPr="00031A77">
        <w:rPr>
          <w:lang w:val="fr-FR"/>
        </w:rPr>
        <w:t xml:space="preserve"> une promesse d’embauche lui est adressée (signée par le DPR).</w:t>
      </w:r>
    </w:p>
    <w:p w14:paraId="2F315E0E" w14:textId="77777777" w:rsidR="00A81020" w:rsidRPr="00031A77" w:rsidRDefault="00000000" w:rsidP="00334F3C">
      <w:pPr>
        <w:pStyle w:val="CERESBody"/>
        <w:spacing w:after="80"/>
        <w:jc w:val="both"/>
        <w:rPr>
          <w:lang w:val="fr-FR"/>
        </w:rPr>
      </w:pPr>
      <w:r w:rsidRPr="00031A77">
        <w:rPr>
          <w:lang w:val="fr-FR"/>
        </w:rPr>
        <w:t>Après confirmation par le candidat, le service RH finalise les paperasses administratives indispensables (contrat, affiliation à la CNaPS et au FUNFIA, etc.). La signature du contrat de travail doit intervenir au plus tard le premier jour de travail du candidat retenu. Le contrat est établi en deux exemplaires accompagné d’une fiche de poste. Il est signé par le DPR et l’employé. Un exemplaire est conservé par le Service RH et scanné.</w:t>
      </w:r>
    </w:p>
    <w:p w14:paraId="13F2151B" w14:textId="365C6056" w:rsidR="00A81020" w:rsidRPr="00031A77" w:rsidRDefault="00000000" w:rsidP="00334F3C">
      <w:pPr>
        <w:pStyle w:val="CERESBody"/>
        <w:spacing w:after="80"/>
        <w:jc w:val="both"/>
        <w:rPr>
          <w:lang w:val="fr-FR"/>
        </w:rPr>
      </w:pPr>
      <w:r w:rsidRPr="00031A77">
        <w:rPr>
          <w:lang w:val="fr-FR"/>
        </w:rPr>
        <w:t xml:space="preserve">Chaque contrat doit contenir les informations </w:t>
      </w:r>
      <w:proofErr w:type="gramStart"/>
      <w:r w:rsidR="00DF3B36" w:rsidRPr="00031A77">
        <w:rPr>
          <w:lang w:val="fr-FR"/>
        </w:rPr>
        <w:t>suivantes:</w:t>
      </w:r>
      <w:proofErr w:type="gramEnd"/>
    </w:p>
    <w:p w14:paraId="4920745D" w14:textId="77777777" w:rsidR="00A81020" w:rsidRDefault="00000000">
      <w:pPr>
        <w:pStyle w:val="CERESBody"/>
        <w:numPr>
          <w:ilvl w:val="0"/>
          <w:numId w:val="87"/>
        </w:numPr>
        <w:spacing w:after="80"/>
        <w:jc w:val="both"/>
      </w:pPr>
      <w:r>
        <w:t xml:space="preserve">La </w:t>
      </w:r>
      <w:proofErr w:type="spellStart"/>
      <w:r>
        <w:t>fonction</w:t>
      </w:r>
      <w:proofErr w:type="spellEnd"/>
      <w:r>
        <w:t xml:space="preserve"> </w:t>
      </w:r>
      <w:proofErr w:type="spellStart"/>
      <w:r>
        <w:t>qu’occupera</w:t>
      </w:r>
      <w:proofErr w:type="spellEnd"/>
      <w:r>
        <w:t xml:space="preserve"> </w:t>
      </w:r>
      <w:proofErr w:type="spellStart"/>
      <w:r>
        <w:t>l’employé</w:t>
      </w:r>
      <w:proofErr w:type="spellEnd"/>
      <w:r>
        <w:t>,</w:t>
      </w:r>
    </w:p>
    <w:p w14:paraId="7D1CFF87" w14:textId="77777777" w:rsidR="00A81020" w:rsidRDefault="00000000">
      <w:pPr>
        <w:pStyle w:val="CERESBody"/>
        <w:numPr>
          <w:ilvl w:val="0"/>
          <w:numId w:val="87"/>
        </w:numPr>
        <w:spacing w:after="80"/>
        <w:jc w:val="both"/>
      </w:pPr>
      <w:r>
        <w:t xml:space="preserve">Sa qualification </w:t>
      </w:r>
      <w:proofErr w:type="spellStart"/>
      <w:r>
        <w:t>professionnelle</w:t>
      </w:r>
      <w:proofErr w:type="spellEnd"/>
      <w:r>
        <w:t>,</w:t>
      </w:r>
    </w:p>
    <w:p w14:paraId="5C83E5E3" w14:textId="77777777" w:rsidR="00A81020" w:rsidRDefault="00000000">
      <w:pPr>
        <w:pStyle w:val="CERESBody"/>
        <w:numPr>
          <w:ilvl w:val="0"/>
          <w:numId w:val="87"/>
        </w:numPr>
        <w:spacing w:after="80"/>
        <w:jc w:val="both"/>
      </w:pPr>
      <w:r>
        <w:t xml:space="preserve">La </w:t>
      </w:r>
      <w:proofErr w:type="spellStart"/>
      <w:r>
        <w:t>rémunération</w:t>
      </w:r>
      <w:proofErr w:type="spellEnd"/>
      <w:r>
        <w:t>,</w:t>
      </w:r>
    </w:p>
    <w:p w14:paraId="4B171B71" w14:textId="77777777" w:rsidR="00A81020" w:rsidRDefault="00000000">
      <w:pPr>
        <w:pStyle w:val="CERESBody"/>
        <w:numPr>
          <w:ilvl w:val="0"/>
          <w:numId w:val="87"/>
        </w:numPr>
        <w:spacing w:after="80"/>
        <w:jc w:val="both"/>
      </w:pPr>
      <w:r>
        <w:t>Le lieu de travail,</w:t>
      </w:r>
    </w:p>
    <w:p w14:paraId="5084A00E" w14:textId="77777777" w:rsidR="00A81020" w:rsidRPr="00031A77" w:rsidRDefault="00000000">
      <w:pPr>
        <w:pStyle w:val="CERESBody"/>
        <w:numPr>
          <w:ilvl w:val="0"/>
          <w:numId w:val="87"/>
        </w:numPr>
        <w:spacing w:after="80"/>
        <w:jc w:val="both"/>
        <w:rPr>
          <w:lang w:val="fr-FR"/>
        </w:rPr>
      </w:pPr>
      <w:r w:rsidRPr="00031A77">
        <w:rPr>
          <w:lang w:val="fr-FR"/>
        </w:rPr>
        <w:t>La durée et nature du contrat,</w:t>
      </w:r>
    </w:p>
    <w:p w14:paraId="0AFD2968" w14:textId="77777777" w:rsidR="00A81020" w:rsidRDefault="00000000">
      <w:pPr>
        <w:pStyle w:val="CERESBody"/>
        <w:numPr>
          <w:ilvl w:val="0"/>
          <w:numId w:val="87"/>
        </w:numPr>
        <w:spacing w:after="80"/>
        <w:jc w:val="both"/>
      </w:pPr>
      <w:r>
        <w:t xml:space="preserve">Son </w:t>
      </w:r>
      <w:proofErr w:type="spellStart"/>
      <w:r>
        <w:t>superviseur</w:t>
      </w:r>
      <w:proofErr w:type="spellEnd"/>
      <w:r>
        <w:t>,</w:t>
      </w:r>
    </w:p>
    <w:p w14:paraId="2D2A38F9" w14:textId="77777777" w:rsidR="00A81020" w:rsidRDefault="00000000">
      <w:pPr>
        <w:pStyle w:val="CERESBody"/>
        <w:numPr>
          <w:ilvl w:val="0"/>
          <w:numId w:val="87"/>
        </w:numPr>
        <w:spacing w:after="80"/>
        <w:jc w:val="both"/>
      </w:pPr>
      <w:r>
        <w:t xml:space="preserve">La durée de </w:t>
      </w:r>
      <w:proofErr w:type="spellStart"/>
      <w:r>
        <w:t>l’essai</w:t>
      </w:r>
      <w:proofErr w:type="spellEnd"/>
      <w:r>
        <w:t>.</w:t>
      </w:r>
    </w:p>
    <w:p w14:paraId="47D87928" w14:textId="77777777" w:rsidR="00A81020" w:rsidRDefault="00000000">
      <w:pPr>
        <w:pStyle w:val="CERESBody"/>
        <w:numPr>
          <w:ilvl w:val="0"/>
          <w:numId w:val="87"/>
        </w:numPr>
        <w:spacing w:after="80"/>
        <w:jc w:val="both"/>
      </w:pPr>
      <w:r>
        <w:t>Langue de bureau</w:t>
      </w:r>
    </w:p>
    <w:p w14:paraId="56ACBF0F" w14:textId="77777777" w:rsidR="00A81020" w:rsidRPr="00031A77" w:rsidRDefault="00000000">
      <w:pPr>
        <w:pStyle w:val="CERESBody"/>
        <w:numPr>
          <w:ilvl w:val="0"/>
          <w:numId w:val="87"/>
        </w:numPr>
        <w:spacing w:after="80"/>
        <w:jc w:val="both"/>
        <w:rPr>
          <w:lang w:val="fr-FR"/>
        </w:rPr>
      </w:pPr>
      <w:r w:rsidRPr="00031A77">
        <w:rPr>
          <w:lang w:val="fr-FR"/>
        </w:rPr>
        <w:t>L’engagement sur la politique de protection contre les abus</w:t>
      </w:r>
    </w:p>
    <w:p w14:paraId="4578EE59" w14:textId="6C948CD4" w:rsidR="00A81020" w:rsidRDefault="00000000">
      <w:pPr>
        <w:pStyle w:val="CERESBody"/>
        <w:numPr>
          <w:ilvl w:val="0"/>
          <w:numId w:val="87"/>
        </w:numPr>
        <w:spacing w:after="80"/>
        <w:jc w:val="both"/>
      </w:pPr>
      <w:r>
        <w:t>Les obligations des deux parties</w:t>
      </w:r>
    </w:p>
    <w:p w14:paraId="4B5C9FBA" w14:textId="77777777" w:rsidR="00A81020" w:rsidRPr="00031A77" w:rsidRDefault="00000000" w:rsidP="00334F3C">
      <w:pPr>
        <w:pStyle w:val="CERESBody"/>
        <w:spacing w:after="80"/>
        <w:jc w:val="both"/>
        <w:rPr>
          <w:b/>
          <w:bCs/>
          <w:lang w:val="fr-FR"/>
        </w:rPr>
      </w:pPr>
      <w:r w:rsidRPr="00031A77">
        <w:rPr>
          <w:b/>
          <w:bCs/>
          <w:lang w:val="fr-FR"/>
        </w:rPr>
        <w:t>Toute modification des termes du contrat doit impérativement faire l’objet d’un avenant avant la prise d’effet.</w:t>
      </w:r>
    </w:p>
    <w:p w14:paraId="3B6882C7" w14:textId="2B90C551" w:rsidR="00A81020" w:rsidRPr="00031A77" w:rsidRDefault="00000000" w:rsidP="00334F3C">
      <w:pPr>
        <w:pStyle w:val="CERESBody"/>
        <w:spacing w:after="80"/>
        <w:jc w:val="both"/>
        <w:rPr>
          <w:lang w:val="fr-FR"/>
        </w:rPr>
      </w:pPr>
      <w:r w:rsidRPr="00031A77">
        <w:rPr>
          <w:lang w:val="fr-FR"/>
        </w:rPr>
        <w:t>La nouvelle recrue doit produire les pièces suivantes pour compléter son dossier au plus tard un mois après son premier jour de travail (sauf difficulté exceptionnelle</w:t>
      </w:r>
      <w:proofErr w:type="gramStart"/>
      <w:r w:rsidR="00DF3B36" w:rsidRPr="00031A77">
        <w:rPr>
          <w:lang w:val="fr-FR"/>
        </w:rPr>
        <w:t>):</w:t>
      </w:r>
      <w:proofErr w:type="gramEnd"/>
    </w:p>
    <w:p w14:paraId="336DEED3" w14:textId="77777777" w:rsidR="00A81020" w:rsidRDefault="00000000">
      <w:pPr>
        <w:pStyle w:val="CERESBody"/>
        <w:numPr>
          <w:ilvl w:val="0"/>
          <w:numId w:val="88"/>
        </w:numPr>
        <w:spacing w:after="80"/>
        <w:jc w:val="both"/>
      </w:pPr>
      <w:r>
        <w:t xml:space="preserve">Une </w:t>
      </w:r>
      <w:proofErr w:type="spellStart"/>
      <w:r>
        <w:t>photocopie</w:t>
      </w:r>
      <w:proofErr w:type="spellEnd"/>
      <w:r>
        <w:t xml:space="preserve"> CIN </w:t>
      </w:r>
      <w:proofErr w:type="spellStart"/>
      <w:r>
        <w:t>certifiée</w:t>
      </w:r>
      <w:proofErr w:type="spellEnd"/>
      <w:r>
        <w:t>,</w:t>
      </w:r>
    </w:p>
    <w:p w14:paraId="1B6FE906" w14:textId="77777777" w:rsidR="00A81020" w:rsidRPr="00031A77" w:rsidRDefault="00000000">
      <w:pPr>
        <w:pStyle w:val="CERESBody"/>
        <w:numPr>
          <w:ilvl w:val="0"/>
          <w:numId w:val="88"/>
        </w:numPr>
        <w:spacing w:after="80"/>
        <w:jc w:val="both"/>
        <w:rPr>
          <w:lang w:val="fr-FR"/>
        </w:rPr>
      </w:pPr>
      <w:r w:rsidRPr="00031A77">
        <w:rPr>
          <w:lang w:val="fr-FR"/>
        </w:rPr>
        <w:t>Une photocopie du livret de famille, une copie d’acte de naissance des enfants</w:t>
      </w:r>
    </w:p>
    <w:p w14:paraId="2F4B52E3" w14:textId="77777777" w:rsidR="00A81020" w:rsidRPr="00031A77" w:rsidRDefault="00000000">
      <w:pPr>
        <w:pStyle w:val="CERESBody"/>
        <w:numPr>
          <w:ilvl w:val="0"/>
          <w:numId w:val="88"/>
        </w:numPr>
        <w:spacing w:after="80"/>
        <w:jc w:val="both"/>
        <w:rPr>
          <w:lang w:val="fr-FR"/>
        </w:rPr>
      </w:pPr>
      <w:r w:rsidRPr="00031A77">
        <w:rPr>
          <w:lang w:val="fr-FR"/>
        </w:rPr>
        <w:t>Une photo d’identité pour chaque membre de la famille</w:t>
      </w:r>
    </w:p>
    <w:p w14:paraId="77B7A1C8" w14:textId="77777777" w:rsidR="00A81020" w:rsidRDefault="00000000">
      <w:pPr>
        <w:pStyle w:val="CERESBody"/>
        <w:numPr>
          <w:ilvl w:val="0"/>
          <w:numId w:val="88"/>
        </w:numPr>
        <w:spacing w:after="80"/>
        <w:jc w:val="both"/>
      </w:pPr>
      <w:r>
        <w:t xml:space="preserve">Un </w:t>
      </w:r>
      <w:proofErr w:type="spellStart"/>
      <w:r>
        <w:t>certificat</w:t>
      </w:r>
      <w:proofErr w:type="spellEnd"/>
      <w:r>
        <w:t xml:space="preserve"> de </w:t>
      </w:r>
      <w:proofErr w:type="spellStart"/>
      <w:r>
        <w:t>résidence</w:t>
      </w:r>
      <w:proofErr w:type="spellEnd"/>
    </w:p>
    <w:p w14:paraId="5AC67542" w14:textId="77777777" w:rsidR="00A81020" w:rsidRPr="00031A77" w:rsidRDefault="00000000">
      <w:pPr>
        <w:pStyle w:val="CERESBody"/>
        <w:numPr>
          <w:ilvl w:val="0"/>
          <w:numId w:val="88"/>
        </w:numPr>
        <w:spacing w:after="80"/>
        <w:jc w:val="both"/>
        <w:rPr>
          <w:lang w:val="fr-FR"/>
        </w:rPr>
      </w:pPr>
      <w:r w:rsidRPr="00031A77">
        <w:rPr>
          <w:lang w:val="fr-FR"/>
        </w:rPr>
        <w:t>Une photocopie de la carte CNaPS si ayant déjà un matricule CNaPS</w:t>
      </w:r>
    </w:p>
    <w:p w14:paraId="0A8D4BB5" w14:textId="77777777" w:rsidR="00A81020" w:rsidRPr="00031A77" w:rsidRDefault="00000000">
      <w:pPr>
        <w:pStyle w:val="CERESBody"/>
        <w:numPr>
          <w:ilvl w:val="0"/>
          <w:numId w:val="88"/>
        </w:numPr>
        <w:spacing w:after="80"/>
        <w:jc w:val="both"/>
        <w:rPr>
          <w:lang w:val="fr-FR"/>
        </w:rPr>
      </w:pPr>
      <w:r w:rsidRPr="00031A77">
        <w:rPr>
          <w:lang w:val="fr-FR"/>
        </w:rPr>
        <w:t>Une photocopie du ou des diplômes récents</w:t>
      </w:r>
    </w:p>
    <w:p w14:paraId="699E135A" w14:textId="77777777" w:rsidR="00A81020" w:rsidRDefault="00000000">
      <w:pPr>
        <w:pStyle w:val="CERESBody"/>
        <w:numPr>
          <w:ilvl w:val="0"/>
          <w:numId w:val="88"/>
        </w:numPr>
        <w:spacing w:after="80"/>
        <w:jc w:val="both"/>
      </w:pPr>
      <w:r>
        <w:t>RIB</w:t>
      </w:r>
    </w:p>
    <w:p w14:paraId="7059512A" w14:textId="77777777" w:rsidR="00A81020" w:rsidRPr="00031A77" w:rsidRDefault="00000000">
      <w:pPr>
        <w:pStyle w:val="CERESBody"/>
        <w:numPr>
          <w:ilvl w:val="0"/>
          <w:numId w:val="88"/>
        </w:numPr>
        <w:spacing w:after="80"/>
        <w:jc w:val="both"/>
        <w:rPr>
          <w:lang w:val="fr-FR"/>
        </w:rPr>
      </w:pPr>
      <w:r w:rsidRPr="00031A77">
        <w:rPr>
          <w:lang w:val="fr-FR"/>
        </w:rPr>
        <w:t>Le bulletin N°3 (dans le cadre de la politique de lutte contre les abus)</w:t>
      </w:r>
    </w:p>
    <w:p w14:paraId="2D8BA08F" w14:textId="70F0027E" w:rsidR="00A81020" w:rsidRDefault="00000000" w:rsidP="00AB41EF">
      <w:pPr>
        <w:pStyle w:val="Titre3"/>
      </w:pPr>
      <w:bookmarkStart w:id="300" w:name="_Toc223448250"/>
      <w:proofErr w:type="spellStart"/>
      <w:r>
        <w:t>Accueil</w:t>
      </w:r>
      <w:proofErr w:type="spellEnd"/>
      <w:r>
        <w:t xml:space="preserve"> et </w:t>
      </w:r>
      <w:proofErr w:type="spellStart"/>
      <w:r>
        <w:t>période</w:t>
      </w:r>
      <w:proofErr w:type="spellEnd"/>
      <w:r>
        <w:t xml:space="preserve"> </w:t>
      </w:r>
      <w:proofErr w:type="spellStart"/>
      <w:r>
        <w:t>d’intégration</w:t>
      </w:r>
      <w:bookmarkEnd w:id="300"/>
      <w:proofErr w:type="spellEnd"/>
    </w:p>
    <w:p w14:paraId="609B61CB" w14:textId="7095C048" w:rsidR="00A81020" w:rsidRPr="00031A77" w:rsidRDefault="00000000" w:rsidP="00334F3C">
      <w:pPr>
        <w:pStyle w:val="CERESBody"/>
        <w:spacing w:after="80"/>
        <w:jc w:val="both"/>
        <w:rPr>
          <w:lang w:val="fr-FR"/>
        </w:rPr>
      </w:pPr>
      <w:r w:rsidRPr="00031A77">
        <w:rPr>
          <w:lang w:val="fr-FR"/>
        </w:rPr>
        <w:t xml:space="preserve">Au moins une semaine avant la date prévue de l’intégration, le RRH informe officiellement tous les collaborateurs du recrutement d’un nouveau collaborateur, notamment l’Assistant en Développement des Ressources Humaines (ADRH), l’Assistant Administratif des Ressources Humaines (AARH), le Service </w:t>
      </w:r>
      <w:r w:rsidRPr="00031A77">
        <w:rPr>
          <w:lang w:val="fr-FR"/>
        </w:rPr>
        <w:lastRenderedPageBreak/>
        <w:t xml:space="preserve">Finances (FIN) et le Service Administratif et Logistique (AL) pour la préparation de ses outils de travail (ordinateur, adresse </w:t>
      </w:r>
      <w:proofErr w:type="gramStart"/>
      <w:r w:rsidRPr="00031A77">
        <w:rPr>
          <w:lang w:val="fr-FR"/>
        </w:rPr>
        <w:t>mail</w:t>
      </w:r>
      <w:proofErr w:type="gramEnd"/>
      <w:r w:rsidRPr="00031A77">
        <w:rPr>
          <w:lang w:val="fr-FR"/>
        </w:rPr>
        <w:t xml:space="preserve">, puce flotte, etc.). S’il convient d’acquérir un nouvel ordinateur ou du mobilier de bureau, le RRH doit prévenir ces deux Services avec un délai plus important pour permettre le déroulement sans urgence du processus d’achat. L’AARH prépare également avec l’Assistant Logistique, les fournitures de bureaux (ou tout matériel nécessaire aux missions du nouveau collaborateur), qui seront mises à disposition du collaborateur dès le premier jour de travail. L’adresse </w:t>
      </w:r>
      <w:proofErr w:type="gramStart"/>
      <w:r w:rsidRPr="00031A77">
        <w:rPr>
          <w:lang w:val="fr-FR"/>
        </w:rPr>
        <w:t>e-mail</w:t>
      </w:r>
      <w:proofErr w:type="gramEnd"/>
      <w:r w:rsidRPr="00031A77">
        <w:rPr>
          <w:lang w:val="fr-FR"/>
        </w:rPr>
        <w:t xml:space="preserve"> est créée par le Responsable Informatique avant l’arrivée de la nouvelle recrue, ou au plus tard le premier jour de travail. Le service RH s’assure que tous les matériels nécessaires sont présents pour le premier jour </w:t>
      </w:r>
      <w:proofErr w:type="gramStart"/>
      <w:r w:rsidR="00DF3B36" w:rsidRPr="00031A77">
        <w:rPr>
          <w:lang w:val="fr-FR"/>
        </w:rPr>
        <w:t>d’intégration:</w:t>
      </w:r>
      <w:proofErr w:type="gramEnd"/>
      <w:r w:rsidRPr="00031A77">
        <w:rPr>
          <w:lang w:val="fr-FR"/>
        </w:rPr>
        <w:t xml:space="preserve"> le service AL est en charge, tandis que le service RH assure un suivi et alerte en cas de difficulté. Le service RH effectue ce suivi à travers la Check List accueil (Annexe </w:t>
      </w:r>
      <w:proofErr w:type="gramStart"/>
      <w:r w:rsidR="00DF3B36" w:rsidRPr="00031A77">
        <w:rPr>
          <w:lang w:val="fr-FR"/>
        </w:rPr>
        <w:t>1:</w:t>
      </w:r>
      <w:proofErr w:type="gramEnd"/>
      <w:r w:rsidRPr="00031A77">
        <w:rPr>
          <w:lang w:val="fr-FR"/>
        </w:rPr>
        <w:t xml:space="preserve"> check List Accueil).</w:t>
      </w:r>
    </w:p>
    <w:p w14:paraId="44038C67" w14:textId="71CF71CB" w:rsidR="00A81020" w:rsidRPr="00031A77" w:rsidRDefault="00000000" w:rsidP="00334F3C">
      <w:pPr>
        <w:pStyle w:val="CERESBody"/>
        <w:spacing w:after="80"/>
        <w:jc w:val="both"/>
        <w:rPr>
          <w:lang w:val="fr-FR"/>
        </w:rPr>
      </w:pPr>
      <w:r w:rsidRPr="00031A77">
        <w:rPr>
          <w:lang w:val="fr-FR"/>
        </w:rPr>
        <w:t xml:space="preserve">L’ADRH prépare le planning d’intégration (pour deux semaines environ) ainsi que les documents nécessaires à l’intégration, qui sont remis à la nouvelle </w:t>
      </w:r>
      <w:proofErr w:type="gramStart"/>
      <w:r w:rsidR="00DF3B36" w:rsidRPr="00031A77">
        <w:rPr>
          <w:lang w:val="fr-FR"/>
        </w:rPr>
        <w:t>recrue:</w:t>
      </w:r>
      <w:proofErr w:type="gramEnd"/>
    </w:p>
    <w:p w14:paraId="572E1539" w14:textId="59BDF6C2" w:rsidR="00A81020" w:rsidRPr="00031A77" w:rsidRDefault="00000000">
      <w:pPr>
        <w:pStyle w:val="CERESBody"/>
        <w:numPr>
          <w:ilvl w:val="0"/>
          <w:numId w:val="89"/>
        </w:numPr>
        <w:spacing w:after="80"/>
        <w:jc w:val="both"/>
        <w:rPr>
          <w:lang w:val="fr-FR"/>
        </w:rPr>
      </w:pPr>
      <w:r w:rsidRPr="00031A77">
        <w:rPr>
          <w:lang w:val="fr-FR"/>
        </w:rPr>
        <w:t xml:space="preserve">Livret d’accueil à faire remplir par le nouveau collaborateur lui-même (Annexe </w:t>
      </w:r>
      <w:proofErr w:type="gramStart"/>
      <w:r w:rsidR="00887F88" w:rsidRPr="00031A77">
        <w:rPr>
          <w:lang w:val="fr-FR"/>
        </w:rPr>
        <w:t>2:</w:t>
      </w:r>
      <w:proofErr w:type="gramEnd"/>
      <w:r w:rsidRPr="00031A77">
        <w:rPr>
          <w:lang w:val="fr-FR"/>
        </w:rPr>
        <w:t xml:space="preserve"> livret d’accueil)</w:t>
      </w:r>
    </w:p>
    <w:p w14:paraId="1DF10254" w14:textId="4B17AF04" w:rsidR="00A81020" w:rsidRPr="00031A77" w:rsidRDefault="00000000">
      <w:pPr>
        <w:pStyle w:val="CERESBody"/>
        <w:numPr>
          <w:ilvl w:val="0"/>
          <w:numId w:val="89"/>
        </w:numPr>
        <w:spacing w:after="80"/>
        <w:jc w:val="both"/>
        <w:rPr>
          <w:lang w:val="fr-FR"/>
        </w:rPr>
      </w:pPr>
      <w:r w:rsidRPr="00031A77">
        <w:rPr>
          <w:lang w:val="fr-FR"/>
        </w:rPr>
        <w:t xml:space="preserve">Charte éthique PROMES (Annexe </w:t>
      </w:r>
      <w:proofErr w:type="gramStart"/>
      <w:r w:rsidR="00DF3B36" w:rsidRPr="00031A77">
        <w:rPr>
          <w:lang w:val="fr-FR"/>
        </w:rPr>
        <w:t>3:</w:t>
      </w:r>
      <w:proofErr w:type="gramEnd"/>
      <w:r w:rsidRPr="00031A77">
        <w:rPr>
          <w:lang w:val="fr-FR"/>
        </w:rPr>
        <w:t xml:space="preserve"> Charte éthique PROMES),</w:t>
      </w:r>
    </w:p>
    <w:p w14:paraId="41F30318" w14:textId="77777777" w:rsidR="00A81020" w:rsidRDefault="00000000">
      <w:pPr>
        <w:pStyle w:val="CERESBody"/>
        <w:numPr>
          <w:ilvl w:val="0"/>
          <w:numId w:val="89"/>
        </w:numPr>
        <w:spacing w:after="80"/>
        <w:jc w:val="both"/>
      </w:pPr>
      <w:r>
        <w:t xml:space="preserve">Organigramme + </w:t>
      </w:r>
      <w:proofErr w:type="spellStart"/>
      <w:r>
        <w:t>trombinoscope</w:t>
      </w:r>
      <w:proofErr w:type="spellEnd"/>
      <w:r>
        <w:t>,</w:t>
      </w:r>
    </w:p>
    <w:p w14:paraId="22CA7A80" w14:textId="77777777" w:rsidR="00A81020" w:rsidRPr="00031A77" w:rsidRDefault="00000000">
      <w:pPr>
        <w:pStyle w:val="CERESBody"/>
        <w:numPr>
          <w:ilvl w:val="0"/>
          <w:numId w:val="89"/>
        </w:numPr>
        <w:spacing w:after="80"/>
        <w:jc w:val="both"/>
        <w:rPr>
          <w:lang w:val="fr-FR"/>
        </w:rPr>
      </w:pPr>
      <w:r w:rsidRPr="00031A77">
        <w:rPr>
          <w:lang w:val="fr-FR"/>
        </w:rPr>
        <w:t>Exemplaire du Guide des procédures CERES et du Règlement intérieur CERES (à titre de prêt)</w:t>
      </w:r>
    </w:p>
    <w:p w14:paraId="4CCA3E9D" w14:textId="77777777" w:rsidR="00A81020" w:rsidRPr="00031A77" w:rsidRDefault="00000000">
      <w:pPr>
        <w:pStyle w:val="CERESBody"/>
        <w:numPr>
          <w:ilvl w:val="0"/>
          <w:numId w:val="89"/>
        </w:numPr>
        <w:spacing w:after="80"/>
        <w:jc w:val="both"/>
        <w:rPr>
          <w:lang w:val="fr-FR"/>
        </w:rPr>
      </w:pPr>
      <w:r w:rsidRPr="00031A77">
        <w:rPr>
          <w:lang w:val="fr-FR"/>
        </w:rPr>
        <w:t>Exemplaire de la politique de protection contre les abus (à titre de prêt)</w:t>
      </w:r>
    </w:p>
    <w:p w14:paraId="05D0FD22" w14:textId="77777777" w:rsidR="00A81020" w:rsidRPr="00031A77" w:rsidRDefault="00000000" w:rsidP="00334F3C">
      <w:pPr>
        <w:pStyle w:val="CERESBody"/>
        <w:spacing w:after="80"/>
        <w:jc w:val="both"/>
        <w:rPr>
          <w:lang w:val="fr-FR"/>
        </w:rPr>
      </w:pPr>
      <w:r w:rsidRPr="00031A77">
        <w:rPr>
          <w:lang w:val="fr-FR"/>
        </w:rPr>
        <w:t>Un guide d’intégration CERES (Annexe 4) sert d’outil pour renforcer la préparation de l’intégration.</w:t>
      </w:r>
    </w:p>
    <w:p w14:paraId="3D8BAAA3" w14:textId="77777777" w:rsidR="00A81020" w:rsidRPr="00031A77" w:rsidRDefault="00A81020" w:rsidP="00334F3C">
      <w:pPr>
        <w:pStyle w:val="CERESBody"/>
        <w:jc w:val="both"/>
        <w:rPr>
          <w:lang w:val="fr-FR"/>
        </w:rPr>
      </w:pPr>
    </w:p>
    <w:p w14:paraId="321E0C47" w14:textId="2130F1DD" w:rsidR="00A81020" w:rsidRPr="00031A77" w:rsidRDefault="00000000" w:rsidP="00334F3C">
      <w:pPr>
        <w:pStyle w:val="CERESBody"/>
        <w:spacing w:after="80"/>
        <w:jc w:val="both"/>
        <w:rPr>
          <w:lang w:val="fr-FR"/>
        </w:rPr>
      </w:pPr>
      <w:r w:rsidRPr="00031A77">
        <w:rPr>
          <w:lang w:val="fr-FR"/>
        </w:rPr>
        <w:t>En même temps, L’AARH prépare le contrat de travail (Annexe </w:t>
      </w:r>
      <w:proofErr w:type="gramStart"/>
      <w:r w:rsidR="00DF3B36" w:rsidRPr="00031A77">
        <w:rPr>
          <w:lang w:val="fr-FR"/>
        </w:rPr>
        <w:t>5:</w:t>
      </w:r>
      <w:proofErr w:type="gramEnd"/>
      <w:r w:rsidRPr="00031A77">
        <w:rPr>
          <w:lang w:val="fr-FR"/>
        </w:rPr>
        <w:t xml:space="preserve"> Modèle de contrat de travail à durée déterminée), l’affiliation à la CNaPS (Annexe </w:t>
      </w:r>
      <w:proofErr w:type="gramStart"/>
      <w:r w:rsidR="00DF3B36" w:rsidRPr="00031A77">
        <w:rPr>
          <w:lang w:val="fr-FR"/>
        </w:rPr>
        <w:t>6:</w:t>
      </w:r>
      <w:proofErr w:type="gramEnd"/>
      <w:r w:rsidRPr="00031A77">
        <w:rPr>
          <w:lang w:val="fr-FR"/>
        </w:rPr>
        <w:t xml:space="preserve"> Formulaire d’embauche CNaPS), la fiche d’adhésion au FUNFIA (Annexe </w:t>
      </w:r>
      <w:proofErr w:type="gramStart"/>
      <w:r w:rsidR="00DF3B36" w:rsidRPr="00031A77">
        <w:rPr>
          <w:lang w:val="fr-FR"/>
        </w:rPr>
        <w:t>7:</w:t>
      </w:r>
      <w:proofErr w:type="gramEnd"/>
      <w:r w:rsidRPr="00031A77">
        <w:rPr>
          <w:lang w:val="fr-FR"/>
        </w:rPr>
        <w:t xml:space="preserve"> Formulaire FUNFIA) et la fiche individuelle (Annexe </w:t>
      </w:r>
      <w:proofErr w:type="gramStart"/>
      <w:r w:rsidR="00DF3B36" w:rsidRPr="00031A77">
        <w:rPr>
          <w:lang w:val="fr-FR"/>
        </w:rPr>
        <w:t>8:</w:t>
      </w:r>
      <w:proofErr w:type="gramEnd"/>
      <w:r w:rsidRPr="00031A77">
        <w:rPr>
          <w:lang w:val="fr-FR"/>
        </w:rPr>
        <w:t xml:space="preserve"> Modèle de fiche individuelle) du nouveau collaborateur.</w:t>
      </w:r>
    </w:p>
    <w:p w14:paraId="45C9CA32" w14:textId="77777777" w:rsidR="00A81020" w:rsidRPr="00031A77" w:rsidRDefault="00000000" w:rsidP="00334F3C">
      <w:pPr>
        <w:pStyle w:val="CERESBody"/>
        <w:spacing w:after="80"/>
        <w:jc w:val="both"/>
        <w:rPr>
          <w:lang w:val="fr-FR"/>
        </w:rPr>
      </w:pPr>
      <w:r w:rsidRPr="00031A77">
        <w:rPr>
          <w:lang w:val="fr-FR"/>
        </w:rPr>
        <w:t>A la date d’embauche du nouveau collaborateur c.-à-d. au premier jour de l’intégration, le service  RH accueille la nouvelle recrue pour expliquer le fonctionnement du Programme (suivant un processus déjà défini : organigramme, règlement intérieur, Charte éthique, etc.), visiter le Campus qui sera marqué par une visite des locaux et de sa présentation à toute l’équipe de CERES, l’orienter vers les responsables désignés pour le matériel informatique et l’adresse e-mail, la conduire enfin auprès de l’Assistant Logistique pour les fournitures et les matériels nécessaires, et lui expliquer le processus d’intégration.</w:t>
      </w:r>
    </w:p>
    <w:p w14:paraId="695EC82A" w14:textId="77777777" w:rsidR="00A81020" w:rsidRPr="00031A77" w:rsidRDefault="00000000" w:rsidP="00334F3C">
      <w:pPr>
        <w:pStyle w:val="CERESBody"/>
        <w:spacing w:after="80"/>
        <w:jc w:val="both"/>
        <w:rPr>
          <w:lang w:val="fr-FR"/>
        </w:rPr>
      </w:pPr>
      <w:r w:rsidRPr="00031A77">
        <w:rPr>
          <w:lang w:val="fr-FR"/>
        </w:rPr>
        <w:t>Un parcours d’intégration de deux semaines comprenant notamment un rendez-vous avec chaque service est ensuite organisé. L’ADRH transmettra le planning au RRH pour validation, puis l’adressera au chef de service et/ou au superviseur direct concerné.</w:t>
      </w:r>
    </w:p>
    <w:p w14:paraId="7431D197" w14:textId="4939DE31" w:rsidR="00A81020" w:rsidRPr="00031A77" w:rsidRDefault="00000000" w:rsidP="00334F3C">
      <w:pPr>
        <w:pStyle w:val="CERESBody"/>
        <w:spacing w:after="80"/>
        <w:jc w:val="both"/>
        <w:rPr>
          <w:lang w:val="fr-FR"/>
        </w:rPr>
      </w:pPr>
      <w:r w:rsidRPr="00031A77">
        <w:rPr>
          <w:lang w:val="fr-FR"/>
        </w:rPr>
        <w:t xml:space="preserve">A la fin de </w:t>
      </w:r>
      <w:proofErr w:type="gramStart"/>
      <w:r w:rsidR="00DF3B36" w:rsidRPr="00031A77">
        <w:rPr>
          <w:lang w:val="fr-FR"/>
        </w:rPr>
        <w:t>l’intégration:</w:t>
      </w:r>
      <w:proofErr w:type="gramEnd"/>
      <w:r w:rsidRPr="00031A77">
        <w:rPr>
          <w:lang w:val="fr-FR"/>
        </w:rPr>
        <w:t xml:space="preserve"> l’ADRH analyse le contenu du livret d’accueil.</w:t>
      </w:r>
    </w:p>
    <w:p w14:paraId="364281FF" w14:textId="77777777" w:rsidR="00A81020" w:rsidRPr="00031A77" w:rsidRDefault="00000000" w:rsidP="00334F3C">
      <w:pPr>
        <w:pStyle w:val="CERESBody"/>
        <w:spacing w:after="80"/>
        <w:jc w:val="both"/>
        <w:rPr>
          <w:lang w:val="fr-FR"/>
        </w:rPr>
      </w:pPr>
      <w:r w:rsidRPr="00031A77">
        <w:rPr>
          <w:lang w:val="fr-FR"/>
        </w:rPr>
        <w:t>La nouvelle recrue rédige un rapport d’étonnement qu’il adressera par mail à l’ADRH (à l’exception des collaborateurs n’ayant pas accès à un ordinateur, tels les gardiens).</w:t>
      </w:r>
    </w:p>
    <w:p w14:paraId="00E55100" w14:textId="07BBC504" w:rsidR="00A81020" w:rsidRPr="00031A77" w:rsidRDefault="00000000" w:rsidP="00AB41EF">
      <w:pPr>
        <w:pStyle w:val="CERESBody"/>
        <w:spacing w:after="80"/>
        <w:jc w:val="both"/>
        <w:rPr>
          <w:lang w:val="fr-FR"/>
        </w:rPr>
      </w:pPr>
      <w:r w:rsidRPr="00031A77">
        <w:rPr>
          <w:lang w:val="fr-FR"/>
        </w:rPr>
        <w:t>L’ADRH établit un compte rendu (par mail) de ces éléments, destinés au RRH et au DPR, en soulignant les idées importantes pour la préparation de l’entretien de fin d’intégration.</w:t>
      </w:r>
    </w:p>
    <w:p w14:paraId="78611D07" w14:textId="77777777" w:rsidR="00A81020" w:rsidRPr="00031A77" w:rsidRDefault="00000000" w:rsidP="00334F3C">
      <w:pPr>
        <w:pStyle w:val="CERESBody"/>
        <w:spacing w:after="80"/>
        <w:jc w:val="both"/>
        <w:rPr>
          <w:lang w:val="fr-FR"/>
        </w:rPr>
      </w:pPr>
      <w:r w:rsidRPr="00031A77">
        <w:rPr>
          <w:lang w:val="fr-FR"/>
        </w:rPr>
        <w:lastRenderedPageBreak/>
        <w:t xml:space="preserve">La nouvelle recrue passe un entretien de fin d’intégration avec l’ADRH puis avec le RRH, son superviseur direct et son chef de service. Ces entretiens permettent aux deux parties d’échanger sur leur ressenti </w:t>
      </w:r>
      <w:proofErr w:type="gramStart"/>
      <w:r w:rsidRPr="00031A77">
        <w:rPr>
          <w:lang w:val="fr-FR"/>
        </w:rPr>
        <w:t>suite à</w:t>
      </w:r>
      <w:proofErr w:type="gramEnd"/>
      <w:r w:rsidRPr="00031A77">
        <w:rPr>
          <w:lang w:val="fr-FR"/>
        </w:rPr>
        <w:t xml:space="preserve"> ces deux semaines d’intégration et d’évaluer la réussite ou non de l’intégration.</w:t>
      </w:r>
    </w:p>
    <w:p w14:paraId="40A37FF1" w14:textId="77777777" w:rsidR="00A81020" w:rsidRPr="00031A77" w:rsidRDefault="00A81020">
      <w:pPr>
        <w:pStyle w:val="CERESBody"/>
        <w:rPr>
          <w:lang w:val="fr-FR"/>
        </w:rPr>
      </w:pPr>
    </w:p>
    <w:p w14:paraId="5B70233B" w14:textId="1ABE0AE8" w:rsidR="00A81020" w:rsidRPr="00031A77" w:rsidRDefault="00000000" w:rsidP="00334F3C">
      <w:pPr>
        <w:pStyle w:val="CERESBody"/>
        <w:spacing w:after="80"/>
        <w:jc w:val="both"/>
        <w:rPr>
          <w:lang w:val="fr-FR"/>
        </w:rPr>
      </w:pPr>
      <w:r w:rsidRPr="00031A77">
        <w:rPr>
          <w:lang w:val="fr-FR"/>
        </w:rPr>
        <w:t xml:space="preserve">A l’issue de cet entretien, le RRH présente à la nouvelle recrue l’étape suivante de son parcours au sein du </w:t>
      </w:r>
      <w:proofErr w:type="gramStart"/>
      <w:r w:rsidR="00DF3B36" w:rsidRPr="00031A77">
        <w:rPr>
          <w:lang w:val="fr-FR"/>
        </w:rPr>
        <w:t>Programme:</w:t>
      </w:r>
      <w:proofErr w:type="gramEnd"/>
      <w:r w:rsidRPr="00031A77">
        <w:rPr>
          <w:lang w:val="fr-FR"/>
        </w:rPr>
        <w:t xml:space="preserve"> la formation initiale, mise en œuvre en étroite collaboration avec le superviseur et/ou le Chef de Service concerné. L’évaluation durant cette période sera assurée par un mentor qui n’est pas forcément son superviseur. Ce temps de formation à son poste est organisé par l’ADRH et se divise en trois parties pour 3 </w:t>
      </w:r>
      <w:proofErr w:type="gramStart"/>
      <w:r w:rsidR="00DF3B36" w:rsidRPr="00031A77">
        <w:rPr>
          <w:lang w:val="fr-FR"/>
        </w:rPr>
        <w:t>semaines:</w:t>
      </w:r>
      <w:proofErr w:type="gramEnd"/>
      <w:r w:rsidRPr="00031A77">
        <w:rPr>
          <w:lang w:val="fr-FR"/>
        </w:rPr>
        <w:t xml:space="preserve"> l’observation (une semaine), la pratique accompagnée (une semaine) et l’autonomie observée (une semaine). Passé ce délai, le mentor doit rendre la fiche d’évaluation de la formation initiale (Annexe 9) à l’ADRH.</w:t>
      </w:r>
    </w:p>
    <w:p w14:paraId="780470BD" w14:textId="24B96F1F" w:rsidR="00A81020" w:rsidRPr="00031A77" w:rsidRDefault="00000000" w:rsidP="00AB41EF">
      <w:pPr>
        <w:pStyle w:val="Titre2"/>
        <w:rPr>
          <w:lang w:val="fr-FR"/>
        </w:rPr>
      </w:pPr>
      <w:bookmarkStart w:id="301" w:name="_Toc223448251"/>
      <w:r w:rsidRPr="00031A77">
        <w:rPr>
          <w:lang w:val="fr-FR"/>
        </w:rPr>
        <w:t>Organisation et Gestion des Ressources Humaines</w:t>
      </w:r>
      <w:bookmarkEnd w:id="301"/>
    </w:p>
    <w:p w14:paraId="5D65E87C" w14:textId="29C04FC9" w:rsidR="00A81020" w:rsidRDefault="00000000" w:rsidP="00AB41EF">
      <w:pPr>
        <w:pStyle w:val="Titre3"/>
      </w:pPr>
      <w:bookmarkStart w:id="302" w:name="_Toc223448252"/>
      <w:r>
        <w:t>Organigramme</w:t>
      </w:r>
      <w:bookmarkEnd w:id="302"/>
    </w:p>
    <w:p w14:paraId="2994D78E" w14:textId="77777777" w:rsidR="00A81020" w:rsidRPr="00031A77" w:rsidRDefault="00000000" w:rsidP="00334F3C">
      <w:pPr>
        <w:pStyle w:val="CERESBody"/>
        <w:spacing w:after="80"/>
        <w:jc w:val="both"/>
        <w:rPr>
          <w:lang w:val="fr-FR"/>
        </w:rPr>
      </w:pPr>
      <w:r w:rsidRPr="00031A77">
        <w:rPr>
          <w:lang w:val="fr-FR"/>
        </w:rPr>
        <w:t>Six niveaux/catégories ont été définis dans l’organigramme pour assurer une structure claire. La mise en place de ces niveaux a aussi pour but de différencier les responsabilités des collaborateurs et offrir une vision claire de l’évolution de carrière, qu’elle soit horizontale ou transversale.</w:t>
      </w:r>
    </w:p>
    <w:p w14:paraId="4E1E3BC0" w14:textId="3236B8A6" w:rsidR="00A81020" w:rsidRPr="00031A77" w:rsidRDefault="00000000">
      <w:pPr>
        <w:pStyle w:val="CERESBody"/>
        <w:numPr>
          <w:ilvl w:val="0"/>
          <w:numId w:val="90"/>
        </w:numPr>
        <w:spacing w:after="80"/>
        <w:jc w:val="both"/>
        <w:rPr>
          <w:lang w:val="fr-FR"/>
        </w:rPr>
      </w:pPr>
      <w:r w:rsidRPr="00031A77">
        <w:rPr>
          <w:lang w:val="fr-FR"/>
        </w:rPr>
        <w:t xml:space="preserve">Niveau </w:t>
      </w:r>
      <w:proofErr w:type="gramStart"/>
      <w:r w:rsidR="00D7242D" w:rsidRPr="00031A77">
        <w:rPr>
          <w:lang w:val="fr-FR"/>
        </w:rPr>
        <w:t>1:</w:t>
      </w:r>
      <w:proofErr w:type="gramEnd"/>
      <w:r w:rsidRPr="00031A77">
        <w:rPr>
          <w:lang w:val="fr-FR"/>
        </w:rPr>
        <w:t xml:space="preserve"> Gardien, Femme de ménage, Jardinier, Cuisinier, Maître de maison, Surveillant.</w:t>
      </w:r>
    </w:p>
    <w:p w14:paraId="78E7146E" w14:textId="2D2B7BDD" w:rsidR="00A81020" w:rsidRDefault="00000000">
      <w:pPr>
        <w:pStyle w:val="CERESBody"/>
        <w:numPr>
          <w:ilvl w:val="0"/>
          <w:numId w:val="90"/>
        </w:numPr>
        <w:spacing w:after="80"/>
        <w:jc w:val="both"/>
      </w:pPr>
      <w:proofErr w:type="spellStart"/>
      <w:r>
        <w:t>Niveau</w:t>
      </w:r>
      <w:proofErr w:type="spellEnd"/>
      <w:r>
        <w:t xml:space="preserve"> </w:t>
      </w:r>
      <w:r w:rsidR="00D7242D">
        <w:t>2:</w:t>
      </w:r>
      <w:r>
        <w:t xml:space="preserve"> Chauffeur, Agent de maintenance</w:t>
      </w:r>
    </w:p>
    <w:p w14:paraId="5407BE70" w14:textId="217C1FD6" w:rsidR="00A81020" w:rsidRDefault="00000000">
      <w:pPr>
        <w:pStyle w:val="CERESBody"/>
        <w:numPr>
          <w:ilvl w:val="0"/>
          <w:numId w:val="90"/>
        </w:numPr>
        <w:spacing w:after="80"/>
        <w:jc w:val="both"/>
      </w:pPr>
      <w:proofErr w:type="spellStart"/>
      <w:r>
        <w:t>Niveau</w:t>
      </w:r>
      <w:proofErr w:type="spellEnd"/>
      <w:r>
        <w:t xml:space="preserve"> </w:t>
      </w:r>
      <w:r w:rsidR="00D7242D">
        <w:t>3:</w:t>
      </w:r>
      <w:r>
        <w:t xml:space="preserve"> Educateur, Assistant, </w:t>
      </w:r>
      <w:proofErr w:type="spellStart"/>
      <w:r>
        <w:t>Professeur</w:t>
      </w:r>
      <w:proofErr w:type="spellEnd"/>
      <w:r>
        <w:t xml:space="preserve">, </w:t>
      </w:r>
      <w:proofErr w:type="spellStart"/>
      <w:r>
        <w:t>Médiathécaire</w:t>
      </w:r>
      <w:proofErr w:type="spellEnd"/>
    </w:p>
    <w:p w14:paraId="4821BFE7" w14:textId="31077A53" w:rsidR="00A81020" w:rsidRPr="00031A77" w:rsidRDefault="00000000">
      <w:pPr>
        <w:pStyle w:val="CERESBody"/>
        <w:numPr>
          <w:ilvl w:val="0"/>
          <w:numId w:val="90"/>
        </w:numPr>
        <w:spacing w:after="80"/>
        <w:jc w:val="both"/>
        <w:rPr>
          <w:lang w:val="fr-FR"/>
        </w:rPr>
      </w:pPr>
      <w:r w:rsidRPr="00031A77">
        <w:rPr>
          <w:lang w:val="fr-FR"/>
        </w:rPr>
        <w:t xml:space="preserve">Niveau </w:t>
      </w:r>
      <w:proofErr w:type="gramStart"/>
      <w:r w:rsidR="00D7242D" w:rsidRPr="00031A77">
        <w:rPr>
          <w:lang w:val="fr-FR"/>
        </w:rPr>
        <w:t>4:</w:t>
      </w:r>
      <w:proofErr w:type="gramEnd"/>
      <w:r w:rsidRPr="00031A77">
        <w:rPr>
          <w:lang w:val="fr-FR"/>
        </w:rPr>
        <w:t xml:space="preserve"> Chargé (Achat, Technique, Logistique, DVP, BOE, MEAL), Responsable d’internat, Responsable informatique, Formateur</w:t>
      </w:r>
    </w:p>
    <w:p w14:paraId="51CBEC5D" w14:textId="3A5D9CA8" w:rsidR="00A81020" w:rsidRPr="00031A77" w:rsidRDefault="00000000">
      <w:pPr>
        <w:pStyle w:val="CERESBody"/>
        <w:numPr>
          <w:ilvl w:val="0"/>
          <w:numId w:val="90"/>
        </w:numPr>
        <w:spacing w:after="80"/>
        <w:jc w:val="both"/>
        <w:rPr>
          <w:lang w:val="fr-FR"/>
        </w:rPr>
      </w:pPr>
      <w:r w:rsidRPr="00031A77">
        <w:rPr>
          <w:lang w:val="fr-FR"/>
        </w:rPr>
        <w:t xml:space="preserve">Niveau </w:t>
      </w:r>
      <w:proofErr w:type="gramStart"/>
      <w:r w:rsidR="00D7242D" w:rsidRPr="00031A77">
        <w:rPr>
          <w:lang w:val="fr-FR"/>
        </w:rPr>
        <w:t>5:</w:t>
      </w:r>
      <w:proofErr w:type="gramEnd"/>
      <w:r w:rsidRPr="00031A77">
        <w:rPr>
          <w:lang w:val="fr-FR"/>
        </w:rPr>
        <w:t xml:space="preserve"> Contrôleur de Gestion, Responsable DVP, Responsable BOE, Coordinateur Pédagogique, Responsable de Projet</w:t>
      </w:r>
    </w:p>
    <w:p w14:paraId="173797C2" w14:textId="7242D306" w:rsidR="00A81020" w:rsidRDefault="00000000">
      <w:pPr>
        <w:pStyle w:val="CERESBody"/>
        <w:numPr>
          <w:ilvl w:val="0"/>
          <w:numId w:val="90"/>
        </w:numPr>
        <w:spacing w:after="80"/>
        <w:jc w:val="both"/>
      </w:pPr>
      <w:proofErr w:type="spellStart"/>
      <w:r>
        <w:t>Niveau</w:t>
      </w:r>
      <w:proofErr w:type="spellEnd"/>
      <w:r>
        <w:t xml:space="preserve"> </w:t>
      </w:r>
      <w:r w:rsidR="00D7242D">
        <w:t>6:</w:t>
      </w:r>
      <w:r>
        <w:t xml:space="preserve"> Responsable de service</w:t>
      </w:r>
    </w:p>
    <w:p w14:paraId="4AC5BD80" w14:textId="77777777" w:rsidR="00A81020" w:rsidRPr="00031A77" w:rsidRDefault="00000000" w:rsidP="00334F3C">
      <w:pPr>
        <w:pStyle w:val="CERESBody"/>
        <w:spacing w:after="80"/>
        <w:jc w:val="both"/>
        <w:rPr>
          <w:lang w:val="fr-FR"/>
        </w:rPr>
      </w:pPr>
      <w:r w:rsidRPr="00031A77">
        <w:rPr>
          <w:lang w:val="fr-FR"/>
        </w:rPr>
        <w:t>Le DPR en collaboration avec l’équipe RH tient à jour l’organigramme, les attributions nominatives des postes, les rattachements hiérarchiques et les périmètres de responsabilité.</w:t>
      </w:r>
    </w:p>
    <w:p w14:paraId="1F03B10B" w14:textId="77777777" w:rsidR="00A81020" w:rsidRPr="00031A77" w:rsidRDefault="00000000" w:rsidP="00334F3C">
      <w:pPr>
        <w:pStyle w:val="CERESBody"/>
        <w:spacing w:after="80"/>
        <w:jc w:val="both"/>
        <w:rPr>
          <w:lang w:val="fr-FR"/>
        </w:rPr>
      </w:pPr>
      <w:r w:rsidRPr="00031A77">
        <w:rPr>
          <w:lang w:val="fr-FR"/>
        </w:rPr>
        <w:t>Le Service RH assure sa diffusion.</w:t>
      </w:r>
    </w:p>
    <w:p w14:paraId="6BABA8CB" w14:textId="2948DEB0" w:rsidR="00A81020" w:rsidRDefault="00000000" w:rsidP="00F869EE">
      <w:pPr>
        <w:pStyle w:val="Titre3"/>
      </w:pPr>
      <w:bookmarkStart w:id="303" w:name="_Toc223448253"/>
      <w:r>
        <w:t>Cantine du Personnel</w:t>
      </w:r>
      <w:bookmarkEnd w:id="303"/>
    </w:p>
    <w:p w14:paraId="33775D9F" w14:textId="77777777" w:rsidR="00A81020" w:rsidRPr="00031A77" w:rsidRDefault="00000000" w:rsidP="00334F3C">
      <w:pPr>
        <w:pStyle w:val="CERESBody"/>
        <w:spacing w:after="80"/>
        <w:jc w:val="both"/>
        <w:rPr>
          <w:lang w:val="fr-FR"/>
        </w:rPr>
      </w:pPr>
      <w:r w:rsidRPr="00031A77">
        <w:rPr>
          <w:lang w:val="fr-FR"/>
        </w:rPr>
        <w:t>Chaque salarié qui travaille à plein temps bénéficie automatiquement d’un déjeuner sur place. Les éducateurs d’internat bénéficient de 2 ou 3 repas par jour vu qu’ils restent sur leur lieu de travail pendant les heures de repas. Le superviseur ou le chef de service concerné informe le Service AL en cas d’ajout, d’absence, de retard du salarié ou dans le cas où il doit manger avant l’heure.</w:t>
      </w:r>
    </w:p>
    <w:p w14:paraId="054F6991" w14:textId="77777777" w:rsidR="00A81020" w:rsidRPr="00031A77" w:rsidRDefault="00000000" w:rsidP="00334F3C">
      <w:pPr>
        <w:pStyle w:val="CERESBody"/>
        <w:spacing w:after="80"/>
        <w:jc w:val="both"/>
        <w:rPr>
          <w:lang w:val="fr-FR"/>
        </w:rPr>
      </w:pPr>
      <w:r w:rsidRPr="00031A77">
        <w:rPr>
          <w:lang w:val="fr-FR"/>
        </w:rPr>
        <w:t>Si l’employé se déplace à l’extérieur du campus ou si la cantine est fermée, il peut obtenir une prise en charge par note de frais après communication de son planning auprès de son supérieur hiérarchique. La note de frais doit être accompagnée de l’ordre de mission correspondant.</w:t>
      </w:r>
    </w:p>
    <w:p w14:paraId="52919A1E" w14:textId="6C66656B" w:rsidR="00A81020" w:rsidRDefault="00000000" w:rsidP="00F869EE">
      <w:pPr>
        <w:pStyle w:val="Titre3"/>
      </w:pPr>
      <w:bookmarkStart w:id="304" w:name="_Toc223448254"/>
      <w:proofErr w:type="spellStart"/>
      <w:r>
        <w:lastRenderedPageBreak/>
        <w:t>Déplacement</w:t>
      </w:r>
      <w:bookmarkEnd w:id="304"/>
      <w:proofErr w:type="spellEnd"/>
    </w:p>
    <w:p w14:paraId="36D264D0" w14:textId="77777777" w:rsidR="00A81020" w:rsidRPr="00031A77" w:rsidRDefault="00000000" w:rsidP="00334F3C">
      <w:pPr>
        <w:pStyle w:val="CERESBody"/>
        <w:spacing w:after="80"/>
        <w:jc w:val="both"/>
        <w:rPr>
          <w:lang w:val="fr-FR"/>
        </w:rPr>
      </w:pPr>
      <w:r w:rsidRPr="00031A77">
        <w:rPr>
          <w:lang w:val="fr-FR"/>
        </w:rPr>
        <w:t>Les déplacements professionnels sont pris en charge selon l’un des moyens suivants :</w:t>
      </w:r>
    </w:p>
    <w:p w14:paraId="40725954" w14:textId="77777777" w:rsidR="00A81020" w:rsidRDefault="00000000">
      <w:pPr>
        <w:pStyle w:val="CERESBody"/>
        <w:numPr>
          <w:ilvl w:val="0"/>
          <w:numId w:val="91"/>
        </w:numPr>
        <w:spacing w:after="80"/>
        <w:jc w:val="both"/>
      </w:pPr>
      <w:proofErr w:type="spellStart"/>
      <w:r>
        <w:t>Navette</w:t>
      </w:r>
      <w:proofErr w:type="spellEnd"/>
      <w:r>
        <w:t xml:space="preserve"> </w:t>
      </w:r>
      <w:proofErr w:type="spellStart"/>
      <w:r>
        <w:t>d’entreprise</w:t>
      </w:r>
      <w:proofErr w:type="spellEnd"/>
    </w:p>
    <w:p w14:paraId="7DD9B637" w14:textId="77777777" w:rsidR="00A81020" w:rsidRDefault="00000000">
      <w:pPr>
        <w:pStyle w:val="CERESBody"/>
        <w:numPr>
          <w:ilvl w:val="0"/>
          <w:numId w:val="91"/>
        </w:numPr>
        <w:spacing w:after="80"/>
        <w:jc w:val="both"/>
      </w:pPr>
      <w:r>
        <w:t xml:space="preserve">Véhicule de </w:t>
      </w:r>
      <w:proofErr w:type="spellStart"/>
      <w:r>
        <w:t>fonction</w:t>
      </w:r>
      <w:proofErr w:type="spellEnd"/>
    </w:p>
    <w:p w14:paraId="24305FDB" w14:textId="77777777" w:rsidR="00A81020" w:rsidRPr="00031A77" w:rsidRDefault="00000000">
      <w:pPr>
        <w:pStyle w:val="CERESBody"/>
        <w:numPr>
          <w:ilvl w:val="0"/>
          <w:numId w:val="91"/>
        </w:numPr>
        <w:spacing w:after="80"/>
        <w:jc w:val="both"/>
        <w:rPr>
          <w:lang w:val="fr-FR"/>
        </w:rPr>
      </w:pPr>
      <w:r w:rsidRPr="00031A77">
        <w:rPr>
          <w:lang w:val="fr-FR"/>
        </w:rPr>
        <w:t>Forfait déplacement (selon les dispositions prévues au contrat de travail)</w:t>
      </w:r>
    </w:p>
    <w:p w14:paraId="6EDA2268" w14:textId="77777777" w:rsidR="00A81020" w:rsidRPr="00031A77" w:rsidRDefault="00000000" w:rsidP="00334F3C">
      <w:pPr>
        <w:pStyle w:val="CERESBody"/>
        <w:spacing w:after="80"/>
        <w:jc w:val="both"/>
        <w:rPr>
          <w:lang w:val="fr-FR"/>
        </w:rPr>
      </w:pPr>
      <w:r w:rsidRPr="00031A77">
        <w:rPr>
          <w:lang w:val="fr-FR"/>
        </w:rPr>
        <w:t>Trois navettes sont mises à disposition pour le transport matin et soir vers le Campus.</w:t>
      </w:r>
    </w:p>
    <w:p w14:paraId="4166E56B" w14:textId="77777777" w:rsidR="00A81020" w:rsidRPr="00031A77" w:rsidRDefault="00000000" w:rsidP="00334F3C">
      <w:pPr>
        <w:pStyle w:val="CERESBody"/>
        <w:spacing w:after="80"/>
        <w:jc w:val="both"/>
        <w:rPr>
          <w:lang w:val="fr-FR"/>
        </w:rPr>
      </w:pPr>
      <w:r w:rsidRPr="00031A77">
        <w:rPr>
          <w:lang w:val="fr-FR"/>
        </w:rPr>
        <w:t>Le forfait déplacement est versé mensuellement avec le salaire des collaborateurs concernés.</w:t>
      </w:r>
    </w:p>
    <w:p w14:paraId="237C1A9B" w14:textId="2CAF6C1B" w:rsidR="00A81020" w:rsidRPr="00031A77" w:rsidRDefault="00000000" w:rsidP="00334F3C">
      <w:pPr>
        <w:pStyle w:val="CERESBody"/>
        <w:spacing w:after="80"/>
        <w:jc w:val="both"/>
        <w:rPr>
          <w:lang w:val="fr-FR"/>
        </w:rPr>
      </w:pPr>
      <w:r w:rsidRPr="00031A77">
        <w:rPr>
          <w:lang w:val="fr-FR"/>
        </w:rPr>
        <w:t xml:space="preserve">Pour les missions de plus d’une journée, un per diem est </w:t>
      </w:r>
      <w:proofErr w:type="gramStart"/>
      <w:r w:rsidR="00DF3B36" w:rsidRPr="00031A77">
        <w:rPr>
          <w:lang w:val="fr-FR"/>
        </w:rPr>
        <w:t>accordé:</w:t>
      </w:r>
      <w:proofErr w:type="gramEnd"/>
    </w:p>
    <w:p w14:paraId="6B1572E4" w14:textId="77777777" w:rsidR="00A81020" w:rsidRPr="00031A77" w:rsidRDefault="00000000">
      <w:pPr>
        <w:pStyle w:val="CERESBody"/>
        <w:numPr>
          <w:ilvl w:val="0"/>
          <w:numId w:val="92"/>
        </w:numPr>
        <w:spacing w:after="80"/>
        <w:jc w:val="both"/>
        <w:rPr>
          <w:lang w:val="fr-FR"/>
        </w:rPr>
      </w:pPr>
      <w:r w:rsidRPr="00031A77">
        <w:rPr>
          <w:lang w:val="fr-FR"/>
        </w:rPr>
        <w:t>65 000 Ar pour les missions avec nuitée (repas et hébergement inclus)</w:t>
      </w:r>
    </w:p>
    <w:p w14:paraId="30E572B7" w14:textId="77777777" w:rsidR="00A81020" w:rsidRPr="00031A77" w:rsidRDefault="00000000">
      <w:pPr>
        <w:pStyle w:val="CERESBody"/>
        <w:numPr>
          <w:ilvl w:val="0"/>
          <w:numId w:val="92"/>
        </w:numPr>
        <w:spacing w:after="80"/>
        <w:jc w:val="both"/>
        <w:rPr>
          <w:lang w:val="fr-FR"/>
        </w:rPr>
      </w:pPr>
      <w:r w:rsidRPr="00031A77">
        <w:rPr>
          <w:lang w:val="fr-FR"/>
        </w:rPr>
        <w:t>20 000 Ar pour les missions sans nuitée (repas uniquement)</w:t>
      </w:r>
    </w:p>
    <w:p w14:paraId="6D6EA0E2" w14:textId="7B0B2F79" w:rsidR="00A81020" w:rsidRDefault="00000000" w:rsidP="00AA4E3F">
      <w:pPr>
        <w:pStyle w:val="Titre3"/>
      </w:pPr>
      <w:bookmarkStart w:id="305" w:name="_Toc223448255"/>
      <w:proofErr w:type="spellStart"/>
      <w:r>
        <w:t>Soins</w:t>
      </w:r>
      <w:proofErr w:type="spellEnd"/>
      <w:r>
        <w:t xml:space="preserve"> </w:t>
      </w:r>
      <w:proofErr w:type="spellStart"/>
      <w:r>
        <w:t>médicaux</w:t>
      </w:r>
      <w:bookmarkEnd w:id="305"/>
      <w:proofErr w:type="spellEnd"/>
    </w:p>
    <w:p w14:paraId="481EE61A" w14:textId="77777777" w:rsidR="00A81020" w:rsidRPr="00031A77" w:rsidRDefault="00000000" w:rsidP="00334F3C">
      <w:pPr>
        <w:pStyle w:val="CERESBody"/>
        <w:spacing w:after="80"/>
        <w:jc w:val="both"/>
        <w:rPr>
          <w:lang w:val="fr-FR"/>
        </w:rPr>
      </w:pPr>
      <w:r w:rsidRPr="00031A77">
        <w:rPr>
          <w:lang w:val="fr-FR"/>
        </w:rPr>
        <w:t>Tout employé de CERES, ainsi que son conjoint et ses enfants légalement à charge, bénéficie de soins médicaux et de médicaments via le Service Médical Interentreprises (SMIE), auquel CERES est affilié.</w:t>
      </w:r>
    </w:p>
    <w:p w14:paraId="646E51C7" w14:textId="77777777" w:rsidR="00A81020" w:rsidRPr="00031A77" w:rsidRDefault="00000000" w:rsidP="00334F3C">
      <w:pPr>
        <w:pStyle w:val="CERESBody"/>
        <w:spacing w:after="80"/>
        <w:jc w:val="both"/>
        <w:rPr>
          <w:lang w:val="fr-FR"/>
        </w:rPr>
      </w:pPr>
      <w:r w:rsidRPr="00031A77">
        <w:rPr>
          <w:lang w:val="fr-FR"/>
        </w:rPr>
        <w:t>En complément des prestations offertes par le SMIE, CERES rembourse les frais médicaux non pris en charge, dans la limite des plafonds de remboursement applicables et des centres de santé autorisés, définis dans la politique salariale ou une note de service dédiée.</w:t>
      </w:r>
    </w:p>
    <w:p w14:paraId="7744336E" w14:textId="69ACE707" w:rsidR="00A81020" w:rsidRDefault="00000000" w:rsidP="00AA4E3F">
      <w:pPr>
        <w:pStyle w:val="Titre3"/>
      </w:pPr>
      <w:bookmarkStart w:id="306" w:name="_Toc223448256"/>
      <w:r>
        <w:t>Paie</w:t>
      </w:r>
      <w:bookmarkEnd w:id="306"/>
    </w:p>
    <w:p w14:paraId="0E75F1A2" w14:textId="77777777" w:rsidR="00A81020" w:rsidRPr="00031A77" w:rsidRDefault="00000000" w:rsidP="009E5A55">
      <w:pPr>
        <w:pStyle w:val="CERESBody"/>
        <w:spacing w:after="80"/>
        <w:jc w:val="both"/>
        <w:rPr>
          <w:lang w:val="fr-FR"/>
        </w:rPr>
      </w:pPr>
      <w:r w:rsidRPr="00031A77">
        <w:rPr>
          <w:lang w:val="fr-FR"/>
        </w:rPr>
        <w:t>Tous les éléments variables de paie (planning des gardiens, éducateurs, chauffeurs et vacataires) doivent être transmis au Service des Ressources Humaines (SRH) au plus tard le 11 de chaque mois, afin de permettre la mise à jour de l’état salarial et le versement des salaires le 24 du mois.</w:t>
      </w:r>
    </w:p>
    <w:p w14:paraId="02A4D2C0" w14:textId="4580D355" w:rsidR="009E5A55" w:rsidRPr="00031A77" w:rsidRDefault="009E5A55" w:rsidP="009E5A55">
      <w:pPr>
        <w:pStyle w:val="CERESBody"/>
        <w:spacing w:after="80"/>
        <w:jc w:val="both"/>
        <w:rPr>
          <w:lang w:val="fr-FR"/>
        </w:rPr>
      </w:pPr>
      <w:r w:rsidRPr="00031A77">
        <w:rPr>
          <w:lang w:val="fr-FR"/>
        </w:rPr>
        <w:t xml:space="preserve">Les salaires et toute autre somme versée à un collaborateur sont réglés par virement bancaire, sauf </w:t>
      </w:r>
      <w:proofErr w:type="spellStart"/>
      <w:r w:rsidRPr="00031A77">
        <w:rPr>
          <w:lang w:val="fr-FR"/>
        </w:rPr>
        <w:t>derogation</w:t>
      </w:r>
      <w:proofErr w:type="spellEnd"/>
      <w:r w:rsidRPr="00031A77">
        <w:rPr>
          <w:lang w:val="fr-FR"/>
        </w:rPr>
        <w:t xml:space="preserve"> validée par </w:t>
      </w:r>
      <w:proofErr w:type="spellStart"/>
      <w:r w:rsidRPr="00031A77">
        <w:rPr>
          <w:lang w:val="fr-FR"/>
        </w:rPr>
        <w:t>laDirection</w:t>
      </w:r>
      <w:proofErr w:type="spellEnd"/>
      <w:r w:rsidRPr="00031A77">
        <w:rPr>
          <w:lang w:val="fr-FR"/>
        </w:rPr>
        <w:t xml:space="preserve"> des Programmes et Ressources (DPR).</w:t>
      </w:r>
    </w:p>
    <w:p w14:paraId="5DC39244" w14:textId="7A382B95" w:rsidR="00A81020" w:rsidRPr="00031A77" w:rsidRDefault="00000000" w:rsidP="009E5A55">
      <w:pPr>
        <w:pStyle w:val="CERESBody"/>
        <w:spacing w:after="80"/>
        <w:jc w:val="both"/>
        <w:rPr>
          <w:lang w:val="fr-FR"/>
        </w:rPr>
      </w:pPr>
      <w:r w:rsidRPr="00031A77">
        <w:rPr>
          <w:lang w:val="fr-FR"/>
        </w:rPr>
        <w:t>Durant la période d’essai, un nouveau collaborateur peut exceptionnellement être payé par chèque.</w:t>
      </w:r>
    </w:p>
    <w:p w14:paraId="32CF204F" w14:textId="6F006500" w:rsidR="00A81020" w:rsidRPr="00031A77" w:rsidRDefault="00000000" w:rsidP="009E5A55">
      <w:pPr>
        <w:pStyle w:val="CERESBody"/>
        <w:spacing w:after="80"/>
        <w:jc w:val="both"/>
        <w:rPr>
          <w:lang w:val="fr-FR"/>
        </w:rPr>
      </w:pPr>
      <w:r w:rsidRPr="00031A77">
        <w:rPr>
          <w:lang w:val="fr-FR"/>
        </w:rPr>
        <w:t xml:space="preserve">Chaque collaborateur doit signer et récupérer sa fiche de paie auprès du SRH avant le 5 du mois. Pour les gardiens, les fiches sont remises par leur superviseur, et un bordereau de remise est signé </w:t>
      </w:r>
      <w:r w:rsidR="00334F3C" w:rsidRPr="00031A77">
        <w:rPr>
          <w:lang w:val="fr-FR"/>
        </w:rPr>
        <w:t xml:space="preserve">par les </w:t>
      </w:r>
      <w:proofErr w:type="spellStart"/>
      <w:r w:rsidR="00334F3C" w:rsidRPr="00031A77">
        <w:rPr>
          <w:lang w:val="fr-FR"/>
        </w:rPr>
        <w:t>interessés</w:t>
      </w:r>
      <w:proofErr w:type="spellEnd"/>
      <w:r w:rsidR="00334F3C" w:rsidRPr="00031A77">
        <w:rPr>
          <w:lang w:val="fr-FR"/>
        </w:rPr>
        <w:t xml:space="preserve"> en guise d’accusé de </w:t>
      </w:r>
      <w:proofErr w:type="spellStart"/>
      <w:r w:rsidR="00334F3C" w:rsidRPr="00031A77">
        <w:rPr>
          <w:lang w:val="fr-FR"/>
        </w:rPr>
        <w:t>reception</w:t>
      </w:r>
      <w:proofErr w:type="spellEnd"/>
      <w:r w:rsidR="00334F3C" w:rsidRPr="00031A77">
        <w:rPr>
          <w:lang w:val="fr-FR"/>
        </w:rPr>
        <w:t xml:space="preserve">. </w:t>
      </w:r>
      <w:r w:rsidRPr="00031A77">
        <w:rPr>
          <w:lang w:val="fr-FR"/>
        </w:rPr>
        <w:t>Les fiches de paie sont classées et archivées pendant 10 ans par le SRH.</w:t>
      </w:r>
    </w:p>
    <w:p w14:paraId="4D8CDB01" w14:textId="4B3ECB71" w:rsidR="00AA64B5" w:rsidRDefault="00000000" w:rsidP="00AA4E3F">
      <w:pPr>
        <w:pStyle w:val="CERESBody"/>
        <w:spacing w:after="80"/>
        <w:jc w:val="both"/>
      </w:pPr>
      <w:r w:rsidRPr="00031A77">
        <w:rPr>
          <w:lang w:val="fr-FR"/>
        </w:rPr>
        <w:t xml:space="preserve">Le Programme CERES octroie une gratification mensuelle de 50 000 Ariary net aux stagiaires. </w:t>
      </w:r>
      <w:r>
        <w:t xml:space="preserve">Cette gratification ne </w:t>
      </w:r>
      <w:proofErr w:type="spellStart"/>
      <w:r>
        <w:t>s’applique</w:t>
      </w:r>
      <w:proofErr w:type="spellEnd"/>
      <w:r>
        <w:t xml:space="preserve"> pas aux stages </w:t>
      </w:r>
      <w:proofErr w:type="spellStart"/>
      <w:r>
        <w:t>d’observation</w:t>
      </w:r>
      <w:proofErr w:type="spellEnd"/>
      <w:r>
        <w:t>.</w:t>
      </w:r>
    </w:p>
    <w:p w14:paraId="487A3DD8" w14:textId="6D185F6C" w:rsidR="00A81020" w:rsidRDefault="00000000" w:rsidP="00AA4E3F">
      <w:pPr>
        <w:pStyle w:val="Titre3"/>
      </w:pPr>
      <w:bookmarkStart w:id="307" w:name="_Toc223448257"/>
      <w:proofErr w:type="spellStart"/>
      <w:r>
        <w:t>Majorations</w:t>
      </w:r>
      <w:proofErr w:type="spellEnd"/>
      <w:r>
        <w:t xml:space="preserve">, </w:t>
      </w:r>
      <w:proofErr w:type="spellStart"/>
      <w:r>
        <w:t>heures</w:t>
      </w:r>
      <w:proofErr w:type="spellEnd"/>
      <w:r>
        <w:t xml:space="preserve"> </w:t>
      </w:r>
      <w:proofErr w:type="spellStart"/>
      <w:r>
        <w:t>supplémentaires</w:t>
      </w:r>
      <w:proofErr w:type="spellEnd"/>
      <w:r>
        <w:t xml:space="preserve"> et </w:t>
      </w:r>
      <w:proofErr w:type="spellStart"/>
      <w:r>
        <w:t>récupérations</w:t>
      </w:r>
      <w:bookmarkEnd w:id="307"/>
      <w:proofErr w:type="spellEnd"/>
    </w:p>
    <w:p w14:paraId="14A36A27" w14:textId="77777777" w:rsidR="00A81020" w:rsidRPr="00031A77" w:rsidRDefault="00000000" w:rsidP="00FC2AB2">
      <w:pPr>
        <w:pStyle w:val="CERESBody"/>
        <w:spacing w:after="80"/>
        <w:jc w:val="both"/>
        <w:rPr>
          <w:lang w:val="fr-FR"/>
        </w:rPr>
      </w:pPr>
      <w:r w:rsidRPr="00031A77">
        <w:rPr>
          <w:lang w:val="fr-FR"/>
        </w:rPr>
        <w:t>Les gardiens et les chauffeurs peuvent être amenés, sur demande et avec l’accord de la hiérarchie, à effectuer des heures supplémentaires, conformément aux dispositions de l’article 109, alinéa 2 du Code du Travail, et dans le respect de la législation en vigueur.</w:t>
      </w:r>
    </w:p>
    <w:p w14:paraId="5C2C161C" w14:textId="77777777" w:rsidR="00A81020" w:rsidRPr="00031A77" w:rsidRDefault="00000000" w:rsidP="00FC2AB2">
      <w:pPr>
        <w:pStyle w:val="CERESBody"/>
        <w:spacing w:after="80"/>
        <w:jc w:val="both"/>
        <w:rPr>
          <w:lang w:val="fr-FR"/>
        </w:rPr>
      </w:pPr>
      <w:r w:rsidRPr="00031A77">
        <w:rPr>
          <w:lang w:val="fr-FR"/>
        </w:rPr>
        <w:t>Les éducateurs, gardiens et chauffeurs bénéficient de majorations pour travail de nuit, travail le dimanche ou travail les jours fériés en fonction de leur emploi du temps effectif.</w:t>
      </w:r>
    </w:p>
    <w:p w14:paraId="22591600" w14:textId="77777777" w:rsidR="00A81020" w:rsidRPr="00031A77" w:rsidRDefault="00000000" w:rsidP="00FC2AB2">
      <w:pPr>
        <w:pStyle w:val="CERESBody"/>
        <w:spacing w:after="80"/>
        <w:jc w:val="both"/>
        <w:rPr>
          <w:lang w:val="fr-FR"/>
        </w:rPr>
      </w:pPr>
      <w:r w:rsidRPr="00031A77">
        <w:rPr>
          <w:lang w:val="fr-FR"/>
        </w:rPr>
        <w:lastRenderedPageBreak/>
        <w:t>Les majorations pour travail de nuit, de dimanche ou de jour férié ne sont pas cumulables entre elles : seule la plus avantageuse est appliquée. En revanche, elles peuvent s’ajouter aux majorations pour heures supplémentaires, lorsque celles-ci sont effectuées pendant les périodes concernées.</w:t>
      </w:r>
    </w:p>
    <w:p w14:paraId="4EADD212" w14:textId="77777777" w:rsidR="00A81020" w:rsidRPr="00031A77" w:rsidRDefault="00000000" w:rsidP="00FC2AB2">
      <w:pPr>
        <w:pStyle w:val="CERESBody"/>
        <w:spacing w:after="80"/>
        <w:jc w:val="both"/>
        <w:rPr>
          <w:lang w:val="fr-FR"/>
        </w:rPr>
      </w:pPr>
      <w:r w:rsidRPr="00031A77">
        <w:rPr>
          <w:lang w:val="fr-FR"/>
        </w:rPr>
        <w:t>Tout collaborateur amené à travailler au-delà des horaires légaux ou en dehors de ses plages habituelles peut bénéficier de temps de récupération, sous réserve de l’accord préalable de son superviseur.</w:t>
      </w:r>
    </w:p>
    <w:p w14:paraId="7D60CEBB" w14:textId="77777777" w:rsidR="00A81020" w:rsidRPr="00031A77" w:rsidRDefault="00000000" w:rsidP="00FC2AB2">
      <w:pPr>
        <w:pStyle w:val="CERESBody"/>
        <w:spacing w:after="80"/>
        <w:jc w:val="both"/>
        <w:rPr>
          <w:lang w:val="fr-FR"/>
        </w:rPr>
      </w:pPr>
      <w:r w:rsidRPr="00031A77">
        <w:rPr>
          <w:lang w:val="fr-FR"/>
        </w:rPr>
        <w:t>Le collaborateur devra compléter une fiche de récupération, la faire valider par son superviseur, puis la transmettre au service des ressources humaines pour enregistrement de ses droits et autorisation d'utilisation des jours ou demi-journées acquis.</w:t>
      </w:r>
    </w:p>
    <w:p w14:paraId="05E7E61B" w14:textId="68AD95AA" w:rsidR="00A81020" w:rsidRPr="00031A77" w:rsidRDefault="00000000" w:rsidP="00FC2AB2">
      <w:pPr>
        <w:pStyle w:val="CERESBody"/>
        <w:spacing w:after="80"/>
        <w:jc w:val="both"/>
        <w:rPr>
          <w:lang w:val="fr-FR"/>
        </w:rPr>
      </w:pPr>
      <w:r w:rsidRPr="00031A77">
        <w:rPr>
          <w:lang w:val="fr-FR"/>
        </w:rPr>
        <w:t xml:space="preserve">Les modalités de gain de récupération, en cas de travail en dehors des horaires habituels, sont précisées comme </w:t>
      </w:r>
      <w:proofErr w:type="gramStart"/>
      <w:r w:rsidR="00DF3B36" w:rsidRPr="00031A77">
        <w:rPr>
          <w:lang w:val="fr-FR"/>
        </w:rPr>
        <w:t>suit:</w:t>
      </w:r>
      <w:proofErr w:type="gramEnd"/>
    </w:p>
    <w:p w14:paraId="2C734B30" w14:textId="77777777" w:rsidR="00A81020" w:rsidRPr="00031A77" w:rsidRDefault="00000000" w:rsidP="00FC2AB2">
      <w:pPr>
        <w:pStyle w:val="CERESBody"/>
        <w:spacing w:after="80"/>
        <w:jc w:val="both"/>
        <w:rPr>
          <w:lang w:val="fr-FR"/>
        </w:rPr>
      </w:pPr>
      <w:r w:rsidRPr="00031A77">
        <w:rPr>
          <w:lang w:val="fr-FR"/>
        </w:rPr>
        <w:t xml:space="preserve">Pour un </w:t>
      </w:r>
      <w:r w:rsidRPr="00031A77">
        <w:rPr>
          <w:b/>
          <w:bCs/>
          <w:lang w:val="fr-FR"/>
        </w:rPr>
        <w:t>travail ponctuel d’une heure</w:t>
      </w:r>
      <w:r w:rsidRPr="00031A77">
        <w:rPr>
          <w:lang w:val="fr-FR"/>
        </w:rPr>
        <w:t>, la récupération s’effectue directement en accord avec le responsable hiérarchique (N+1), sans fiche à remplir. Elle doit être utilisée dans un délai maximal d’une semaine, sans possibilité de report ni de cumul.</w:t>
      </w:r>
    </w:p>
    <w:p w14:paraId="5E183ED0" w14:textId="77777777" w:rsidR="00A81020" w:rsidRPr="00031A77" w:rsidRDefault="00000000" w:rsidP="00FC2AB2">
      <w:pPr>
        <w:pStyle w:val="CERESBody"/>
        <w:spacing w:after="80"/>
        <w:jc w:val="both"/>
        <w:rPr>
          <w:lang w:val="fr-FR"/>
        </w:rPr>
      </w:pPr>
      <w:r w:rsidRPr="00031A77">
        <w:rPr>
          <w:lang w:val="fr-FR"/>
        </w:rPr>
        <w:t xml:space="preserve">Pour </w:t>
      </w:r>
      <w:r w:rsidRPr="00031A77">
        <w:rPr>
          <w:b/>
          <w:bCs/>
          <w:lang w:val="fr-FR"/>
        </w:rPr>
        <w:t>quatre heures consécutives de travail</w:t>
      </w:r>
      <w:r w:rsidRPr="00031A77">
        <w:rPr>
          <w:lang w:val="fr-FR"/>
        </w:rPr>
        <w:t xml:space="preserve">, une </w:t>
      </w:r>
      <w:r w:rsidRPr="00031A77">
        <w:rPr>
          <w:b/>
          <w:bCs/>
          <w:lang w:val="fr-FR"/>
        </w:rPr>
        <w:t>demi-journée de récupération</w:t>
      </w:r>
      <w:r w:rsidRPr="00031A77">
        <w:rPr>
          <w:lang w:val="fr-FR"/>
        </w:rPr>
        <w:t xml:space="preserve"> est accordée.</w:t>
      </w:r>
    </w:p>
    <w:p w14:paraId="632E8B40" w14:textId="290C479C" w:rsidR="00A81020" w:rsidRPr="00031A77" w:rsidRDefault="00000000" w:rsidP="00FC2AB2">
      <w:pPr>
        <w:pStyle w:val="CERESBody"/>
        <w:spacing w:after="80"/>
        <w:jc w:val="both"/>
        <w:rPr>
          <w:lang w:val="fr-FR"/>
        </w:rPr>
      </w:pPr>
      <w:r w:rsidRPr="00031A77">
        <w:rPr>
          <w:lang w:val="fr-FR"/>
        </w:rPr>
        <w:t xml:space="preserve">En cas de </w:t>
      </w:r>
      <w:r w:rsidRPr="00031A77">
        <w:rPr>
          <w:b/>
          <w:bCs/>
          <w:lang w:val="fr-FR"/>
        </w:rPr>
        <w:t xml:space="preserve">travail effectué un jour </w:t>
      </w:r>
      <w:proofErr w:type="gramStart"/>
      <w:r w:rsidR="00BA6F0A" w:rsidRPr="00031A77">
        <w:rPr>
          <w:b/>
          <w:bCs/>
          <w:lang w:val="fr-FR"/>
        </w:rPr>
        <w:t>férié</w:t>
      </w:r>
      <w:r w:rsidR="00BA6F0A" w:rsidRPr="00031A77">
        <w:rPr>
          <w:lang w:val="fr-FR"/>
        </w:rPr>
        <w:t>:</w:t>
      </w:r>
      <w:proofErr w:type="gramEnd"/>
    </w:p>
    <w:p w14:paraId="0BA1005A" w14:textId="77777777" w:rsidR="00A81020" w:rsidRPr="00031A77" w:rsidRDefault="00000000" w:rsidP="00FC2AB2">
      <w:pPr>
        <w:pStyle w:val="CERESBody"/>
        <w:spacing w:after="80"/>
        <w:jc w:val="both"/>
        <w:rPr>
          <w:lang w:val="fr-FR"/>
        </w:rPr>
      </w:pPr>
      <w:r w:rsidRPr="00031A77">
        <w:rPr>
          <w:lang w:val="fr-FR"/>
        </w:rPr>
        <w:t xml:space="preserve">Une </w:t>
      </w:r>
      <w:r w:rsidRPr="00031A77">
        <w:rPr>
          <w:b/>
          <w:bCs/>
          <w:lang w:val="fr-FR"/>
        </w:rPr>
        <w:t>journée complète travaillée</w:t>
      </w:r>
      <w:r w:rsidRPr="00031A77">
        <w:rPr>
          <w:lang w:val="fr-FR"/>
        </w:rPr>
        <w:t xml:space="preserve"> donne droit à </w:t>
      </w:r>
      <w:r w:rsidRPr="00031A77">
        <w:rPr>
          <w:b/>
          <w:bCs/>
          <w:lang w:val="fr-FR"/>
        </w:rPr>
        <w:t>trois demi-journées</w:t>
      </w:r>
      <w:r w:rsidRPr="00031A77">
        <w:rPr>
          <w:lang w:val="fr-FR"/>
        </w:rPr>
        <w:t xml:space="preserve"> de récupération.</w:t>
      </w:r>
    </w:p>
    <w:p w14:paraId="3A9737F7" w14:textId="77777777" w:rsidR="00A81020" w:rsidRPr="00031A77" w:rsidRDefault="00000000" w:rsidP="00FC2AB2">
      <w:pPr>
        <w:pStyle w:val="CERESBody"/>
        <w:spacing w:after="80"/>
        <w:jc w:val="both"/>
        <w:rPr>
          <w:lang w:val="fr-FR"/>
        </w:rPr>
      </w:pPr>
      <w:r w:rsidRPr="00031A77">
        <w:rPr>
          <w:lang w:val="fr-FR"/>
        </w:rPr>
        <w:t xml:space="preserve">Une </w:t>
      </w:r>
      <w:r w:rsidRPr="00031A77">
        <w:rPr>
          <w:b/>
          <w:bCs/>
          <w:lang w:val="fr-FR"/>
        </w:rPr>
        <w:t>demi-journée travaillée</w:t>
      </w:r>
      <w:r w:rsidRPr="00031A77">
        <w:rPr>
          <w:lang w:val="fr-FR"/>
        </w:rPr>
        <w:t xml:space="preserve"> donne droit à </w:t>
      </w:r>
      <w:r w:rsidRPr="00031A77">
        <w:rPr>
          <w:b/>
          <w:bCs/>
          <w:lang w:val="fr-FR"/>
        </w:rPr>
        <w:t>deux demi-journées</w:t>
      </w:r>
      <w:r w:rsidRPr="00031A77">
        <w:rPr>
          <w:lang w:val="fr-FR"/>
        </w:rPr>
        <w:t xml:space="preserve"> de récupération.</w:t>
      </w:r>
    </w:p>
    <w:p w14:paraId="564ACC35" w14:textId="77777777" w:rsidR="00A81020" w:rsidRPr="00031A77" w:rsidRDefault="00000000" w:rsidP="00FC2AB2">
      <w:pPr>
        <w:pStyle w:val="CERESBody"/>
        <w:spacing w:after="80"/>
        <w:jc w:val="both"/>
        <w:rPr>
          <w:lang w:val="fr-FR"/>
        </w:rPr>
      </w:pPr>
      <w:r w:rsidRPr="00031A77">
        <w:rPr>
          <w:lang w:val="fr-FR"/>
        </w:rPr>
        <w:t xml:space="preserve">Lors d’une </w:t>
      </w:r>
      <w:r w:rsidRPr="00031A77">
        <w:rPr>
          <w:b/>
          <w:bCs/>
          <w:lang w:val="fr-FR"/>
        </w:rPr>
        <w:t>mission avec nuitée à l’extérieur</w:t>
      </w:r>
      <w:r w:rsidRPr="00031A77">
        <w:rPr>
          <w:lang w:val="fr-FR"/>
        </w:rPr>
        <w:t xml:space="preserve">, accompagnée d’un travail en soirée ou avant 8h, une </w:t>
      </w:r>
      <w:r w:rsidRPr="00031A77">
        <w:rPr>
          <w:b/>
          <w:bCs/>
          <w:lang w:val="fr-FR"/>
        </w:rPr>
        <w:t>demi-journée</w:t>
      </w:r>
      <w:r w:rsidRPr="00031A77">
        <w:rPr>
          <w:lang w:val="fr-FR"/>
        </w:rPr>
        <w:t xml:space="preserve"> de récupération est accordée.</w:t>
      </w:r>
    </w:p>
    <w:p w14:paraId="0E88E00E" w14:textId="77777777" w:rsidR="00A81020" w:rsidRPr="00031A77" w:rsidRDefault="00000000" w:rsidP="00FC2AB2">
      <w:pPr>
        <w:pStyle w:val="CERESBody"/>
        <w:spacing w:after="80"/>
        <w:jc w:val="both"/>
        <w:rPr>
          <w:lang w:val="fr-FR"/>
        </w:rPr>
      </w:pPr>
      <w:r w:rsidRPr="00031A77">
        <w:rPr>
          <w:lang w:val="fr-FR"/>
        </w:rPr>
        <w:t xml:space="preserve">Une </w:t>
      </w:r>
      <w:r w:rsidRPr="00031A77">
        <w:rPr>
          <w:b/>
          <w:bCs/>
          <w:lang w:val="fr-FR"/>
        </w:rPr>
        <w:t>demi-journée</w:t>
      </w:r>
      <w:r w:rsidRPr="00031A77">
        <w:rPr>
          <w:lang w:val="fr-FR"/>
        </w:rPr>
        <w:t xml:space="preserve"> </w:t>
      </w:r>
      <w:r w:rsidRPr="00031A77">
        <w:rPr>
          <w:b/>
          <w:bCs/>
          <w:lang w:val="fr-FR"/>
        </w:rPr>
        <w:t>travaillée en dehors des jours ouvrés</w:t>
      </w:r>
      <w:r w:rsidRPr="00031A77">
        <w:rPr>
          <w:lang w:val="fr-FR"/>
        </w:rPr>
        <w:t xml:space="preserve"> (ex. samedi ou dimanche) donne également droit à </w:t>
      </w:r>
      <w:r w:rsidRPr="00031A77">
        <w:rPr>
          <w:b/>
          <w:bCs/>
          <w:lang w:val="fr-FR"/>
        </w:rPr>
        <w:t>une</w:t>
      </w:r>
      <w:r w:rsidRPr="00031A77">
        <w:rPr>
          <w:lang w:val="fr-FR"/>
        </w:rPr>
        <w:t xml:space="preserve"> </w:t>
      </w:r>
      <w:r w:rsidRPr="00031A77">
        <w:rPr>
          <w:b/>
          <w:bCs/>
          <w:lang w:val="fr-FR"/>
        </w:rPr>
        <w:t>demi-journée de récupération</w:t>
      </w:r>
      <w:r w:rsidRPr="00031A77">
        <w:rPr>
          <w:lang w:val="fr-FR"/>
        </w:rPr>
        <w:t>.</w:t>
      </w:r>
    </w:p>
    <w:p w14:paraId="3408218C" w14:textId="77777777" w:rsidR="00A81020" w:rsidRPr="00031A77" w:rsidRDefault="00000000" w:rsidP="00FC2AB2">
      <w:pPr>
        <w:pStyle w:val="CERESBody"/>
        <w:spacing w:after="80"/>
        <w:jc w:val="both"/>
        <w:rPr>
          <w:lang w:val="fr-FR"/>
        </w:rPr>
      </w:pPr>
      <w:r w:rsidRPr="00031A77">
        <w:rPr>
          <w:lang w:val="fr-FR"/>
        </w:rPr>
        <w:t>Enfin, une soirée avec nuitée hors du domicile, dans le cadre d’une mission incluant un travail en soirée ou avant 8h, ouvre droit à une demi-journée de récupération.</w:t>
      </w:r>
    </w:p>
    <w:p w14:paraId="36FBD4FF" w14:textId="77777777" w:rsidR="00A81020" w:rsidRPr="00031A77" w:rsidRDefault="00A81020" w:rsidP="00FC2AB2">
      <w:pPr>
        <w:pStyle w:val="CERESBody"/>
        <w:jc w:val="both"/>
        <w:rPr>
          <w:lang w:val="fr-FR"/>
        </w:rPr>
      </w:pPr>
    </w:p>
    <w:p w14:paraId="76270C02" w14:textId="77777777" w:rsidR="00A81020" w:rsidRPr="00031A77" w:rsidRDefault="00000000" w:rsidP="00FC2AB2">
      <w:pPr>
        <w:pStyle w:val="CERESBody"/>
        <w:spacing w:after="80"/>
        <w:jc w:val="both"/>
        <w:rPr>
          <w:lang w:val="fr-FR"/>
        </w:rPr>
      </w:pPr>
      <w:r w:rsidRPr="00031A77">
        <w:rPr>
          <w:lang w:val="fr-FR"/>
        </w:rPr>
        <w:t>Les jours de récupération sont cumulables sur une période d’un mois à compter de leur acquisition. Il appartient à chaque collaborateur, en concertation avec son superviseur, de veiller à leur liquidation dans ce délai. À défaut, les jours non utilisés seront annulés, et le solde sera remis à zéro au début du mois suivant.</w:t>
      </w:r>
    </w:p>
    <w:p w14:paraId="53048C9B" w14:textId="3CB610C4" w:rsidR="00A81020" w:rsidRDefault="00000000" w:rsidP="00AA4E3F">
      <w:pPr>
        <w:pStyle w:val="Titre3"/>
      </w:pPr>
      <w:bookmarkStart w:id="308" w:name="_Toc223448258"/>
      <w:proofErr w:type="spellStart"/>
      <w:r>
        <w:t>Avances</w:t>
      </w:r>
      <w:proofErr w:type="spellEnd"/>
      <w:r>
        <w:t xml:space="preserve"> </w:t>
      </w:r>
      <w:proofErr w:type="spellStart"/>
      <w:r>
        <w:t>permanentes</w:t>
      </w:r>
      <w:bookmarkEnd w:id="308"/>
      <w:proofErr w:type="spellEnd"/>
    </w:p>
    <w:p w14:paraId="7092F517" w14:textId="77777777" w:rsidR="00A81020" w:rsidRPr="00031A77" w:rsidRDefault="00000000" w:rsidP="00FC2AB2">
      <w:pPr>
        <w:pStyle w:val="CERESBody"/>
        <w:spacing w:after="80"/>
        <w:jc w:val="both"/>
        <w:rPr>
          <w:lang w:val="fr-FR"/>
        </w:rPr>
      </w:pPr>
      <w:r w:rsidRPr="00031A77">
        <w:rPr>
          <w:lang w:val="fr-FR"/>
        </w:rPr>
        <w:t>Des avances permanentes sont versées aux salariés qui engagent personnellement des dépenses pour PROMES. Le montant qui doit être inférieur au salaire mensuel du salarié, est fixé par le supérieur hiérarchique et communiqué au Responsable Financier pour validation et exécution. Un reçu est signé par le salarié. Les notes de frais sont ensuite remboursées en totalité sans retranchement du montant de l’avance, de manière à la rendre permanente.</w:t>
      </w:r>
    </w:p>
    <w:p w14:paraId="50D16AF1" w14:textId="77777777" w:rsidR="00A81020" w:rsidRPr="00031A77" w:rsidRDefault="00000000" w:rsidP="00FC2AB2">
      <w:pPr>
        <w:pStyle w:val="CERESBody"/>
        <w:spacing w:after="80"/>
        <w:jc w:val="both"/>
        <w:rPr>
          <w:lang w:val="fr-FR"/>
        </w:rPr>
      </w:pPr>
      <w:r w:rsidRPr="00031A77">
        <w:rPr>
          <w:lang w:val="fr-FR"/>
        </w:rPr>
        <w:t>Toutes les dépenses devront être justifiées par des factures. Les dépenses qui dépassent le montant total de l’avance permanente sont soumises à validation préalable du Chef de Service concerné.</w:t>
      </w:r>
    </w:p>
    <w:p w14:paraId="0D00757F" w14:textId="77777777" w:rsidR="00A81020" w:rsidRPr="00031A77" w:rsidRDefault="00000000" w:rsidP="00FC2AB2">
      <w:pPr>
        <w:pStyle w:val="CERESBody"/>
        <w:spacing w:after="80"/>
        <w:jc w:val="both"/>
        <w:rPr>
          <w:lang w:val="fr-FR"/>
        </w:rPr>
      </w:pPr>
      <w:r w:rsidRPr="00031A77">
        <w:rPr>
          <w:lang w:val="fr-FR"/>
        </w:rPr>
        <w:lastRenderedPageBreak/>
        <w:t>Le salarié doit rembourser l’avance au plus tard en fin de contrat, avant le paiement de son solde de tout compte.</w:t>
      </w:r>
    </w:p>
    <w:p w14:paraId="65A849B9" w14:textId="331D948B" w:rsidR="00A81020" w:rsidRDefault="00000000" w:rsidP="00AA4E3F">
      <w:pPr>
        <w:pStyle w:val="Titre3"/>
      </w:pPr>
      <w:bookmarkStart w:id="309" w:name="_Toc223448259"/>
      <w:r>
        <w:t>Evaluations/</w:t>
      </w:r>
      <w:proofErr w:type="spellStart"/>
      <w:r>
        <w:t>Entretiens</w:t>
      </w:r>
      <w:bookmarkEnd w:id="309"/>
      <w:proofErr w:type="spellEnd"/>
    </w:p>
    <w:p w14:paraId="04212E14" w14:textId="298647C1" w:rsidR="00A81020" w:rsidRPr="00C65F7E" w:rsidRDefault="00000000" w:rsidP="00FC2AB2">
      <w:pPr>
        <w:pStyle w:val="CERESBody"/>
        <w:spacing w:after="80"/>
        <w:jc w:val="both"/>
        <w:rPr>
          <w:b/>
          <w:bCs/>
        </w:rPr>
      </w:pPr>
      <w:proofErr w:type="spellStart"/>
      <w:r w:rsidRPr="00C65F7E">
        <w:rPr>
          <w:b/>
          <w:bCs/>
        </w:rPr>
        <w:t>L’évaluation</w:t>
      </w:r>
      <w:proofErr w:type="spellEnd"/>
      <w:r w:rsidRPr="00C65F7E">
        <w:rPr>
          <w:b/>
          <w:bCs/>
        </w:rPr>
        <w:t xml:space="preserve"> </w:t>
      </w:r>
      <w:proofErr w:type="spellStart"/>
      <w:r w:rsidRPr="00C65F7E">
        <w:rPr>
          <w:b/>
          <w:bCs/>
        </w:rPr>
        <w:t>annuelle</w:t>
      </w:r>
      <w:proofErr w:type="spellEnd"/>
      <w:r w:rsidRPr="00C65F7E">
        <w:rPr>
          <w:b/>
          <w:bCs/>
        </w:rPr>
        <w:t xml:space="preserve">/ Entretien </w:t>
      </w:r>
      <w:proofErr w:type="spellStart"/>
      <w:r w:rsidR="00C65F7E" w:rsidRPr="00C65F7E">
        <w:rPr>
          <w:b/>
          <w:bCs/>
        </w:rPr>
        <w:t>annuel</w:t>
      </w:r>
      <w:proofErr w:type="spellEnd"/>
      <w:r w:rsidR="00C65F7E" w:rsidRPr="00C65F7E">
        <w:rPr>
          <w:b/>
          <w:bCs/>
        </w:rPr>
        <w:t>:</w:t>
      </w:r>
    </w:p>
    <w:p w14:paraId="07F17003" w14:textId="1BEF7C8F" w:rsidR="00A81020" w:rsidRPr="00031A77" w:rsidRDefault="00000000" w:rsidP="00FC2AB2">
      <w:pPr>
        <w:pStyle w:val="CERESBody"/>
        <w:spacing w:after="80"/>
        <w:jc w:val="both"/>
        <w:rPr>
          <w:lang w:val="fr-FR"/>
        </w:rPr>
      </w:pPr>
      <w:r w:rsidRPr="00031A77">
        <w:rPr>
          <w:lang w:val="fr-FR"/>
        </w:rPr>
        <w:t xml:space="preserve">L’évaluation annuelle se déroule en deux </w:t>
      </w:r>
      <w:proofErr w:type="gramStart"/>
      <w:r w:rsidR="00FC2AB2" w:rsidRPr="00031A77">
        <w:rPr>
          <w:lang w:val="fr-FR"/>
        </w:rPr>
        <w:t>temps:</w:t>
      </w:r>
      <w:proofErr w:type="gramEnd"/>
      <w:r w:rsidRPr="00031A77">
        <w:rPr>
          <w:lang w:val="fr-FR"/>
        </w:rPr>
        <w:t xml:space="preserve"> d'abord un entretien entre le collaborateur et son supérieur hiérarchique, puis une évaluation de l'ensemble de l’équipe par un comité évaluateur composé de la direction, des Ressources Humaines (RH) et du chef de service.</w:t>
      </w:r>
    </w:p>
    <w:p w14:paraId="5462E626" w14:textId="77777777" w:rsidR="00A81020" w:rsidRPr="00031A77" w:rsidRDefault="00000000" w:rsidP="00FC2AB2">
      <w:pPr>
        <w:pStyle w:val="CERESBody"/>
        <w:spacing w:after="80"/>
        <w:jc w:val="both"/>
        <w:rPr>
          <w:lang w:val="fr-FR"/>
        </w:rPr>
      </w:pPr>
      <w:r w:rsidRPr="00031A77">
        <w:rPr>
          <w:b/>
          <w:bCs/>
          <w:lang w:val="fr-FR"/>
        </w:rPr>
        <w:t>La première partie de cette évaluation</w:t>
      </w:r>
      <w:r w:rsidRPr="00031A77">
        <w:rPr>
          <w:lang w:val="fr-FR"/>
        </w:rPr>
        <w:t xml:space="preserve"> est basée sur des objectifs techniques, définis conjointement entre le collaborateur et le supérieur hiérarchique direct, et représente 50 % de la prime annuelle. Ce rendez-vous permet également à chaque collaborateur d’évaluer l’impact des formations suivies au cours de l’année précédente et de définir ses besoins en formation pour l’année à venir.</w:t>
      </w:r>
    </w:p>
    <w:p w14:paraId="71242F72" w14:textId="77777777" w:rsidR="00A81020" w:rsidRPr="00031A77" w:rsidRDefault="00000000" w:rsidP="00FC2AB2">
      <w:pPr>
        <w:pStyle w:val="CERESBody"/>
        <w:spacing w:after="80"/>
        <w:jc w:val="both"/>
        <w:rPr>
          <w:lang w:val="fr-FR"/>
        </w:rPr>
      </w:pPr>
      <w:r w:rsidRPr="00031A77">
        <w:rPr>
          <w:lang w:val="fr-FR"/>
        </w:rPr>
        <w:t>Pour cela, une fiche appelée Fiche d’Entretien Annuel « FEA » (Annexe 10) sera remplie par le collaborateur. Il réalise son auto-évaluation par rapport aux objectifs fixés et précise sa plus grande fierté ou réussite, sans oublier de mentionner sa plus grande difficulté durant la période écoulée. Il dresse également au préalable quelques objectifs qu’il souhaite atteindre pour l’année à venir.</w:t>
      </w:r>
    </w:p>
    <w:p w14:paraId="143D1AFC" w14:textId="77777777" w:rsidR="00A81020" w:rsidRPr="00031A77" w:rsidRDefault="00000000" w:rsidP="00FC2AB2">
      <w:pPr>
        <w:pStyle w:val="CERESBody"/>
        <w:spacing w:after="80"/>
        <w:jc w:val="both"/>
        <w:rPr>
          <w:lang w:val="fr-FR"/>
        </w:rPr>
      </w:pPr>
      <w:r w:rsidRPr="00031A77">
        <w:rPr>
          <w:lang w:val="fr-FR"/>
        </w:rPr>
        <w:t>Le supérieur hiérarchique direct fixe la date de l’entretien avec une anticipation d’au moins 10 jours calendaires.</w:t>
      </w:r>
    </w:p>
    <w:p w14:paraId="0740DEB0" w14:textId="77777777" w:rsidR="00A81020" w:rsidRPr="00031A77" w:rsidRDefault="00000000" w:rsidP="00FC2AB2">
      <w:pPr>
        <w:pStyle w:val="CERESBody"/>
        <w:spacing w:after="80"/>
        <w:jc w:val="both"/>
        <w:rPr>
          <w:lang w:val="fr-FR"/>
        </w:rPr>
      </w:pPr>
      <w:r w:rsidRPr="00031A77">
        <w:rPr>
          <w:lang w:val="fr-FR"/>
        </w:rPr>
        <w:t>Le collaborateur envoie la fiche remplie, au moins trois jours ouvrés avant la date prévue dudit entretien pour permettre au N+1 de donner son avis.</w:t>
      </w:r>
    </w:p>
    <w:p w14:paraId="5EABAEB2" w14:textId="77777777" w:rsidR="00A81020" w:rsidRPr="00031A77" w:rsidRDefault="00000000" w:rsidP="00FC2AB2">
      <w:pPr>
        <w:pStyle w:val="CERESBody"/>
        <w:spacing w:after="80"/>
        <w:jc w:val="both"/>
        <w:rPr>
          <w:lang w:val="fr-FR"/>
        </w:rPr>
      </w:pPr>
      <w:r w:rsidRPr="00031A77">
        <w:rPr>
          <w:lang w:val="fr-FR"/>
        </w:rPr>
        <w:t>Pendant l’entretien, le collaborateur fait le point sur ses réussites. Le supérieur hiérarchique direct partage son appréciation de la performance du collaborateur sur la période écoulée, en soulignant ses points forts, les axes d’amélioration, ainsi que les difficultés rencontrées. Il évoque également les changements et les défis à venir.</w:t>
      </w:r>
    </w:p>
    <w:p w14:paraId="7B59DBAC" w14:textId="77777777" w:rsidR="00A81020" w:rsidRPr="00031A77" w:rsidRDefault="00000000" w:rsidP="00FC2AB2">
      <w:pPr>
        <w:pStyle w:val="CERESBody"/>
        <w:spacing w:after="80"/>
        <w:jc w:val="both"/>
        <w:rPr>
          <w:lang w:val="fr-FR"/>
        </w:rPr>
      </w:pPr>
      <w:r w:rsidRPr="00031A77">
        <w:rPr>
          <w:lang w:val="fr-FR"/>
        </w:rPr>
        <w:t>Les objectifs pour l’année scolaire à venir sont fixés conjointement entre le collaborateur et le supérieur hiérarchique direct.</w:t>
      </w:r>
    </w:p>
    <w:p w14:paraId="414D3CBC" w14:textId="77777777" w:rsidR="00A81020" w:rsidRPr="00031A77" w:rsidRDefault="00000000" w:rsidP="00FC2AB2">
      <w:pPr>
        <w:pStyle w:val="CERESBody"/>
        <w:spacing w:after="80"/>
        <w:jc w:val="both"/>
        <w:rPr>
          <w:lang w:val="fr-FR"/>
        </w:rPr>
      </w:pPr>
      <w:r w:rsidRPr="00031A77">
        <w:rPr>
          <w:lang w:val="fr-FR"/>
        </w:rPr>
        <w:t>A la fin de l’entretien, après relecture par les deux parties, la fiche dûment remplie est envoyée par le supérieur hiérarchique direct au SRH afin de compléter la deuxième partie de l’évaluation.</w:t>
      </w:r>
    </w:p>
    <w:p w14:paraId="4B1FDDD3" w14:textId="77777777" w:rsidR="00A81020" w:rsidRPr="00031A77" w:rsidRDefault="00000000" w:rsidP="00FC2AB2">
      <w:pPr>
        <w:pStyle w:val="CERESBody"/>
        <w:spacing w:after="80"/>
        <w:jc w:val="both"/>
        <w:rPr>
          <w:lang w:val="fr-FR"/>
        </w:rPr>
      </w:pPr>
      <w:r w:rsidRPr="00031A77">
        <w:rPr>
          <w:b/>
          <w:bCs/>
          <w:lang w:val="fr-FR"/>
        </w:rPr>
        <w:t>La deuxième partie de l’évaluation annuelle</w:t>
      </w:r>
      <w:r w:rsidRPr="00031A77">
        <w:rPr>
          <w:lang w:val="fr-FR"/>
        </w:rPr>
        <w:t xml:space="preserve"> se déroule en comité, constitué de la direction, des Ressources Humaines (RRH) et du chef de service. Elle repose sur des indicateurs qualitatifs, clairement définis et spécifiques à chaque service. Cette phase représente 50 % de la prime annuelle. Le comité examine la performance de chaque membre de l’équipe et se met d'accord sur le taux de prime à attribuer.</w:t>
      </w:r>
    </w:p>
    <w:p w14:paraId="208DC637" w14:textId="77777777" w:rsidR="00A81020" w:rsidRPr="00031A77" w:rsidRDefault="00000000" w:rsidP="00FC2AB2">
      <w:pPr>
        <w:pStyle w:val="CERESBody"/>
        <w:spacing w:after="80"/>
        <w:jc w:val="both"/>
        <w:rPr>
          <w:lang w:val="fr-FR"/>
        </w:rPr>
      </w:pPr>
      <w:r w:rsidRPr="00031A77">
        <w:rPr>
          <w:lang w:val="fr-FR"/>
        </w:rPr>
        <w:t>La prime annuelle est déterminée en fonction de la performance du collaborateur, évaluée par son manager, et de l'appréciation du comité. Le taux de la prime varie de 0 % à 5 % du salaire de base. Le calcul se fait en multipliant ce taux par le nombre de mois pendant lesquels le collaborateur a été évalué. Le taux maximum peut atteindre 60 % du salaire de base. La prime annuelle est versée avec le salaire du mois de juillet. Les gardiens ne sont pas éligibles à cette prime.</w:t>
      </w:r>
    </w:p>
    <w:p w14:paraId="79F9E84B" w14:textId="77777777" w:rsidR="00A81020" w:rsidRPr="00031A77" w:rsidRDefault="00A81020" w:rsidP="00FC2AB2">
      <w:pPr>
        <w:pStyle w:val="CERESBody"/>
        <w:jc w:val="both"/>
        <w:rPr>
          <w:lang w:val="fr-FR"/>
        </w:rPr>
      </w:pPr>
    </w:p>
    <w:p w14:paraId="03518DEB" w14:textId="629450E3" w:rsidR="00A81020" w:rsidRPr="00031A77" w:rsidRDefault="00000000" w:rsidP="00FC2AB2">
      <w:pPr>
        <w:pStyle w:val="CERESBody"/>
        <w:spacing w:after="80"/>
        <w:jc w:val="both"/>
        <w:rPr>
          <w:b/>
          <w:bCs/>
          <w:lang w:val="fr-FR"/>
        </w:rPr>
      </w:pPr>
      <w:r w:rsidRPr="00031A77">
        <w:rPr>
          <w:b/>
          <w:bCs/>
          <w:lang w:val="fr-FR"/>
        </w:rPr>
        <w:lastRenderedPageBreak/>
        <w:t xml:space="preserve">L’Entretien de développement </w:t>
      </w:r>
      <w:proofErr w:type="gramStart"/>
      <w:r w:rsidR="00C65F7E" w:rsidRPr="00031A77">
        <w:rPr>
          <w:b/>
          <w:bCs/>
          <w:lang w:val="fr-FR"/>
        </w:rPr>
        <w:t>professionnel:</w:t>
      </w:r>
      <w:proofErr w:type="gramEnd"/>
    </w:p>
    <w:p w14:paraId="6ABE2FD5" w14:textId="3915EFBD" w:rsidR="00A81020" w:rsidRPr="00031A77" w:rsidRDefault="00000000" w:rsidP="00FC2AB2">
      <w:pPr>
        <w:pStyle w:val="CERESBody"/>
        <w:spacing w:after="80"/>
        <w:jc w:val="both"/>
        <w:rPr>
          <w:lang w:val="fr-FR"/>
        </w:rPr>
      </w:pPr>
      <w:r w:rsidRPr="00031A77">
        <w:rPr>
          <w:lang w:val="fr-FR"/>
        </w:rPr>
        <w:t xml:space="preserve">Cet entretien, organisé sur rendez-vous avec le Responsable des Ressources Humaines, se déroule généralement à la fin de l'année civile. C’est un moment privilégié d’échange, centré sur plusieurs aspects essentiels du parcours professionnel du </w:t>
      </w:r>
      <w:proofErr w:type="gramStart"/>
      <w:r w:rsidR="00DF3B36" w:rsidRPr="00031A77">
        <w:rPr>
          <w:lang w:val="fr-FR"/>
        </w:rPr>
        <w:t>collaborateur:</w:t>
      </w:r>
      <w:proofErr w:type="gramEnd"/>
    </w:p>
    <w:p w14:paraId="1D3DF8D1" w14:textId="599EF991" w:rsidR="00A81020" w:rsidRDefault="00000000">
      <w:pPr>
        <w:pStyle w:val="CERESBody"/>
        <w:numPr>
          <w:ilvl w:val="0"/>
          <w:numId w:val="93"/>
        </w:numPr>
        <w:spacing w:after="80"/>
        <w:jc w:val="both"/>
      </w:pPr>
      <w:r w:rsidRPr="00031A77">
        <w:rPr>
          <w:lang w:val="fr-FR"/>
        </w:rPr>
        <w:t>Son bien-</w:t>
      </w:r>
      <w:proofErr w:type="gramStart"/>
      <w:r w:rsidR="00C65F7E" w:rsidRPr="00031A77">
        <w:rPr>
          <w:lang w:val="fr-FR"/>
        </w:rPr>
        <w:t>être:</w:t>
      </w:r>
      <w:proofErr w:type="gramEnd"/>
      <w:r w:rsidRPr="00031A77">
        <w:rPr>
          <w:lang w:val="fr-FR"/>
        </w:rPr>
        <w:t xml:space="preserve"> État actuel du collaborateur dans son </w:t>
      </w:r>
      <w:proofErr w:type="gramStart"/>
      <w:r w:rsidR="00C65F7E" w:rsidRPr="00031A77">
        <w:rPr>
          <w:lang w:val="fr-FR"/>
        </w:rPr>
        <w:t>poste:</w:t>
      </w:r>
      <w:proofErr w:type="gramEnd"/>
      <w:r w:rsidRPr="00031A77">
        <w:rPr>
          <w:lang w:val="fr-FR"/>
        </w:rPr>
        <w:t xml:space="preserve"> est-il </w:t>
      </w:r>
      <w:proofErr w:type="gramStart"/>
      <w:r w:rsidR="00C65F7E" w:rsidRPr="00031A77">
        <w:rPr>
          <w:lang w:val="fr-FR"/>
        </w:rPr>
        <w:t>épanoui?</w:t>
      </w:r>
      <w:proofErr w:type="gramEnd"/>
      <w:r w:rsidRPr="00031A77">
        <w:rPr>
          <w:lang w:val="fr-FR"/>
        </w:rPr>
        <w:t xml:space="preserve"> </w:t>
      </w:r>
      <w:proofErr w:type="spellStart"/>
      <w:r>
        <w:t>Se</w:t>
      </w:r>
      <w:proofErr w:type="spellEnd"/>
      <w:r>
        <w:t xml:space="preserve"> sent-il bien dans son </w:t>
      </w:r>
      <w:proofErr w:type="spellStart"/>
      <w:r>
        <w:t>environnement</w:t>
      </w:r>
      <w:proofErr w:type="spellEnd"/>
      <w:r>
        <w:t xml:space="preserve"> de </w:t>
      </w:r>
      <w:r w:rsidR="00C65F7E">
        <w:t>travail?</w:t>
      </w:r>
    </w:p>
    <w:p w14:paraId="6D7F2CC2" w14:textId="1AE76349" w:rsidR="00A81020" w:rsidRPr="00031A77" w:rsidRDefault="00000000">
      <w:pPr>
        <w:pStyle w:val="CERESBody"/>
        <w:numPr>
          <w:ilvl w:val="0"/>
          <w:numId w:val="93"/>
        </w:numPr>
        <w:spacing w:after="80"/>
        <w:jc w:val="both"/>
        <w:rPr>
          <w:lang w:val="fr-FR"/>
        </w:rPr>
      </w:pPr>
      <w:r w:rsidRPr="00031A77">
        <w:rPr>
          <w:lang w:val="fr-FR"/>
        </w:rPr>
        <w:t xml:space="preserve">Ses points forts, réalisations et </w:t>
      </w:r>
      <w:proofErr w:type="gramStart"/>
      <w:r w:rsidR="00C65F7E" w:rsidRPr="00031A77">
        <w:rPr>
          <w:lang w:val="fr-FR"/>
        </w:rPr>
        <w:t>créativité:</w:t>
      </w:r>
      <w:proofErr w:type="gramEnd"/>
      <w:r w:rsidRPr="00031A77">
        <w:rPr>
          <w:lang w:val="fr-FR"/>
        </w:rPr>
        <w:t xml:space="preserve"> Identification de ses principaux atouts, de ses réussites et de sa capacité à faire preuve de créativité dans ses missions.</w:t>
      </w:r>
    </w:p>
    <w:p w14:paraId="42E50F94" w14:textId="44EA43E1" w:rsidR="00A81020" w:rsidRPr="00031A77" w:rsidRDefault="00000000">
      <w:pPr>
        <w:pStyle w:val="CERESBody"/>
        <w:numPr>
          <w:ilvl w:val="0"/>
          <w:numId w:val="93"/>
        </w:numPr>
        <w:spacing w:after="80"/>
        <w:jc w:val="both"/>
        <w:rPr>
          <w:lang w:val="fr-FR"/>
        </w:rPr>
      </w:pPr>
      <w:r w:rsidRPr="00031A77">
        <w:rPr>
          <w:lang w:val="fr-FR"/>
        </w:rPr>
        <w:t xml:space="preserve">Ses axes de </w:t>
      </w:r>
      <w:proofErr w:type="gramStart"/>
      <w:r w:rsidR="00C65F7E" w:rsidRPr="00031A77">
        <w:rPr>
          <w:lang w:val="fr-FR"/>
        </w:rPr>
        <w:t>progression:</w:t>
      </w:r>
      <w:proofErr w:type="gramEnd"/>
      <w:r w:rsidRPr="00031A77">
        <w:rPr>
          <w:lang w:val="fr-FR"/>
        </w:rPr>
        <w:t xml:space="preserve"> Analyse des domaines dans lesquels le collaborateur pourrait encore progresser, et identification des opportunités d'amélioration.</w:t>
      </w:r>
    </w:p>
    <w:p w14:paraId="68937967" w14:textId="709D4B93" w:rsidR="00A81020" w:rsidRPr="00031A77" w:rsidRDefault="00000000">
      <w:pPr>
        <w:pStyle w:val="CERESBody"/>
        <w:numPr>
          <w:ilvl w:val="0"/>
          <w:numId w:val="93"/>
        </w:numPr>
        <w:spacing w:after="80"/>
        <w:jc w:val="both"/>
        <w:rPr>
          <w:lang w:val="fr-FR"/>
        </w:rPr>
      </w:pPr>
      <w:r w:rsidRPr="00031A77">
        <w:rPr>
          <w:lang w:val="fr-FR"/>
        </w:rPr>
        <w:t xml:space="preserve">Ses </w:t>
      </w:r>
      <w:proofErr w:type="gramStart"/>
      <w:r w:rsidR="00C65F7E" w:rsidRPr="00031A77">
        <w:rPr>
          <w:lang w:val="fr-FR"/>
        </w:rPr>
        <w:t>recommandations:</w:t>
      </w:r>
      <w:proofErr w:type="gramEnd"/>
      <w:r w:rsidRPr="00031A77">
        <w:rPr>
          <w:lang w:val="fr-FR"/>
        </w:rPr>
        <w:t xml:space="preserve"> Suggestions pour optimiser sa performance, son épanouissement et son développement professionnel.</w:t>
      </w:r>
    </w:p>
    <w:p w14:paraId="7CA5600C" w14:textId="27796014" w:rsidR="00A81020" w:rsidRPr="00031A77" w:rsidRDefault="00000000">
      <w:pPr>
        <w:pStyle w:val="CERESBody"/>
        <w:numPr>
          <w:ilvl w:val="0"/>
          <w:numId w:val="93"/>
        </w:numPr>
        <w:spacing w:after="80"/>
        <w:jc w:val="both"/>
        <w:rPr>
          <w:lang w:val="fr-FR"/>
        </w:rPr>
      </w:pPr>
      <w:r w:rsidRPr="00031A77">
        <w:rPr>
          <w:lang w:val="fr-FR"/>
        </w:rPr>
        <w:t xml:space="preserve">Ses </w:t>
      </w:r>
      <w:proofErr w:type="gramStart"/>
      <w:r w:rsidR="00C65F7E" w:rsidRPr="00031A77">
        <w:rPr>
          <w:lang w:val="fr-FR"/>
        </w:rPr>
        <w:t>compétences:</w:t>
      </w:r>
      <w:proofErr w:type="gramEnd"/>
      <w:r w:rsidRPr="00031A77">
        <w:rPr>
          <w:lang w:val="fr-FR"/>
        </w:rPr>
        <w:t xml:space="preserve"> Évaluation des compétences qu’il exploite pleinement, ainsi que celles qui pourraient être mieux mises en valeur ou qui demeurent cachées.</w:t>
      </w:r>
    </w:p>
    <w:p w14:paraId="6F62A152" w14:textId="02C802E9" w:rsidR="00A81020" w:rsidRPr="00031A77" w:rsidRDefault="00000000">
      <w:pPr>
        <w:pStyle w:val="CERESBody"/>
        <w:numPr>
          <w:ilvl w:val="0"/>
          <w:numId w:val="93"/>
        </w:numPr>
        <w:spacing w:after="80"/>
        <w:jc w:val="both"/>
        <w:rPr>
          <w:lang w:val="fr-FR"/>
        </w:rPr>
      </w:pPr>
      <w:r w:rsidRPr="00031A77">
        <w:rPr>
          <w:lang w:val="fr-FR"/>
        </w:rPr>
        <w:t xml:space="preserve">Son projet de vie et son projet </w:t>
      </w:r>
      <w:proofErr w:type="gramStart"/>
      <w:r w:rsidR="00C65F7E" w:rsidRPr="00031A77">
        <w:rPr>
          <w:lang w:val="fr-FR"/>
        </w:rPr>
        <w:t>professionnel:</w:t>
      </w:r>
      <w:proofErr w:type="gramEnd"/>
      <w:r w:rsidRPr="00031A77">
        <w:rPr>
          <w:lang w:val="fr-FR"/>
        </w:rPr>
        <w:t xml:space="preserve"> Examen de ses aspirations personnelles et professionnelles, à court ou long terme, que ce soit ailleurs ou au sein du CERES.</w:t>
      </w:r>
    </w:p>
    <w:p w14:paraId="35D3B576" w14:textId="2B281800" w:rsidR="00A81020" w:rsidRPr="00031A77" w:rsidRDefault="00000000" w:rsidP="00FC2AB2">
      <w:pPr>
        <w:pStyle w:val="CERESBody"/>
        <w:spacing w:after="80"/>
        <w:jc w:val="both"/>
        <w:rPr>
          <w:lang w:val="fr-FR"/>
        </w:rPr>
      </w:pPr>
      <w:r w:rsidRPr="00031A77">
        <w:rPr>
          <w:lang w:val="fr-FR"/>
        </w:rPr>
        <w:t xml:space="preserve">À l’issue de cet entretien, le RRH récapitule les points clés de chaque entretien. Il analyse ensuite les résultats en évaluant les compétences et les talents existants, tout en identifiant les forces et les risques. Enfin, il met en place des actions de fidélisation, qu'elles soient personnalisées ou collectives telles </w:t>
      </w:r>
      <w:proofErr w:type="gramStart"/>
      <w:r w:rsidR="00DF3B36" w:rsidRPr="00031A77">
        <w:rPr>
          <w:lang w:val="fr-FR"/>
        </w:rPr>
        <w:t>que:</w:t>
      </w:r>
      <w:proofErr w:type="gramEnd"/>
    </w:p>
    <w:p w14:paraId="15E52E49" w14:textId="77777777" w:rsidR="00A81020" w:rsidRPr="00031A77" w:rsidRDefault="00000000" w:rsidP="00FC2AB2">
      <w:pPr>
        <w:pStyle w:val="CERESBody"/>
        <w:spacing w:after="80"/>
        <w:jc w:val="both"/>
        <w:rPr>
          <w:lang w:val="fr-FR"/>
        </w:rPr>
      </w:pPr>
      <w:r w:rsidRPr="00031A77">
        <w:rPr>
          <w:lang w:val="fr-FR"/>
        </w:rPr>
        <w:t>- Augmentation salariale, formation, mutation, promotion,</w:t>
      </w:r>
    </w:p>
    <w:p w14:paraId="142D65C3" w14:textId="77777777" w:rsidR="00A81020" w:rsidRPr="00031A77" w:rsidRDefault="00000000" w:rsidP="00FC2AB2">
      <w:pPr>
        <w:pStyle w:val="CERESBody"/>
        <w:spacing w:after="80"/>
        <w:jc w:val="both"/>
        <w:rPr>
          <w:lang w:val="fr-FR"/>
        </w:rPr>
      </w:pPr>
      <w:r w:rsidRPr="00031A77">
        <w:rPr>
          <w:lang w:val="fr-FR"/>
        </w:rPr>
        <w:t>- Nouvelle mission ou activité,</w:t>
      </w:r>
    </w:p>
    <w:p w14:paraId="2CA5A902" w14:textId="77777777" w:rsidR="00A81020" w:rsidRPr="00031A77" w:rsidRDefault="00000000" w:rsidP="00FC2AB2">
      <w:pPr>
        <w:pStyle w:val="CERESBody"/>
        <w:spacing w:after="80"/>
        <w:jc w:val="both"/>
        <w:rPr>
          <w:lang w:val="fr-FR"/>
        </w:rPr>
      </w:pPr>
      <w:r w:rsidRPr="00031A77">
        <w:rPr>
          <w:lang w:val="fr-FR"/>
        </w:rPr>
        <w:t>- Réajustement de la fiche de poste,</w:t>
      </w:r>
    </w:p>
    <w:p w14:paraId="6A5169EC" w14:textId="77777777" w:rsidR="00A81020" w:rsidRDefault="00000000" w:rsidP="00FC2AB2">
      <w:pPr>
        <w:pStyle w:val="CERESBody"/>
        <w:spacing w:after="80"/>
        <w:jc w:val="both"/>
      </w:pPr>
      <w:r>
        <w:t xml:space="preserve">- </w:t>
      </w:r>
      <w:proofErr w:type="spellStart"/>
      <w:r>
        <w:t>Accompagnement</w:t>
      </w:r>
      <w:proofErr w:type="spellEnd"/>
      <w:r>
        <w:t xml:space="preserve">, </w:t>
      </w:r>
      <w:proofErr w:type="spellStart"/>
      <w:r>
        <w:t>mentorat</w:t>
      </w:r>
      <w:proofErr w:type="spellEnd"/>
      <w:r>
        <w:t>, etc.</w:t>
      </w:r>
    </w:p>
    <w:p w14:paraId="5059656A" w14:textId="2DB032ED" w:rsidR="00A81020" w:rsidRDefault="00000000" w:rsidP="00AA4E3F">
      <w:pPr>
        <w:pStyle w:val="Titre3"/>
      </w:pPr>
      <w:bookmarkStart w:id="310" w:name="_Toc223448260"/>
      <w:r>
        <w:t>Absences et Congés</w:t>
      </w:r>
      <w:bookmarkEnd w:id="310"/>
    </w:p>
    <w:p w14:paraId="109475D1" w14:textId="77777777" w:rsidR="00A81020" w:rsidRPr="00031A77" w:rsidRDefault="00000000" w:rsidP="00FC2AB2">
      <w:pPr>
        <w:pStyle w:val="CERESBody"/>
        <w:spacing w:after="80"/>
        <w:jc w:val="both"/>
        <w:rPr>
          <w:lang w:val="fr-FR"/>
        </w:rPr>
      </w:pPr>
      <w:r w:rsidRPr="00031A77">
        <w:rPr>
          <w:lang w:val="fr-FR"/>
        </w:rPr>
        <w:t xml:space="preserve">Tout employé </w:t>
      </w:r>
      <w:proofErr w:type="gramStart"/>
      <w:r w:rsidRPr="00031A77">
        <w:rPr>
          <w:lang w:val="fr-FR"/>
        </w:rPr>
        <w:t>peut être</w:t>
      </w:r>
      <w:proofErr w:type="gramEnd"/>
      <w:r w:rsidRPr="00031A77">
        <w:rPr>
          <w:lang w:val="fr-FR"/>
        </w:rPr>
        <w:t xml:space="preserve"> amené à interrompre temporairement ses fonctions pour des raisons de congé, de permission, de récupération, de maladie ou d’accouchement. L’Association PROMES a le droit exclusif de faire une investigation sur l’exactitude du motif de l’absence (hors congés et récupération) ainsi que les pièces justificatives y afférentes. Elle est libre de refuser si la charge de travail de l’équipe ne le permet pas. Toute autre mode d’absence doit être étudiée au cas par cas par son supérieur hiérarchique ou par la Direction.</w:t>
      </w:r>
    </w:p>
    <w:p w14:paraId="2A789264" w14:textId="135BCE8F" w:rsidR="00A81020" w:rsidRDefault="004119FE" w:rsidP="00FC2AB2">
      <w:pPr>
        <w:pStyle w:val="CERESBody"/>
        <w:spacing w:after="80"/>
        <w:jc w:val="both"/>
      </w:pPr>
      <w:r>
        <w:t>Application:</w:t>
      </w:r>
    </w:p>
    <w:p w14:paraId="6E94DA65" w14:textId="4AD2440C" w:rsidR="00A81020" w:rsidRPr="00031A77" w:rsidRDefault="00000000">
      <w:pPr>
        <w:pStyle w:val="CERESBody"/>
        <w:numPr>
          <w:ilvl w:val="0"/>
          <w:numId w:val="94"/>
        </w:numPr>
        <w:spacing w:after="80"/>
        <w:jc w:val="both"/>
        <w:rPr>
          <w:lang w:val="fr-FR"/>
        </w:rPr>
      </w:pPr>
      <w:r w:rsidRPr="00031A77">
        <w:rPr>
          <w:lang w:val="fr-FR"/>
        </w:rPr>
        <w:t xml:space="preserve">Toute demande de congé, de permission ou de récupération </w:t>
      </w:r>
      <w:r w:rsidRPr="00031A77">
        <w:rPr>
          <w:b/>
          <w:bCs/>
          <w:lang w:val="fr-FR"/>
        </w:rPr>
        <w:t>est formellement</w:t>
      </w:r>
      <w:r w:rsidRPr="00031A77">
        <w:rPr>
          <w:lang w:val="fr-FR"/>
        </w:rPr>
        <w:t xml:space="preserve"> accompagnée d’une fiche (Annexe </w:t>
      </w:r>
      <w:proofErr w:type="gramStart"/>
      <w:r w:rsidR="00CB7924" w:rsidRPr="00031A77">
        <w:rPr>
          <w:lang w:val="fr-FR"/>
        </w:rPr>
        <w:t>11:</w:t>
      </w:r>
      <w:proofErr w:type="gramEnd"/>
      <w:r w:rsidRPr="00031A77">
        <w:rPr>
          <w:lang w:val="fr-FR"/>
        </w:rPr>
        <w:t xml:space="preserve"> fiche de congé/permission/récupération). Ces documents doivent généralement être déposés au SRH </w:t>
      </w:r>
      <w:r w:rsidRPr="00031A77">
        <w:rPr>
          <w:b/>
          <w:bCs/>
          <w:lang w:val="fr-FR"/>
        </w:rPr>
        <w:t>une semaine avant la date de départ</w:t>
      </w:r>
      <w:r w:rsidRPr="00031A77">
        <w:rPr>
          <w:lang w:val="fr-FR"/>
        </w:rPr>
        <w:t>.</w:t>
      </w:r>
    </w:p>
    <w:p w14:paraId="5F8B4D40" w14:textId="77777777" w:rsidR="00A81020" w:rsidRPr="00031A77" w:rsidRDefault="00000000">
      <w:pPr>
        <w:pStyle w:val="CERESBody"/>
        <w:numPr>
          <w:ilvl w:val="0"/>
          <w:numId w:val="94"/>
        </w:numPr>
        <w:spacing w:after="80"/>
        <w:jc w:val="both"/>
        <w:rPr>
          <w:b/>
          <w:bCs/>
          <w:lang w:val="fr-FR"/>
        </w:rPr>
      </w:pPr>
      <w:r w:rsidRPr="00031A77">
        <w:rPr>
          <w:lang w:val="fr-FR"/>
        </w:rPr>
        <w:t xml:space="preserve">Toutefois, des dérogations peuvent être accordées en cas de circonstances exceptionnelles et imprévues. Dans ce cas, la demande doit être visée par le supérieur hiérarchique et le Chef de Service. Pour les Chefs de Service ou les collaborateurs directement </w:t>
      </w:r>
      <w:proofErr w:type="gramStart"/>
      <w:r w:rsidRPr="00031A77">
        <w:rPr>
          <w:lang w:val="fr-FR"/>
        </w:rPr>
        <w:t>managés</w:t>
      </w:r>
      <w:proofErr w:type="gramEnd"/>
      <w:r w:rsidRPr="00031A77">
        <w:rPr>
          <w:lang w:val="fr-FR"/>
        </w:rPr>
        <w:t xml:space="preserve"> par le DPR, le visa de </w:t>
      </w:r>
      <w:r w:rsidRPr="00031A77">
        <w:rPr>
          <w:lang w:val="fr-FR"/>
        </w:rPr>
        <w:lastRenderedPageBreak/>
        <w:t xml:space="preserve">ce dernier est requis. La demande est ensuite déposée auprès du SRH pour enregistrement. </w:t>
      </w:r>
      <w:r w:rsidRPr="00031A77">
        <w:rPr>
          <w:b/>
          <w:bCs/>
          <w:lang w:val="fr-FR"/>
        </w:rPr>
        <w:t>La fiche constitue la pièce de suivi et est archivée au SRH.</w:t>
      </w:r>
    </w:p>
    <w:p w14:paraId="7E1F7420" w14:textId="77777777" w:rsidR="00A81020" w:rsidRPr="00031A77" w:rsidRDefault="00000000">
      <w:pPr>
        <w:pStyle w:val="CERESBody"/>
        <w:numPr>
          <w:ilvl w:val="0"/>
          <w:numId w:val="94"/>
        </w:numPr>
        <w:spacing w:after="80"/>
        <w:jc w:val="both"/>
        <w:rPr>
          <w:lang w:val="fr-FR"/>
        </w:rPr>
      </w:pPr>
      <w:r w:rsidRPr="00031A77">
        <w:rPr>
          <w:lang w:val="fr-FR"/>
        </w:rPr>
        <w:t>Toute absence pour cause de maladie doit être signalée immédiatement par téléphone au superviseur, qui en informe à son tour le service RH. Cette absence doit être justifiée par un certificat médical remis par le collaborateur lui-même au SRH dès sa reprise de travail.</w:t>
      </w:r>
    </w:p>
    <w:p w14:paraId="17B6F4B3" w14:textId="7432B04C" w:rsidR="00A81020" w:rsidRPr="00031A77" w:rsidRDefault="00000000">
      <w:pPr>
        <w:pStyle w:val="CERESBody"/>
        <w:numPr>
          <w:ilvl w:val="0"/>
          <w:numId w:val="94"/>
        </w:numPr>
        <w:spacing w:after="80"/>
        <w:jc w:val="both"/>
        <w:rPr>
          <w:lang w:val="fr-FR"/>
        </w:rPr>
      </w:pPr>
      <w:r w:rsidRPr="00031A77">
        <w:rPr>
          <w:lang w:val="fr-FR"/>
        </w:rPr>
        <w:t xml:space="preserve">Par ailleurs, </w:t>
      </w:r>
      <w:r w:rsidRPr="00031A77">
        <w:rPr>
          <w:b/>
          <w:bCs/>
          <w:lang w:val="fr-FR"/>
        </w:rPr>
        <w:t>les congés de maternité</w:t>
      </w:r>
      <w:r w:rsidRPr="00031A77">
        <w:rPr>
          <w:lang w:val="fr-FR"/>
        </w:rPr>
        <w:t xml:space="preserve"> des collaboratrices sont validés par le remplissage d’une fiche de Demande d’Allocation Prénatale (Annexe 12) à compléter auprès du SRH. Cette fiche, fondée sur la date probable d’accouchement (DPA) indiquée par un médecin du FUNFIA ou un médecin d’un hôpital agréé par l’État, permet de déterminer la date de début du congé de maternité. A la date de commencement du congé de maternité, l’intéressée se présente au SRH pour remplir la fiche de Demande de paiement du demi-salaire (Annexe </w:t>
      </w:r>
      <w:proofErr w:type="gramStart"/>
      <w:r w:rsidR="00CB7924" w:rsidRPr="00031A77">
        <w:rPr>
          <w:lang w:val="fr-FR"/>
        </w:rPr>
        <w:t>13:</w:t>
      </w:r>
      <w:proofErr w:type="gramEnd"/>
      <w:r w:rsidRPr="00031A77">
        <w:rPr>
          <w:lang w:val="fr-FR"/>
        </w:rPr>
        <w:t xml:space="preserve"> Formulaire CNaPS) de la CNaPS. Le second demi-salaire est pris en charge par CERES. La date de reprise de travail dépendra de la date effective de l’accouchement.</w:t>
      </w:r>
    </w:p>
    <w:p w14:paraId="60D64148" w14:textId="77777777" w:rsidR="00A81020" w:rsidRPr="00031A77" w:rsidRDefault="00000000">
      <w:pPr>
        <w:pStyle w:val="CERESBody"/>
        <w:numPr>
          <w:ilvl w:val="0"/>
          <w:numId w:val="94"/>
        </w:numPr>
        <w:spacing w:after="80"/>
        <w:jc w:val="both"/>
        <w:rPr>
          <w:lang w:val="fr-FR"/>
        </w:rPr>
      </w:pPr>
      <w:r w:rsidRPr="00031A77">
        <w:rPr>
          <w:lang w:val="fr-FR"/>
        </w:rPr>
        <w:t>Les congés collectifs (obligatoires) sont affichés sur le Campus en début d’année par le service RH. Ils peuvent être modifiés en cours d’année mais ne doivent en aucun cas dépasser le nombre de jours autorisé par la loi.</w:t>
      </w:r>
    </w:p>
    <w:p w14:paraId="16934139" w14:textId="0913DC57" w:rsidR="00A81020" w:rsidRPr="00031A77" w:rsidRDefault="00000000" w:rsidP="005F5372">
      <w:pPr>
        <w:pStyle w:val="Titre4"/>
        <w:rPr>
          <w:lang w:val="fr-FR"/>
        </w:rPr>
      </w:pPr>
      <w:bookmarkStart w:id="311" w:name="_Toc223448261"/>
      <w:r w:rsidRPr="00031A77">
        <w:rPr>
          <w:lang w:val="fr-FR"/>
        </w:rPr>
        <w:t>Nombre de jours de congés et modalité de pose des jours de congés</w:t>
      </w:r>
      <w:bookmarkEnd w:id="311"/>
    </w:p>
    <w:p w14:paraId="2A39E7EC" w14:textId="77777777" w:rsidR="00A81020" w:rsidRPr="00031A77" w:rsidRDefault="00000000" w:rsidP="00FC2AB2">
      <w:pPr>
        <w:pStyle w:val="CERESBody"/>
        <w:spacing w:after="80"/>
        <w:jc w:val="both"/>
        <w:rPr>
          <w:lang w:val="fr-FR"/>
        </w:rPr>
      </w:pPr>
      <w:r w:rsidRPr="00031A77">
        <w:rPr>
          <w:lang w:val="fr-FR"/>
        </w:rPr>
        <w:t>Il est à préciser que tous les gardiens permanents bénéficient de 2,5 jours calendaires de congés par mois travaillé, soit l’équivalent de 30 jours ouvrés par an. Ces congés sont à poser en jours calendaires. Pour le reste des collaborateurs, conformément à un accord interne, le droit aux congés est de 2 jours ouvré par mois travaillé, soit 24 jours ouvrés par an. Ces congés sont posés en jours ouvrés, et non en jours calendaires.</w:t>
      </w:r>
    </w:p>
    <w:p w14:paraId="0A8315C4" w14:textId="20A5D842" w:rsidR="00A81020" w:rsidRPr="00031A77" w:rsidRDefault="00000000" w:rsidP="005F5372">
      <w:pPr>
        <w:pStyle w:val="Titre4"/>
        <w:rPr>
          <w:lang w:val="fr-FR"/>
        </w:rPr>
      </w:pPr>
      <w:bookmarkStart w:id="312" w:name="_Toc223448262"/>
      <w:r w:rsidRPr="00031A77">
        <w:rPr>
          <w:lang w:val="fr-FR"/>
        </w:rPr>
        <w:t>Cas du congé de maternité et de l’allaitement</w:t>
      </w:r>
      <w:bookmarkEnd w:id="312"/>
    </w:p>
    <w:p w14:paraId="61E6A930" w14:textId="77777777" w:rsidR="00A81020" w:rsidRPr="00031A77" w:rsidRDefault="00000000" w:rsidP="00FC2AB2">
      <w:pPr>
        <w:pStyle w:val="CERESBody"/>
        <w:spacing w:after="80"/>
        <w:jc w:val="both"/>
        <w:rPr>
          <w:lang w:val="fr-FR"/>
        </w:rPr>
      </w:pPr>
      <w:r w:rsidRPr="00031A77">
        <w:rPr>
          <w:lang w:val="fr-FR"/>
        </w:rPr>
        <w:t>A l’occasion de son accouchement, et sans que cette interruption de service puisse être considérée comme une cause de rupture de contrat, toute collaboratrice de l’Association PROMES a le droit de suspendre son activité professionnelle pendant une durée de quatorze semaines consécutives : six semaines avant la date probable d’accouchement (DPA) et huit semaines postérieures à la délivrance. Cette période de suspension peut être prolongée de trois semaines en cas de maladie dûment constatée, résultant de la grossesse ou de l’accouchement. Pendant toute la durée de cette suspension, l’Association PROMES ne peut, en aucun cas, résilier le contrat de travail de la collaboratrice concernée.</w:t>
      </w:r>
    </w:p>
    <w:p w14:paraId="68F57DFC" w14:textId="77777777" w:rsidR="00A81020" w:rsidRPr="00031A77" w:rsidRDefault="00000000" w:rsidP="00FC2AB2">
      <w:pPr>
        <w:pStyle w:val="CERESBody"/>
        <w:spacing w:after="80"/>
        <w:jc w:val="both"/>
        <w:rPr>
          <w:lang w:val="fr-FR"/>
        </w:rPr>
      </w:pPr>
      <w:r w:rsidRPr="00031A77">
        <w:rPr>
          <w:lang w:val="fr-FR"/>
        </w:rPr>
        <w:t>Pendant le congé de maternité, l’employé percevra la moitié de son salaire auprès de l’Association PROMES. L’autre moitié, « l’indemnité de demi-salaire » sera à la charge de la CNaPS.</w:t>
      </w:r>
    </w:p>
    <w:p w14:paraId="2CEF2DCD" w14:textId="77777777" w:rsidR="00A81020" w:rsidRPr="00C20885" w:rsidRDefault="00000000" w:rsidP="00FC2AB2">
      <w:pPr>
        <w:pStyle w:val="CERESBody"/>
        <w:spacing w:after="80"/>
        <w:jc w:val="both"/>
        <w:rPr>
          <w:lang w:val="fr-FR"/>
        </w:rPr>
      </w:pPr>
      <w:r w:rsidRPr="00C20885">
        <w:rPr>
          <w:lang w:val="fr-FR"/>
        </w:rPr>
        <w:t>Droit d’allaitement : pendant une période de quinze mois à compter de la naissance de l’enfant, la mère a droit à des repos pour allaitement conformément à l’article 144 du code du travail. La durée totale de ces repos qui est payée comme temps de travail ne peut dépasser une heure par journée de travail, même en présence d’un coin d’allaitement au lieu du travail.</w:t>
      </w:r>
    </w:p>
    <w:p w14:paraId="6EBCD19C" w14:textId="77777777" w:rsidR="00A81020" w:rsidRPr="007B1BE9" w:rsidRDefault="00000000" w:rsidP="00FC2AB2">
      <w:pPr>
        <w:pStyle w:val="CERESBody"/>
        <w:spacing w:after="80"/>
        <w:jc w:val="both"/>
        <w:rPr>
          <w:lang w:val="fr-FR"/>
        </w:rPr>
      </w:pPr>
      <w:r w:rsidRPr="00C20885">
        <w:rPr>
          <w:lang w:val="fr-FR"/>
        </w:rPr>
        <w:t>En tout état de cause, la mère pourra toujours allaiter son bébé dans l’établissement pour permettre aux mamans de tenir leur rôle de mère tout en travaillant sereinement et pouvoir effectuer pleinement les missions qui leur sont confiées. Le Programme CERES aménage un coin pour les bébés. Les moments durant</w:t>
      </w:r>
      <w:r w:rsidRPr="007B1BE9">
        <w:rPr>
          <w:lang w:val="fr-FR"/>
        </w:rPr>
        <w:t xml:space="preserve"> </w:t>
      </w:r>
      <w:r w:rsidRPr="007B1BE9">
        <w:rPr>
          <w:lang w:val="fr-FR"/>
        </w:rPr>
        <w:lastRenderedPageBreak/>
        <w:t>lesquels la mère est en contact avec son bébé pendant les heures de travail sont exclusivement réservés à l'allaitement. Les autres soins (change, biberon, etc.) seront assurés par la nounou. Une collaboratrice est autorisée à venir avec son bébé accompagné d’une nounou jusqu’à ce que l’enfant atteigne l’âge de quinze mois.</w:t>
      </w:r>
    </w:p>
    <w:p w14:paraId="5CC23A17" w14:textId="77777777" w:rsidR="00A81020" w:rsidRPr="007B1BE9" w:rsidRDefault="00000000" w:rsidP="00FC2AB2">
      <w:pPr>
        <w:pStyle w:val="CERESBody"/>
        <w:spacing w:after="80"/>
        <w:jc w:val="both"/>
        <w:rPr>
          <w:lang w:val="fr-FR"/>
        </w:rPr>
      </w:pPr>
      <w:r w:rsidRPr="007B1BE9">
        <w:rPr>
          <w:lang w:val="fr-FR"/>
        </w:rPr>
        <w:t>Pendant une période de neuf mois à compter de la naissance de l’enfant, la mère est autorisée à emmener son bébé lors de ses nuits passées à l’Internat. Elle est tenue de veiller à ce que la présence de l’enfant ne perturbe ni le bon déroulement de son travail, ni le quotidien des jeunes résidant au centre.</w:t>
      </w:r>
    </w:p>
    <w:p w14:paraId="223B7E44" w14:textId="2547CB0E" w:rsidR="00A81020" w:rsidRDefault="00000000" w:rsidP="00995F9D">
      <w:pPr>
        <w:pStyle w:val="Titre3"/>
      </w:pPr>
      <w:bookmarkStart w:id="313" w:name="_Toc223448263"/>
      <w:proofErr w:type="spellStart"/>
      <w:r>
        <w:t>Ordres</w:t>
      </w:r>
      <w:proofErr w:type="spellEnd"/>
      <w:r>
        <w:t xml:space="preserve"> des missions</w:t>
      </w:r>
      <w:bookmarkEnd w:id="313"/>
    </w:p>
    <w:p w14:paraId="5F67BE7C" w14:textId="77777777" w:rsidR="00A81020" w:rsidRPr="00031A77" w:rsidRDefault="00000000" w:rsidP="00FC2AB2">
      <w:pPr>
        <w:pStyle w:val="CERESBody"/>
        <w:spacing w:after="80"/>
        <w:jc w:val="both"/>
        <w:rPr>
          <w:lang w:val="fr-FR"/>
        </w:rPr>
      </w:pPr>
      <w:r w:rsidRPr="00031A77">
        <w:rPr>
          <w:lang w:val="fr-FR"/>
        </w:rPr>
        <w:t>Chaque mission doit toujours faire l’objet d’un formulaire de demande d’ordre de mission (Annexe 14) auprès du SRH. Ledit formulaire accompagné par un annexe précisant l’objectif de la mission doit être visé par le DPR avant d’être déposé au SRH.</w:t>
      </w:r>
    </w:p>
    <w:p w14:paraId="2A037556" w14:textId="77777777" w:rsidR="00A81020" w:rsidRPr="00031A77" w:rsidRDefault="00000000" w:rsidP="00FC2AB2">
      <w:pPr>
        <w:pStyle w:val="CERESBody"/>
        <w:spacing w:after="80"/>
        <w:jc w:val="both"/>
        <w:rPr>
          <w:lang w:val="fr-FR"/>
        </w:rPr>
      </w:pPr>
      <w:r w:rsidRPr="00031A77">
        <w:rPr>
          <w:lang w:val="fr-FR"/>
        </w:rPr>
        <w:t>Les ordres de mission délivrés et dûment signés pendant la mission doivent être retournés au SRH après retour en mission.</w:t>
      </w:r>
    </w:p>
    <w:p w14:paraId="61B9395C" w14:textId="0ED7E3CE" w:rsidR="00A81020" w:rsidRDefault="00000000" w:rsidP="00995F9D">
      <w:pPr>
        <w:pStyle w:val="Titre3"/>
      </w:pPr>
      <w:bookmarkStart w:id="314" w:name="_Toc223448264"/>
      <w:proofErr w:type="spellStart"/>
      <w:r>
        <w:t>Demandes</w:t>
      </w:r>
      <w:proofErr w:type="spellEnd"/>
      <w:r>
        <w:t xml:space="preserve"> de papiers </w:t>
      </w:r>
      <w:proofErr w:type="spellStart"/>
      <w:r>
        <w:t>administratifs</w:t>
      </w:r>
      <w:bookmarkEnd w:id="314"/>
      <w:proofErr w:type="spellEnd"/>
    </w:p>
    <w:p w14:paraId="19DA6573" w14:textId="77777777" w:rsidR="00A81020" w:rsidRPr="00031A77" w:rsidRDefault="00000000" w:rsidP="00FC2AB2">
      <w:pPr>
        <w:pStyle w:val="CERESBody"/>
        <w:spacing w:after="80"/>
        <w:jc w:val="both"/>
        <w:rPr>
          <w:lang w:val="fr-FR"/>
        </w:rPr>
      </w:pPr>
      <w:r w:rsidRPr="00031A77">
        <w:rPr>
          <w:lang w:val="fr-FR"/>
        </w:rPr>
        <w:t>Pour chaque demande de papier administratif, notamment une attestation de travail, un formulaire est à remplir auprès du SRH (Annexe 15).</w:t>
      </w:r>
    </w:p>
    <w:p w14:paraId="6A72BD40" w14:textId="77777777" w:rsidR="00A81020" w:rsidRPr="00031A77" w:rsidRDefault="00000000" w:rsidP="00FC2AB2">
      <w:pPr>
        <w:pStyle w:val="CERESBody"/>
        <w:spacing w:after="80"/>
        <w:jc w:val="both"/>
        <w:rPr>
          <w:lang w:val="fr-FR"/>
        </w:rPr>
      </w:pPr>
      <w:r w:rsidRPr="00031A77">
        <w:rPr>
          <w:lang w:val="fr-FR"/>
        </w:rPr>
        <w:t>Chaque collaborateur a droit à deux (02) attestations par an.</w:t>
      </w:r>
    </w:p>
    <w:p w14:paraId="4ED31D3C" w14:textId="70D29C5C" w:rsidR="00A81020" w:rsidRDefault="00000000" w:rsidP="00995F9D">
      <w:pPr>
        <w:pStyle w:val="Titre3"/>
      </w:pPr>
      <w:bookmarkStart w:id="315" w:name="_Toc223448265"/>
      <w:r>
        <w:t xml:space="preserve">Les </w:t>
      </w:r>
      <w:proofErr w:type="spellStart"/>
      <w:r>
        <w:t>médailles</w:t>
      </w:r>
      <w:proofErr w:type="spellEnd"/>
      <w:r>
        <w:t xml:space="preserve"> de travail</w:t>
      </w:r>
      <w:bookmarkEnd w:id="315"/>
    </w:p>
    <w:p w14:paraId="14157099" w14:textId="0614F3DB" w:rsidR="00A81020" w:rsidRPr="00031A77" w:rsidRDefault="00000000">
      <w:pPr>
        <w:pStyle w:val="CERESBody"/>
        <w:numPr>
          <w:ilvl w:val="0"/>
          <w:numId w:val="95"/>
        </w:numPr>
        <w:spacing w:after="80"/>
        <w:jc w:val="both"/>
        <w:rPr>
          <w:lang w:val="fr-FR"/>
        </w:rPr>
      </w:pPr>
      <w:r w:rsidRPr="00031A77">
        <w:rPr>
          <w:lang w:val="fr-FR"/>
        </w:rPr>
        <w:t xml:space="preserve">Tout collaborateur justifiant de 10 années ou plus de service pourra se voir attribuer une médaille de travail, selon les conditions </w:t>
      </w:r>
      <w:proofErr w:type="gramStart"/>
      <w:r w:rsidR="004533FF" w:rsidRPr="00031A77">
        <w:rPr>
          <w:lang w:val="fr-FR"/>
        </w:rPr>
        <w:t>suivantes:</w:t>
      </w:r>
      <w:proofErr w:type="gramEnd"/>
    </w:p>
    <w:p w14:paraId="158D6358" w14:textId="4646716B" w:rsidR="00A81020" w:rsidRPr="00031A77" w:rsidRDefault="004533FF">
      <w:pPr>
        <w:pStyle w:val="CERESBody"/>
        <w:numPr>
          <w:ilvl w:val="0"/>
          <w:numId w:val="95"/>
        </w:numPr>
        <w:spacing w:after="80"/>
        <w:jc w:val="both"/>
        <w:rPr>
          <w:lang w:val="fr-FR"/>
        </w:rPr>
      </w:pPr>
      <w:proofErr w:type="gramStart"/>
      <w:r w:rsidRPr="00031A77">
        <w:rPr>
          <w:lang w:val="fr-FR"/>
        </w:rPr>
        <w:t>BRONZE:</w:t>
      </w:r>
      <w:proofErr w:type="gramEnd"/>
      <w:r w:rsidRPr="00031A77">
        <w:rPr>
          <w:lang w:val="fr-FR"/>
        </w:rPr>
        <w:t xml:space="preserve"> + ou = à 10 ans de service</w:t>
      </w:r>
    </w:p>
    <w:p w14:paraId="6C28DE90" w14:textId="3A27BF39" w:rsidR="00A81020" w:rsidRPr="00031A77" w:rsidRDefault="004533FF">
      <w:pPr>
        <w:pStyle w:val="CERESBody"/>
        <w:numPr>
          <w:ilvl w:val="0"/>
          <w:numId w:val="95"/>
        </w:numPr>
        <w:spacing w:after="80"/>
        <w:jc w:val="both"/>
        <w:rPr>
          <w:lang w:val="fr-FR"/>
        </w:rPr>
      </w:pPr>
      <w:proofErr w:type="gramStart"/>
      <w:r w:rsidRPr="00031A77">
        <w:rPr>
          <w:lang w:val="fr-FR"/>
        </w:rPr>
        <w:t>ARGENT:</w:t>
      </w:r>
      <w:proofErr w:type="gramEnd"/>
      <w:r w:rsidRPr="00031A77">
        <w:rPr>
          <w:lang w:val="fr-FR"/>
        </w:rPr>
        <w:t xml:space="preserve"> + ou = à 15 ans de service</w:t>
      </w:r>
    </w:p>
    <w:p w14:paraId="76EF31F8" w14:textId="20BD9A1F" w:rsidR="00A81020" w:rsidRPr="00031A77" w:rsidRDefault="00000000">
      <w:pPr>
        <w:pStyle w:val="CERESBody"/>
        <w:numPr>
          <w:ilvl w:val="0"/>
          <w:numId w:val="95"/>
        </w:numPr>
        <w:spacing w:after="80"/>
        <w:jc w:val="both"/>
        <w:rPr>
          <w:lang w:val="fr-FR"/>
        </w:rPr>
      </w:pPr>
      <w:r w:rsidRPr="00031A77">
        <w:rPr>
          <w:lang w:val="fr-FR"/>
        </w:rPr>
        <w:t xml:space="preserve">CHEVALIER DE L’ORDRE DE </w:t>
      </w:r>
      <w:proofErr w:type="gramStart"/>
      <w:r w:rsidR="004533FF" w:rsidRPr="00031A77">
        <w:rPr>
          <w:lang w:val="fr-FR"/>
        </w:rPr>
        <w:t>MERITE:</w:t>
      </w:r>
      <w:proofErr w:type="gramEnd"/>
      <w:r w:rsidRPr="00031A77">
        <w:rPr>
          <w:lang w:val="fr-FR"/>
        </w:rPr>
        <w:t xml:space="preserve"> + ou = à 20 ans de service et + de 40 ans d’âge</w:t>
      </w:r>
    </w:p>
    <w:p w14:paraId="515CFA71" w14:textId="19DF3D48" w:rsidR="00A81020" w:rsidRPr="00031A77" w:rsidRDefault="00000000">
      <w:pPr>
        <w:pStyle w:val="CERESBody"/>
        <w:numPr>
          <w:ilvl w:val="0"/>
          <w:numId w:val="95"/>
        </w:numPr>
        <w:spacing w:after="80"/>
        <w:jc w:val="both"/>
        <w:rPr>
          <w:lang w:val="fr-FR"/>
        </w:rPr>
      </w:pPr>
      <w:r w:rsidRPr="00031A77">
        <w:rPr>
          <w:lang w:val="fr-FR"/>
        </w:rPr>
        <w:t xml:space="preserve">OFFICIER DE L’ORDRE DE </w:t>
      </w:r>
      <w:proofErr w:type="gramStart"/>
      <w:r w:rsidR="004533FF" w:rsidRPr="00031A77">
        <w:rPr>
          <w:lang w:val="fr-FR"/>
        </w:rPr>
        <w:t>MERITE:</w:t>
      </w:r>
      <w:proofErr w:type="gramEnd"/>
      <w:r w:rsidRPr="00031A77">
        <w:rPr>
          <w:lang w:val="fr-FR"/>
        </w:rPr>
        <w:t xml:space="preserve"> 5 ans après réception du Chevalier de l’Ordre de Mérite</w:t>
      </w:r>
    </w:p>
    <w:p w14:paraId="7700AAEC" w14:textId="1D55C39F" w:rsidR="00A81020" w:rsidRPr="00031A77" w:rsidRDefault="00000000">
      <w:pPr>
        <w:pStyle w:val="CERESBody"/>
        <w:numPr>
          <w:ilvl w:val="0"/>
          <w:numId w:val="95"/>
        </w:numPr>
        <w:spacing w:after="80"/>
        <w:jc w:val="both"/>
        <w:rPr>
          <w:lang w:val="fr-FR"/>
        </w:rPr>
      </w:pPr>
      <w:r w:rsidRPr="00031A77">
        <w:rPr>
          <w:lang w:val="fr-FR"/>
        </w:rPr>
        <w:t xml:space="preserve">COMMANDEUR DE L’ORDRE DE </w:t>
      </w:r>
      <w:proofErr w:type="gramStart"/>
      <w:r w:rsidR="00AF09D4" w:rsidRPr="00031A77">
        <w:rPr>
          <w:lang w:val="fr-FR"/>
        </w:rPr>
        <w:t>MERITE:</w:t>
      </w:r>
      <w:proofErr w:type="gramEnd"/>
      <w:r w:rsidRPr="00031A77">
        <w:rPr>
          <w:lang w:val="fr-FR"/>
        </w:rPr>
        <w:t xml:space="preserve"> 5 ans après réception de l’officier de l’Ordre de Mérite</w:t>
      </w:r>
    </w:p>
    <w:p w14:paraId="6FAA12D2" w14:textId="3B97E5FA" w:rsidR="00A81020" w:rsidRPr="00031A77" w:rsidRDefault="00000000">
      <w:pPr>
        <w:pStyle w:val="CERESBody"/>
        <w:numPr>
          <w:ilvl w:val="0"/>
          <w:numId w:val="95"/>
        </w:numPr>
        <w:spacing w:after="80"/>
        <w:jc w:val="both"/>
        <w:rPr>
          <w:lang w:val="fr-FR"/>
        </w:rPr>
      </w:pPr>
      <w:r w:rsidRPr="00031A77">
        <w:rPr>
          <w:lang w:val="fr-FR"/>
        </w:rPr>
        <w:t xml:space="preserve">CHEVALIER DE L’ORDRE </w:t>
      </w:r>
      <w:proofErr w:type="gramStart"/>
      <w:r w:rsidR="00AF09D4" w:rsidRPr="00031A77">
        <w:rPr>
          <w:lang w:val="fr-FR"/>
        </w:rPr>
        <w:t>NATIONAL:</w:t>
      </w:r>
      <w:proofErr w:type="gramEnd"/>
      <w:r w:rsidRPr="00031A77">
        <w:rPr>
          <w:lang w:val="fr-FR"/>
        </w:rPr>
        <w:t xml:space="preserve"> + ou = à 20 ans de service et + de 45 ans d’âge</w:t>
      </w:r>
    </w:p>
    <w:p w14:paraId="6AA1027D" w14:textId="3CAF8CEE" w:rsidR="00A81020" w:rsidRPr="00031A77" w:rsidRDefault="00000000">
      <w:pPr>
        <w:pStyle w:val="CERESBody"/>
        <w:numPr>
          <w:ilvl w:val="0"/>
          <w:numId w:val="95"/>
        </w:numPr>
        <w:spacing w:after="80"/>
        <w:jc w:val="both"/>
        <w:rPr>
          <w:lang w:val="fr-FR"/>
        </w:rPr>
      </w:pPr>
      <w:r w:rsidRPr="00031A77">
        <w:rPr>
          <w:lang w:val="fr-FR"/>
        </w:rPr>
        <w:t xml:space="preserve">OFFICIER DE L’ORDRE </w:t>
      </w:r>
      <w:proofErr w:type="gramStart"/>
      <w:r w:rsidR="00AF09D4" w:rsidRPr="00031A77">
        <w:rPr>
          <w:lang w:val="fr-FR"/>
        </w:rPr>
        <w:t>NATIONAL:</w:t>
      </w:r>
      <w:proofErr w:type="gramEnd"/>
      <w:r w:rsidRPr="00031A77">
        <w:rPr>
          <w:lang w:val="fr-FR"/>
        </w:rPr>
        <w:t xml:space="preserve"> 5 ans après réception du Chevalier de l’Ordre National</w:t>
      </w:r>
    </w:p>
    <w:p w14:paraId="3DE96D85" w14:textId="63927ADE" w:rsidR="00A81020" w:rsidRPr="00031A77" w:rsidRDefault="00000000">
      <w:pPr>
        <w:pStyle w:val="CERESBody"/>
        <w:numPr>
          <w:ilvl w:val="0"/>
          <w:numId w:val="95"/>
        </w:numPr>
        <w:spacing w:after="80"/>
        <w:jc w:val="both"/>
        <w:rPr>
          <w:lang w:val="fr-FR"/>
        </w:rPr>
      </w:pPr>
      <w:r w:rsidRPr="00031A77">
        <w:rPr>
          <w:lang w:val="fr-FR"/>
        </w:rPr>
        <w:t xml:space="preserve">COMMANDEUR DE L’ORDRE </w:t>
      </w:r>
      <w:proofErr w:type="gramStart"/>
      <w:r w:rsidR="00AF09D4" w:rsidRPr="00031A77">
        <w:rPr>
          <w:lang w:val="fr-FR"/>
        </w:rPr>
        <w:t>NATIONAL:</w:t>
      </w:r>
      <w:proofErr w:type="gramEnd"/>
      <w:r w:rsidRPr="00031A77">
        <w:rPr>
          <w:lang w:val="fr-FR"/>
        </w:rPr>
        <w:t xml:space="preserve"> 4 ans après réception de l’Officier de l’Ordre National</w:t>
      </w:r>
    </w:p>
    <w:p w14:paraId="3F1B67AD" w14:textId="2D622652" w:rsidR="00A81020" w:rsidRPr="00031A77" w:rsidRDefault="00000000" w:rsidP="00FC2AB2">
      <w:pPr>
        <w:pStyle w:val="CERESBody"/>
        <w:spacing w:after="80"/>
        <w:jc w:val="both"/>
        <w:rPr>
          <w:lang w:val="fr-FR"/>
        </w:rPr>
      </w:pPr>
      <w:r w:rsidRPr="00031A77">
        <w:rPr>
          <w:lang w:val="fr-FR"/>
        </w:rPr>
        <w:t xml:space="preserve">Pour la constitution du dossier, les documents suivants doivent être </w:t>
      </w:r>
      <w:proofErr w:type="gramStart"/>
      <w:r w:rsidR="00AF09D4" w:rsidRPr="00031A77">
        <w:rPr>
          <w:lang w:val="fr-FR"/>
        </w:rPr>
        <w:t>fournis:</w:t>
      </w:r>
      <w:proofErr w:type="gramEnd"/>
    </w:p>
    <w:p w14:paraId="196521F4" w14:textId="77777777" w:rsidR="00A81020" w:rsidRPr="00031A77" w:rsidRDefault="00000000">
      <w:pPr>
        <w:pStyle w:val="CERESBody"/>
        <w:numPr>
          <w:ilvl w:val="0"/>
          <w:numId w:val="96"/>
        </w:numPr>
        <w:spacing w:after="80"/>
        <w:jc w:val="both"/>
        <w:rPr>
          <w:lang w:val="fr-FR"/>
        </w:rPr>
      </w:pPr>
      <w:r w:rsidRPr="00031A77">
        <w:rPr>
          <w:lang w:val="fr-FR"/>
        </w:rPr>
        <w:t>Une demande sur papier libre faite par l’employeur</w:t>
      </w:r>
    </w:p>
    <w:p w14:paraId="57D459C4" w14:textId="77777777" w:rsidR="00A81020" w:rsidRPr="00031A77" w:rsidRDefault="00000000">
      <w:pPr>
        <w:pStyle w:val="CERESBody"/>
        <w:numPr>
          <w:ilvl w:val="0"/>
          <w:numId w:val="96"/>
        </w:numPr>
        <w:spacing w:after="80"/>
        <w:jc w:val="both"/>
        <w:rPr>
          <w:lang w:val="fr-FR"/>
        </w:rPr>
      </w:pPr>
      <w:r w:rsidRPr="00031A77">
        <w:rPr>
          <w:lang w:val="fr-FR"/>
        </w:rPr>
        <w:t>Une fiche ou lettre de proposition (imprimé intitulé « Proposition »)</w:t>
      </w:r>
    </w:p>
    <w:p w14:paraId="0884A307" w14:textId="77777777" w:rsidR="00A81020" w:rsidRDefault="00000000">
      <w:pPr>
        <w:pStyle w:val="CERESBody"/>
        <w:numPr>
          <w:ilvl w:val="0"/>
          <w:numId w:val="96"/>
        </w:numPr>
        <w:spacing w:after="80"/>
        <w:jc w:val="both"/>
      </w:pPr>
      <w:r>
        <w:t xml:space="preserve">Une attestation </w:t>
      </w:r>
      <w:proofErr w:type="spellStart"/>
      <w:r>
        <w:t>d’emploi</w:t>
      </w:r>
      <w:proofErr w:type="spellEnd"/>
    </w:p>
    <w:p w14:paraId="636EE974" w14:textId="77777777" w:rsidR="00A81020" w:rsidRPr="00031A77" w:rsidRDefault="00000000">
      <w:pPr>
        <w:pStyle w:val="CERESBody"/>
        <w:numPr>
          <w:ilvl w:val="0"/>
          <w:numId w:val="96"/>
        </w:numPr>
        <w:spacing w:after="80"/>
        <w:jc w:val="both"/>
        <w:rPr>
          <w:lang w:val="fr-FR"/>
        </w:rPr>
      </w:pPr>
      <w:r w:rsidRPr="00031A77">
        <w:rPr>
          <w:lang w:val="fr-FR"/>
        </w:rPr>
        <w:t>Un extrait de casier judiciaire (moins de 3 mois)</w:t>
      </w:r>
    </w:p>
    <w:p w14:paraId="30FF03E6" w14:textId="77777777" w:rsidR="00A81020" w:rsidRPr="00031A77" w:rsidRDefault="00000000">
      <w:pPr>
        <w:pStyle w:val="CERESBody"/>
        <w:numPr>
          <w:ilvl w:val="0"/>
          <w:numId w:val="96"/>
        </w:numPr>
        <w:spacing w:after="80"/>
        <w:jc w:val="both"/>
        <w:rPr>
          <w:lang w:val="fr-FR"/>
        </w:rPr>
      </w:pPr>
      <w:r w:rsidRPr="00031A77">
        <w:rPr>
          <w:lang w:val="fr-FR"/>
        </w:rPr>
        <w:t>Un certificat de résidence (moins de 3 mois)</w:t>
      </w:r>
    </w:p>
    <w:p w14:paraId="42455297" w14:textId="77777777" w:rsidR="00A81020" w:rsidRDefault="00000000">
      <w:pPr>
        <w:pStyle w:val="CERESBody"/>
        <w:numPr>
          <w:ilvl w:val="0"/>
          <w:numId w:val="96"/>
        </w:numPr>
        <w:spacing w:after="80"/>
        <w:jc w:val="both"/>
      </w:pPr>
      <w:r>
        <w:t xml:space="preserve">Une </w:t>
      </w:r>
      <w:proofErr w:type="spellStart"/>
      <w:r>
        <w:t>copie</w:t>
      </w:r>
      <w:proofErr w:type="spellEnd"/>
      <w:r>
        <w:t xml:space="preserve"> de la CIN</w:t>
      </w:r>
    </w:p>
    <w:p w14:paraId="787E41FE" w14:textId="77777777" w:rsidR="00A81020" w:rsidRPr="00031A77" w:rsidRDefault="00000000">
      <w:pPr>
        <w:pStyle w:val="CERESBody"/>
        <w:numPr>
          <w:ilvl w:val="0"/>
          <w:numId w:val="96"/>
        </w:numPr>
        <w:spacing w:after="80"/>
        <w:jc w:val="both"/>
        <w:rPr>
          <w:lang w:val="fr-FR"/>
        </w:rPr>
      </w:pPr>
      <w:r w:rsidRPr="00031A77">
        <w:rPr>
          <w:lang w:val="fr-FR"/>
        </w:rPr>
        <w:lastRenderedPageBreak/>
        <w:t>Une fiche de renseignements généraux (pour les ORDRE DU MERITE et ORDRE NATIONAL)</w:t>
      </w:r>
    </w:p>
    <w:p w14:paraId="1EB6B6FE" w14:textId="210F39BB" w:rsidR="00A81020" w:rsidRPr="00031A77" w:rsidRDefault="00000000" w:rsidP="00FC2AB2">
      <w:pPr>
        <w:pStyle w:val="CERESBody"/>
        <w:spacing w:after="80"/>
        <w:jc w:val="both"/>
        <w:rPr>
          <w:lang w:val="fr-FR"/>
        </w:rPr>
      </w:pPr>
      <w:r w:rsidRPr="00031A77">
        <w:rPr>
          <w:lang w:val="fr-FR"/>
        </w:rPr>
        <w:t xml:space="preserve">Délai de dépôt des </w:t>
      </w:r>
      <w:proofErr w:type="gramStart"/>
      <w:r w:rsidR="00AF09D4" w:rsidRPr="00031A77">
        <w:rPr>
          <w:lang w:val="fr-FR"/>
        </w:rPr>
        <w:t>dossiers:</w:t>
      </w:r>
      <w:proofErr w:type="gramEnd"/>
      <w:r w:rsidRPr="00031A77">
        <w:rPr>
          <w:lang w:val="fr-FR"/>
        </w:rPr>
        <w:t xml:space="preserve"> entre le 1er mars N et le 28 février N+1 au service des Chancelleries ou à l’Inspection du Travail.</w:t>
      </w:r>
    </w:p>
    <w:p w14:paraId="629702B7" w14:textId="77777777" w:rsidR="00A81020" w:rsidRPr="00031A77" w:rsidRDefault="00000000" w:rsidP="00FC2AB2">
      <w:pPr>
        <w:pStyle w:val="CERESBody"/>
        <w:spacing w:after="80"/>
        <w:jc w:val="both"/>
        <w:rPr>
          <w:lang w:val="fr-FR"/>
        </w:rPr>
      </w:pPr>
      <w:r w:rsidRPr="00031A77">
        <w:rPr>
          <w:lang w:val="fr-FR"/>
        </w:rPr>
        <w:t>La remise officielle des médailles se fait en présence des autorités locales.</w:t>
      </w:r>
    </w:p>
    <w:p w14:paraId="56501B84" w14:textId="05D2F9A9" w:rsidR="00A81020" w:rsidRDefault="00000000" w:rsidP="00995F9D">
      <w:pPr>
        <w:pStyle w:val="Titre2"/>
      </w:pPr>
      <w:bookmarkStart w:id="316" w:name="_Toc223448266"/>
      <w:r>
        <w:t>Plan De Formation</w:t>
      </w:r>
      <w:bookmarkEnd w:id="316"/>
    </w:p>
    <w:p w14:paraId="5A3C8C84" w14:textId="77777777" w:rsidR="00A81020" w:rsidRPr="00031A77" w:rsidRDefault="00000000" w:rsidP="00FC2AB2">
      <w:pPr>
        <w:pStyle w:val="CERESBody"/>
        <w:spacing w:after="80"/>
        <w:jc w:val="both"/>
        <w:rPr>
          <w:lang w:val="fr-FR"/>
        </w:rPr>
      </w:pPr>
      <w:r w:rsidRPr="00031A77">
        <w:rPr>
          <w:lang w:val="fr-FR"/>
        </w:rPr>
        <w:t>Au mois de juin lors de l’entretien annuel, chaque collaborateur fait le point avec son N+1 des formations bénéficiées tout au long de l’année et exprime par la suite ses besoins en formation pour l’année à venir. Une fois que les deux parties se sont mises d’accord, le collaborateur soumet sa demande de formation par le biais du logiciel de gestion de formation. Chaque collaborateur peut demander jusqu’à trois formations parmi celles proposées, ou bien préciser un autre thématique si son choix ne figure pas dans la liste. Toute demande doit être validée par les chefs de service.</w:t>
      </w:r>
    </w:p>
    <w:p w14:paraId="5FE77D91" w14:textId="77777777" w:rsidR="00A81020" w:rsidRPr="00031A77" w:rsidRDefault="00000000" w:rsidP="00FC2AB2">
      <w:pPr>
        <w:pStyle w:val="CERESBody"/>
        <w:spacing w:after="80"/>
        <w:jc w:val="both"/>
        <w:rPr>
          <w:lang w:val="fr-FR"/>
        </w:rPr>
      </w:pPr>
      <w:r w:rsidRPr="00031A77">
        <w:rPr>
          <w:lang w:val="fr-FR"/>
        </w:rPr>
        <w:t>L’ADRH synthétise les besoins en formation exprimés par les collaborateurs et les analyse en collaboration avec le RRH, en tenant compte du poste occupé et des compétences attendues pour chacun.</w:t>
      </w:r>
    </w:p>
    <w:p w14:paraId="4EC906CE" w14:textId="77777777" w:rsidR="00A81020" w:rsidRPr="00031A77" w:rsidRDefault="00000000" w:rsidP="00FC2AB2">
      <w:pPr>
        <w:pStyle w:val="CERESBody"/>
        <w:spacing w:after="80"/>
        <w:jc w:val="both"/>
        <w:rPr>
          <w:lang w:val="fr-FR"/>
        </w:rPr>
      </w:pPr>
      <w:r w:rsidRPr="00031A77">
        <w:rPr>
          <w:lang w:val="fr-FR"/>
        </w:rPr>
        <w:t>Sur cette base, un tableau récapitulatif du planning de formation, accompagné du budget prévisionnel correspondant - en conformité avec le budget annuel établi - est élaboré. Ce travail s’appuie notamment sur les films annuels des services opérationnels. L’ensemble est ensuite transmis au DPR pour validation.</w:t>
      </w:r>
    </w:p>
    <w:p w14:paraId="1116F297" w14:textId="77777777" w:rsidR="00A81020" w:rsidRPr="00031A77" w:rsidRDefault="00000000" w:rsidP="00FC2AB2">
      <w:pPr>
        <w:pStyle w:val="CERESBody"/>
        <w:spacing w:after="80"/>
        <w:jc w:val="both"/>
        <w:rPr>
          <w:lang w:val="fr-FR"/>
        </w:rPr>
      </w:pPr>
      <w:r w:rsidRPr="00031A77">
        <w:rPr>
          <w:lang w:val="fr-FR"/>
        </w:rPr>
        <w:t>Après validation par le DPR, le service RH élabore le plan de formation proprement dit avec les mentions suivantes : intitulé des formations, objectifs et résultats attendus, type et format des formations, organisme de formation, ordre de priorité, calendrier prévisionnel (durée et période), informations relatives aux participants avec leur nombre total (nom et prénoms, service, fonction, genre), coûts liés à l’organisation des formations, coûts pédagogiques liés au formateur et les coûts liés aux bénéficiaires.</w:t>
      </w:r>
    </w:p>
    <w:p w14:paraId="386557F5" w14:textId="77777777" w:rsidR="00A81020" w:rsidRPr="00031A77" w:rsidRDefault="00000000" w:rsidP="00FC2AB2">
      <w:pPr>
        <w:pStyle w:val="CERESBody"/>
        <w:spacing w:after="80"/>
        <w:jc w:val="both"/>
        <w:rPr>
          <w:lang w:val="fr-FR"/>
        </w:rPr>
      </w:pPr>
      <w:r w:rsidRPr="00031A77">
        <w:rPr>
          <w:lang w:val="fr-FR"/>
        </w:rPr>
        <w:t>Ensuite, l’ADRH et le RRH effectuent un retour par service concernant les formations validées, afin de pouvoir présenter le plan de formation à l’ensemble des collaborateurs.</w:t>
      </w:r>
    </w:p>
    <w:p w14:paraId="22EC2853" w14:textId="5850E4E1" w:rsidR="00A81020" w:rsidRPr="00031A77" w:rsidRDefault="00000000" w:rsidP="00FC2AB2">
      <w:pPr>
        <w:pStyle w:val="CERESBody"/>
        <w:spacing w:after="80"/>
        <w:jc w:val="both"/>
        <w:rPr>
          <w:lang w:val="fr-FR"/>
        </w:rPr>
      </w:pPr>
      <w:r w:rsidRPr="00031A77">
        <w:rPr>
          <w:lang w:val="fr-FR"/>
        </w:rPr>
        <w:t xml:space="preserve">Une évaluation de satisfaction à chaud (Annexe </w:t>
      </w:r>
      <w:proofErr w:type="gramStart"/>
      <w:r w:rsidR="004119FE" w:rsidRPr="00031A77">
        <w:rPr>
          <w:lang w:val="fr-FR"/>
        </w:rPr>
        <w:t>16:</w:t>
      </w:r>
      <w:proofErr w:type="gramEnd"/>
      <w:r w:rsidRPr="00031A77">
        <w:rPr>
          <w:lang w:val="fr-FR"/>
        </w:rPr>
        <w:t xml:space="preserve"> Formulaire d’Evaluation de Satisfaction à Chaud) doit être remise aux participants à la fin de chaque session de formation. L’ADRH est chargé d’analyser les résultats de ces évaluations et d’en faire un compte rendu destiné au formateur, aux chefs de services concernés, au RRH et au DPR.</w:t>
      </w:r>
    </w:p>
    <w:p w14:paraId="58D3B538" w14:textId="4A1CB10E" w:rsidR="00A81020" w:rsidRDefault="00000000" w:rsidP="0038304F">
      <w:pPr>
        <w:pStyle w:val="Titre2"/>
      </w:pPr>
      <w:bookmarkStart w:id="317" w:name="_Toc223448267"/>
      <w:proofErr w:type="spellStart"/>
      <w:r>
        <w:t>Accompagnement</w:t>
      </w:r>
      <w:proofErr w:type="spellEnd"/>
      <w:r>
        <w:t xml:space="preserve"> vers le </w:t>
      </w:r>
      <w:proofErr w:type="spellStart"/>
      <w:r>
        <w:t>Départ</w:t>
      </w:r>
      <w:bookmarkEnd w:id="317"/>
      <w:proofErr w:type="spellEnd"/>
    </w:p>
    <w:p w14:paraId="4CDC009B" w14:textId="4B4B329B" w:rsidR="00A81020" w:rsidRDefault="00000000" w:rsidP="0038304F">
      <w:pPr>
        <w:pStyle w:val="Titre3"/>
      </w:pPr>
      <w:bookmarkStart w:id="318" w:name="_Toc223448268"/>
      <w:proofErr w:type="spellStart"/>
      <w:r>
        <w:t>Préparation</w:t>
      </w:r>
      <w:proofErr w:type="spellEnd"/>
      <w:r>
        <w:t xml:space="preserve"> à la sortie</w:t>
      </w:r>
      <w:bookmarkEnd w:id="318"/>
    </w:p>
    <w:p w14:paraId="2F101D4A" w14:textId="77777777" w:rsidR="00A81020" w:rsidRPr="00031A77" w:rsidRDefault="00000000">
      <w:pPr>
        <w:pStyle w:val="CERESBody"/>
        <w:numPr>
          <w:ilvl w:val="0"/>
          <w:numId w:val="97"/>
        </w:numPr>
        <w:spacing w:after="80"/>
        <w:jc w:val="both"/>
        <w:rPr>
          <w:lang w:val="fr-FR"/>
        </w:rPr>
      </w:pPr>
      <w:r w:rsidRPr="00031A77">
        <w:rPr>
          <w:lang w:val="fr-FR"/>
        </w:rPr>
        <w:t>Tout au long de son parcours au sein de l’Association PROMES, le collaborateur participe à des entretiens avec le RRH. Ces échanges sont l’occasion de discuter de ses projets de vie personnelle et professionnelle. Les informations recueillies lors de ces entretiens permettent d’anticiper, de manière constructive, un éventuel départ du collaborateur.</w:t>
      </w:r>
    </w:p>
    <w:p w14:paraId="184077B4" w14:textId="77777777" w:rsidR="00A81020" w:rsidRPr="00031A77" w:rsidRDefault="00000000">
      <w:pPr>
        <w:pStyle w:val="CERESBody"/>
        <w:numPr>
          <w:ilvl w:val="0"/>
          <w:numId w:val="97"/>
        </w:numPr>
        <w:spacing w:after="80"/>
        <w:jc w:val="both"/>
        <w:rPr>
          <w:lang w:val="fr-FR"/>
        </w:rPr>
      </w:pPr>
      <w:r w:rsidRPr="00031A77">
        <w:rPr>
          <w:lang w:val="fr-FR"/>
        </w:rPr>
        <w:t>Un entretien est également requis lorsqu’un collaborateur quitte l’Association, afin de recueillir les motifs de son départ et de permettre une analyse ultérieure.</w:t>
      </w:r>
    </w:p>
    <w:p w14:paraId="7C3CE35E" w14:textId="582BFC18" w:rsidR="00A81020" w:rsidRDefault="00000000" w:rsidP="0038304F">
      <w:pPr>
        <w:pStyle w:val="Titre3"/>
      </w:pPr>
      <w:bookmarkStart w:id="319" w:name="_Toc223448269"/>
      <w:r>
        <w:lastRenderedPageBreak/>
        <w:t xml:space="preserve">En </w:t>
      </w:r>
      <w:proofErr w:type="spellStart"/>
      <w:r>
        <w:t>cas</w:t>
      </w:r>
      <w:proofErr w:type="spellEnd"/>
      <w:r>
        <w:t xml:space="preserve"> de </w:t>
      </w:r>
      <w:proofErr w:type="spellStart"/>
      <w:r w:rsidR="00AF09D4">
        <w:t>démission</w:t>
      </w:r>
      <w:proofErr w:type="spellEnd"/>
      <w:r w:rsidR="00AF09D4">
        <w:t>:</w:t>
      </w:r>
      <w:bookmarkEnd w:id="319"/>
    </w:p>
    <w:p w14:paraId="46EB8914" w14:textId="77777777" w:rsidR="00A81020" w:rsidRPr="00031A77" w:rsidRDefault="00000000" w:rsidP="00FC2AB2">
      <w:pPr>
        <w:pStyle w:val="CERESBody"/>
        <w:spacing w:after="80"/>
        <w:jc w:val="both"/>
        <w:rPr>
          <w:lang w:val="fr-FR"/>
        </w:rPr>
      </w:pPr>
      <w:r w:rsidRPr="00031A77">
        <w:rPr>
          <w:lang w:val="fr-FR"/>
        </w:rPr>
        <w:t>Tout collaborateur souhaitant démissionner doit adresser une demande écrite, visée par son supérieur hiérarchique, au SRH.</w:t>
      </w:r>
    </w:p>
    <w:p w14:paraId="54F6AEE3" w14:textId="77777777" w:rsidR="00A81020" w:rsidRPr="00031A77" w:rsidRDefault="00000000" w:rsidP="00FC2AB2">
      <w:pPr>
        <w:pStyle w:val="CERESBody"/>
        <w:spacing w:after="80"/>
        <w:jc w:val="both"/>
        <w:rPr>
          <w:lang w:val="fr-FR"/>
        </w:rPr>
      </w:pPr>
      <w:r w:rsidRPr="00031A77">
        <w:rPr>
          <w:lang w:val="fr-FR"/>
        </w:rPr>
        <w:t>Le démissionnaire reçoit une notification accusant réception de sa démission, stipulant le nombre de jours de préavis à respecter, l’octroi d’une attestation provisoire d’emploi, ainsi que la date prévisionnelle de remise des documents de fin de contrat (certificat de travail et solde de tout compte). Le démissionnaire a droit à un jour de liberté par semaine, pris selon son choix globalement ou heure par heure, payé à plein salaire. Ce temps de liberté doit être validé par son supérieur hiérarchique qui peut imposer de le déplacer en fonction des besoins du service.</w:t>
      </w:r>
    </w:p>
    <w:p w14:paraId="16A02684" w14:textId="77777777" w:rsidR="00A81020" w:rsidRPr="00031A77" w:rsidRDefault="00000000" w:rsidP="00FC2AB2">
      <w:pPr>
        <w:pStyle w:val="CERESBody"/>
        <w:spacing w:after="80"/>
        <w:jc w:val="both"/>
        <w:rPr>
          <w:lang w:val="fr-FR"/>
        </w:rPr>
      </w:pPr>
      <w:r w:rsidRPr="00031A77">
        <w:rPr>
          <w:lang w:val="fr-FR"/>
        </w:rPr>
        <w:t>Par défaut et par professionnalisme, le préavis doit être effectué entièrement au CERES, sauf cas exceptionnel validé par le DPR. Dans le cas où le démissionnaire aurait une somme à verser au Programme pour un départ, il ne recevra les documents de fin de contrat qu’après régularisation de ce montant.</w:t>
      </w:r>
    </w:p>
    <w:p w14:paraId="18F24696" w14:textId="77777777" w:rsidR="00A81020" w:rsidRPr="00031A77" w:rsidRDefault="00000000" w:rsidP="00FC2AB2">
      <w:pPr>
        <w:pStyle w:val="CERESBody"/>
        <w:spacing w:after="80"/>
        <w:jc w:val="both"/>
        <w:rPr>
          <w:lang w:val="fr-FR"/>
        </w:rPr>
      </w:pPr>
      <w:r w:rsidRPr="00031A77">
        <w:rPr>
          <w:lang w:val="fr-FR"/>
        </w:rPr>
        <w:t>Les documents relatifs au départ du collaborateur (Annexe 18 et Annexe 19) sont transmis à son supérieur hiérarchique avant d’être remis au SRH, au plus tard le dernier jour de son préavis. Si ces documents ne sont pas remis, le collaborateur concerné ne pourra recevoir ni son certificat de travail ni son solde de tout compte.</w:t>
      </w:r>
    </w:p>
    <w:p w14:paraId="218A978D" w14:textId="7AA7AAC3" w:rsidR="00A81020" w:rsidRDefault="00000000" w:rsidP="0038304F">
      <w:pPr>
        <w:pStyle w:val="Titre3"/>
      </w:pPr>
      <w:bookmarkStart w:id="320" w:name="_Toc223448270"/>
      <w:r>
        <w:t xml:space="preserve">En </w:t>
      </w:r>
      <w:proofErr w:type="spellStart"/>
      <w:r>
        <w:t>cas</w:t>
      </w:r>
      <w:proofErr w:type="spellEnd"/>
      <w:r>
        <w:t xml:space="preserve"> de </w:t>
      </w:r>
      <w:proofErr w:type="spellStart"/>
      <w:r w:rsidR="004119FE">
        <w:t>licenciement</w:t>
      </w:r>
      <w:proofErr w:type="spellEnd"/>
      <w:r w:rsidR="004119FE">
        <w:t>:</w:t>
      </w:r>
      <w:bookmarkEnd w:id="320"/>
    </w:p>
    <w:p w14:paraId="5CE4B265" w14:textId="77777777" w:rsidR="00A81020" w:rsidRPr="00031A77" w:rsidRDefault="00000000" w:rsidP="00FC2AB2">
      <w:pPr>
        <w:pStyle w:val="CERESBody"/>
        <w:spacing w:after="80"/>
        <w:jc w:val="both"/>
        <w:rPr>
          <w:lang w:val="fr-FR"/>
        </w:rPr>
      </w:pPr>
      <w:r w:rsidRPr="00031A77">
        <w:rPr>
          <w:lang w:val="fr-FR"/>
        </w:rPr>
        <w:t>Avant que la décision ne soit prononcée, une ou plusieurs demandes d’explications écrites ont été déjà sollicitées auprès du collaborateur concerné, à l’aide d’une fiche (Annexe 19). Les documents relatifs à son départ sont identiques à ceux requis en cas de démission.</w:t>
      </w:r>
    </w:p>
    <w:p w14:paraId="4C9CB30B" w14:textId="56769B64" w:rsidR="00A81020" w:rsidRPr="00031A77" w:rsidRDefault="00000000" w:rsidP="0038304F">
      <w:pPr>
        <w:pStyle w:val="Titre3"/>
        <w:rPr>
          <w:lang w:val="fr-FR"/>
        </w:rPr>
      </w:pPr>
      <w:bookmarkStart w:id="321" w:name="_Toc223448271"/>
      <w:r w:rsidRPr="00031A77">
        <w:rPr>
          <w:lang w:val="fr-FR"/>
        </w:rPr>
        <w:t xml:space="preserve">En cas de départ </w:t>
      </w:r>
      <w:proofErr w:type="gramStart"/>
      <w:r w:rsidR="004119FE" w:rsidRPr="00031A77">
        <w:rPr>
          <w:lang w:val="fr-FR"/>
        </w:rPr>
        <w:t>négocié:</w:t>
      </w:r>
      <w:bookmarkEnd w:id="321"/>
      <w:proofErr w:type="gramEnd"/>
    </w:p>
    <w:p w14:paraId="328D8B7B" w14:textId="77777777" w:rsidR="00A81020" w:rsidRPr="00031A77" w:rsidRDefault="00000000" w:rsidP="00FC2AB2">
      <w:pPr>
        <w:pStyle w:val="CERESBody"/>
        <w:spacing w:after="80"/>
        <w:jc w:val="both"/>
        <w:rPr>
          <w:lang w:val="fr-FR"/>
        </w:rPr>
      </w:pPr>
      <w:r w:rsidRPr="00031A77">
        <w:rPr>
          <w:lang w:val="fr-FR"/>
        </w:rPr>
        <w:t>Un entretien préalable entre le ou les collaborateurs concernés, le Chef de Service, le RRH et le DPR s’avère nécessaire avant d’entamer toute procédure administrative essentielle. Une indemnité de départ sera alors mentionnée dans le STC du ou des collaborateurs concernés.</w:t>
      </w:r>
    </w:p>
    <w:p w14:paraId="7B2CC964" w14:textId="77777777" w:rsidR="00A81020" w:rsidRPr="00031A77" w:rsidRDefault="00000000" w:rsidP="00FC2AB2">
      <w:pPr>
        <w:pStyle w:val="CERESBody"/>
        <w:spacing w:after="80"/>
        <w:jc w:val="both"/>
        <w:rPr>
          <w:lang w:val="fr-FR"/>
        </w:rPr>
      </w:pPr>
      <w:r w:rsidRPr="00031A77">
        <w:rPr>
          <w:b/>
          <w:bCs/>
          <w:lang w:val="fr-FR"/>
        </w:rPr>
        <w:t>Dans tous les cas, le service RH veille à la complétude du dossier</w:t>
      </w:r>
      <w:r w:rsidRPr="00031A77">
        <w:rPr>
          <w:lang w:val="fr-FR"/>
        </w:rPr>
        <w:t xml:space="preserve"> du collaborateur, notamment en s’assurant que les contrats et avenants sont à jour, ainsi que les bulletins de salaires dûment signés.</w:t>
      </w:r>
    </w:p>
    <w:p w14:paraId="00370E1F" w14:textId="50E1D246" w:rsidR="00A81020" w:rsidRPr="00031A77" w:rsidRDefault="00000000" w:rsidP="009503F0">
      <w:pPr>
        <w:pStyle w:val="Titre2"/>
        <w:rPr>
          <w:lang w:val="fr-FR"/>
        </w:rPr>
      </w:pPr>
      <w:bookmarkStart w:id="322" w:name="_Toc223448272"/>
      <w:r w:rsidRPr="00031A77">
        <w:rPr>
          <w:lang w:val="fr-FR"/>
        </w:rPr>
        <w:t>Procédure de Mise À Jour du Règlement Intérieur</w:t>
      </w:r>
      <w:bookmarkEnd w:id="322"/>
    </w:p>
    <w:p w14:paraId="5B257A6D" w14:textId="304A10B9" w:rsidR="00A81020" w:rsidRPr="00031A77" w:rsidRDefault="00000000" w:rsidP="009503F0">
      <w:pPr>
        <w:pStyle w:val="Titre3"/>
        <w:rPr>
          <w:lang w:val="fr-FR"/>
        </w:rPr>
      </w:pPr>
      <w:bookmarkStart w:id="323" w:name="_Toc223448273"/>
      <w:r w:rsidRPr="00031A77">
        <w:rPr>
          <w:lang w:val="fr-FR"/>
        </w:rPr>
        <w:t>Motifs de mise à jour du Règlement Intérieur</w:t>
      </w:r>
      <w:bookmarkEnd w:id="323"/>
    </w:p>
    <w:p w14:paraId="47D68629" w14:textId="16E3D31B" w:rsidR="00A81020" w:rsidRPr="00031A77" w:rsidRDefault="00000000" w:rsidP="00FC2AB2">
      <w:pPr>
        <w:pStyle w:val="CERESBody"/>
        <w:spacing w:after="80"/>
        <w:jc w:val="both"/>
        <w:rPr>
          <w:lang w:val="fr-FR"/>
        </w:rPr>
      </w:pPr>
      <w:r w:rsidRPr="00031A77">
        <w:rPr>
          <w:lang w:val="fr-FR"/>
        </w:rPr>
        <w:t xml:space="preserve">La mise à jour du Règlement Intérieur devra être motivée </w:t>
      </w:r>
      <w:proofErr w:type="gramStart"/>
      <w:r w:rsidR="004119FE" w:rsidRPr="00031A77">
        <w:rPr>
          <w:lang w:val="fr-FR"/>
        </w:rPr>
        <w:t>par:</w:t>
      </w:r>
      <w:proofErr w:type="gramEnd"/>
    </w:p>
    <w:p w14:paraId="0BE59D9A" w14:textId="3BEBA64C" w:rsidR="00A81020" w:rsidRPr="00031A77" w:rsidRDefault="00000000">
      <w:pPr>
        <w:pStyle w:val="CERESBody"/>
        <w:numPr>
          <w:ilvl w:val="0"/>
          <w:numId w:val="98"/>
        </w:numPr>
        <w:spacing w:after="80"/>
        <w:jc w:val="both"/>
        <w:rPr>
          <w:lang w:val="fr-FR"/>
        </w:rPr>
      </w:pPr>
      <w:r w:rsidRPr="00031A77">
        <w:rPr>
          <w:lang w:val="fr-FR"/>
        </w:rPr>
        <w:t xml:space="preserve">Des changements dans la structure ou les activités du </w:t>
      </w:r>
      <w:proofErr w:type="gramStart"/>
      <w:r w:rsidR="00AF09D4" w:rsidRPr="00031A77">
        <w:rPr>
          <w:lang w:val="fr-FR"/>
        </w:rPr>
        <w:t>Programme;</w:t>
      </w:r>
      <w:proofErr w:type="gramEnd"/>
    </w:p>
    <w:p w14:paraId="02DBD419" w14:textId="6D005BC4" w:rsidR="00A81020" w:rsidRPr="00031A77" w:rsidRDefault="00000000">
      <w:pPr>
        <w:pStyle w:val="CERESBody"/>
        <w:numPr>
          <w:ilvl w:val="0"/>
          <w:numId w:val="98"/>
        </w:numPr>
        <w:spacing w:after="80"/>
        <w:jc w:val="both"/>
        <w:rPr>
          <w:lang w:val="fr-FR"/>
        </w:rPr>
      </w:pPr>
      <w:r w:rsidRPr="00031A77">
        <w:rPr>
          <w:lang w:val="fr-FR"/>
        </w:rPr>
        <w:t xml:space="preserve">La nécessité d’adapter le Règlement Intérieur à des situations </w:t>
      </w:r>
      <w:proofErr w:type="gramStart"/>
      <w:r w:rsidR="00AF09D4" w:rsidRPr="00031A77">
        <w:rPr>
          <w:lang w:val="fr-FR"/>
        </w:rPr>
        <w:t>nouvelles;</w:t>
      </w:r>
      <w:proofErr w:type="gramEnd"/>
    </w:p>
    <w:p w14:paraId="46646A92" w14:textId="77777777" w:rsidR="00A81020" w:rsidRPr="00031A77" w:rsidRDefault="00000000">
      <w:pPr>
        <w:pStyle w:val="CERESBody"/>
        <w:numPr>
          <w:ilvl w:val="0"/>
          <w:numId w:val="98"/>
        </w:numPr>
        <w:spacing w:after="80"/>
        <w:jc w:val="both"/>
        <w:rPr>
          <w:lang w:val="fr-FR"/>
        </w:rPr>
      </w:pPr>
      <w:r w:rsidRPr="00031A77">
        <w:rPr>
          <w:lang w:val="fr-FR"/>
        </w:rPr>
        <w:t>Des changements rendus nécessaires par l’application des textes et décrets concernant les lois et les règles compatibles en vigueur.</w:t>
      </w:r>
    </w:p>
    <w:p w14:paraId="15593252" w14:textId="3F83A897" w:rsidR="00A81020" w:rsidRPr="00031A77" w:rsidRDefault="00000000" w:rsidP="009503F0">
      <w:pPr>
        <w:pStyle w:val="Titre3"/>
        <w:rPr>
          <w:lang w:val="fr-FR"/>
        </w:rPr>
      </w:pPr>
      <w:bookmarkStart w:id="324" w:name="_Toc223448274"/>
      <w:r w:rsidRPr="00031A77">
        <w:rPr>
          <w:lang w:val="fr-FR"/>
        </w:rPr>
        <w:t>Responsabilité de la mise à jour du Règlement Intérieur</w:t>
      </w:r>
      <w:bookmarkEnd w:id="324"/>
    </w:p>
    <w:p w14:paraId="19EC1EA7" w14:textId="77777777" w:rsidR="00A81020" w:rsidRPr="00031A77" w:rsidRDefault="00000000" w:rsidP="00FC2AB2">
      <w:pPr>
        <w:pStyle w:val="CERESBody"/>
        <w:spacing w:after="80"/>
        <w:jc w:val="both"/>
        <w:rPr>
          <w:lang w:val="fr-FR"/>
        </w:rPr>
      </w:pPr>
      <w:r w:rsidRPr="00031A77">
        <w:rPr>
          <w:lang w:val="fr-FR"/>
        </w:rPr>
        <w:t>La responsabilité de la tenue et de la mise à jour du Règlement Intérieur incombe au Directeur du Programme CERES (DPR).</w:t>
      </w:r>
    </w:p>
    <w:p w14:paraId="12609C40" w14:textId="581A16F5" w:rsidR="00A81020" w:rsidRDefault="00000000" w:rsidP="007A1052">
      <w:pPr>
        <w:pStyle w:val="Titre3"/>
      </w:pPr>
      <w:bookmarkStart w:id="325" w:name="_Toc223448275"/>
      <w:proofErr w:type="spellStart"/>
      <w:r>
        <w:lastRenderedPageBreak/>
        <w:t>Méthodologie</w:t>
      </w:r>
      <w:proofErr w:type="spellEnd"/>
      <w:r>
        <w:t xml:space="preserve"> de mise à jour</w:t>
      </w:r>
      <w:bookmarkEnd w:id="325"/>
    </w:p>
    <w:p w14:paraId="1F5703D7" w14:textId="3A91683B" w:rsidR="00A81020" w:rsidRPr="00031A77" w:rsidRDefault="00000000" w:rsidP="00FC2AB2">
      <w:pPr>
        <w:pStyle w:val="CERESBody"/>
        <w:spacing w:after="80"/>
        <w:jc w:val="both"/>
        <w:rPr>
          <w:lang w:val="fr-FR"/>
        </w:rPr>
      </w:pPr>
      <w:r w:rsidRPr="00031A77">
        <w:rPr>
          <w:lang w:val="fr-FR"/>
        </w:rPr>
        <w:t xml:space="preserve">Lorsque la décision de modification des procédures existantes est envisagée, le Directeur du Programme convoque une réunion à laquelle doivent participer tous les responsables susceptibles d’être concernés par ces modifications. Les participants suivants doivent être présents à cette réunion, au </w:t>
      </w:r>
      <w:proofErr w:type="gramStart"/>
      <w:r w:rsidR="004119FE" w:rsidRPr="00031A77">
        <w:rPr>
          <w:lang w:val="fr-FR"/>
        </w:rPr>
        <w:t>minimum:</w:t>
      </w:r>
      <w:proofErr w:type="gramEnd"/>
    </w:p>
    <w:p w14:paraId="683B189C" w14:textId="77777777" w:rsidR="00A81020" w:rsidRDefault="00000000">
      <w:pPr>
        <w:pStyle w:val="CERESBody"/>
        <w:numPr>
          <w:ilvl w:val="0"/>
          <w:numId w:val="99"/>
        </w:numPr>
        <w:spacing w:after="80"/>
        <w:jc w:val="both"/>
      </w:pPr>
      <w:r>
        <w:t xml:space="preserve">Le Directeur du </w:t>
      </w:r>
      <w:proofErr w:type="spellStart"/>
      <w:r>
        <w:t>Programme</w:t>
      </w:r>
      <w:proofErr w:type="spellEnd"/>
      <w:r>
        <w:t xml:space="preserve"> CERES</w:t>
      </w:r>
    </w:p>
    <w:p w14:paraId="3E2BF9C8" w14:textId="77777777" w:rsidR="00A81020" w:rsidRDefault="00000000">
      <w:pPr>
        <w:pStyle w:val="CERESBody"/>
        <w:numPr>
          <w:ilvl w:val="0"/>
          <w:numId w:val="99"/>
        </w:numPr>
        <w:spacing w:after="80"/>
        <w:jc w:val="both"/>
      </w:pPr>
      <w:r>
        <w:t xml:space="preserve">Les </w:t>
      </w:r>
      <w:proofErr w:type="spellStart"/>
      <w:r>
        <w:t>Responsables</w:t>
      </w:r>
      <w:proofErr w:type="spellEnd"/>
      <w:r>
        <w:t xml:space="preserve"> de Services</w:t>
      </w:r>
    </w:p>
    <w:p w14:paraId="381A30B8" w14:textId="77777777" w:rsidR="00A81020" w:rsidRDefault="00A81020">
      <w:pPr>
        <w:pStyle w:val="CERESBody"/>
      </w:pPr>
    </w:p>
    <w:p w14:paraId="5FCBCC1F" w14:textId="421D041A" w:rsidR="00A81020" w:rsidRPr="00031A77" w:rsidRDefault="00000000" w:rsidP="00FC2AB2">
      <w:pPr>
        <w:pStyle w:val="CERESBody"/>
        <w:spacing w:after="80"/>
        <w:jc w:val="both"/>
        <w:rPr>
          <w:lang w:val="fr-FR"/>
        </w:rPr>
      </w:pPr>
      <w:r w:rsidRPr="00031A77">
        <w:rPr>
          <w:lang w:val="fr-FR"/>
        </w:rPr>
        <w:t xml:space="preserve">Cette réunion a pour objectif de débattre de l’opportunité de la modification proposée ainsi que des solutions à adopter. A l’issue de cette réunion, un procès-verbal est établi indiquant les éléments </w:t>
      </w:r>
      <w:proofErr w:type="gramStart"/>
      <w:r w:rsidR="004119FE" w:rsidRPr="00031A77">
        <w:rPr>
          <w:lang w:val="fr-FR"/>
        </w:rPr>
        <w:t>suivants:</w:t>
      </w:r>
      <w:proofErr w:type="gramEnd"/>
    </w:p>
    <w:p w14:paraId="2862B3D4" w14:textId="77777777" w:rsidR="00A81020" w:rsidRPr="00031A77" w:rsidRDefault="00000000">
      <w:pPr>
        <w:pStyle w:val="CERESBody"/>
        <w:numPr>
          <w:ilvl w:val="0"/>
          <w:numId w:val="100"/>
        </w:numPr>
        <w:spacing w:after="80"/>
        <w:jc w:val="both"/>
        <w:rPr>
          <w:lang w:val="fr-FR"/>
        </w:rPr>
      </w:pPr>
      <w:r w:rsidRPr="00031A77">
        <w:rPr>
          <w:lang w:val="fr-FR"/>
        </w:rPr>
        <w:t>La ou les procédure(s) existante(s) devant être modifiée(s),</w:t>
      </w:r>
    </w:p>
    <w:p w14:paraId="6D999B70" w14:textId="77777777" w:rsidR="00A81020" w:rsidRPr="00031A77" w:rsidRDefault="00000000">
      <w:pPr>
        <w:pStyle w:val="CERESBody"/>
        <w:numPr>
          <w:ilvl w:val="0"/>
          <w:numId w:val="100"/>
        </w:numPr>
        <w:spacing w:after="80"/>
        <w:jc w:val="both"/>
        <w:rPr>
          <w:lang w:val="fr-FR"/>
        </w:rPr>
      </w:pPr>
      <w:r w:rsidRPr="00031A77">
        <w:rPr>
          <w:lang w:val="fr-FR"/>
        </w:rPr>
        <w:t>Les raisons pour lesquelles une modification est demandée</w:t>
      </w:r>
    </w:p>
    <w:p w14:paraId="38ED0635" w14:textId="77777777" w:rsidR="00A81020" w:rsidRPr="00031A77" w:rsidRDefault="00000000">
      <w:pPr>
        <w:pStyle w:val="CERESBody"/>
        <w:numPr>
          <w:ilvl w:val="0"/>
          <w:numId w:val="100"/>
        </w:numPr>
        <w:spacing w:after="80"/>
        <w:jc w:val="both"/>
        <w:rPr>
          <w:lang w:val="fr-FR"/>
        </w:rPr>
      </w:pPr>
      <w:r w:rsidRPr="00031A77">
        <w:rPr>
          <w:lang w:val="fr-FR"/>
        </w:rPr>
        <w:t>Les principes de la/des modification(s) à apporter,</w:t>
      </w:r>
    </w:p>
    <w:p w14:paraId="7813F618" w14:textId="77777777" w:rsidR="00A81020" w:rsidRPr="00031A77" w:rsidRDefault="00000000">
      <w:pPr>
        <w:pStyle w:val="CERESBody"/>
        <w:numPr>
          <w:ilvl w:val="0"/>
          <w:numId w:val="100"/>
        </w:numPr>
        <w:spacing w:after="80"/>
        <w:jc w:val="both"/>
        <w:rPr>
          <w:lang w:val="fr-FR"/>
        </w:rPr>
      </w:pPr>
      <w:r w:rsidRPr="00031A77">
        <w:rPr>
          <w:lang w:val="fr-FR"/>
        </w:rPr>
        <w:t>La ou les personnes chargées de rédiger la/les nouvelle(s) procédure(s) à inclure dans le Règlement Intérieur</w:t>
      </w:r>
    </w:p>
    <w:p w14:paraId="6410266A" w14:textId="049DC986" w:rsidR="00440B0F" w:rsidRDefault="00000000" w:rsidP="007A1052">
      <w:pPr>
        <w:pStyle w:val="CERESBody"/>
        <w:spacing w:after="80"/>
        <w:jc w:val="both"/>
      </w:pPr>
      <w:r w:rsidRPr="00031A77">
        <w:rPr>
          <w:lang w:val="fr-FR"/>
        </w:rPr>
        <w:t xml:space="preserve">Le règlement intérieur modifié sera communiqué aux délégués du personnel. Dans les quinze jours suivant cette communication, les délégués du personnel adressent leurs observations au DPR. La communication sera effectuée, soit par lettre recommandée, soit par cahier de transmission, soit par tout autre moyen permettant de certifier la communication et d’en établir la date certaine. </w:t>
      </w:r>
      <w:proofErr w:type="spellStart"/>
      <w:r>
        <w:t>L’absence</w:t>
      </w:r>
      <w:proofErr w:type="spellEnd"/>
      <w:r>
        <w:t xml:space="preserve"> de </w:t>
      </w:r>
      <w:proofErr w:type="spellStart"/>
      <w:r>
        <w:t>réponse</w:t>
      </w:r>
      <w:proofErr w:type="spellEnd"/>
      <w:r>
        <w:t xml:space="preserve"> dans le </w:t>
      </w:r>
      <w:proofErr w:type="spellStart"/>
      <w:r>
        <w:t>délai</w:t>
      </w:r>
      <w:proofErr w:type="spellEnd"/>
      <w:r>
        <w:t xml:space="preserve"> </w:t>
      </w:r>
      <w:proofErr w:type="spellStart"/>
      <w:r>
        <w:t>imparti</w:t>
      </w:r>
      <w:proofErr w:type="spellEnd"/>
      <w:r>
        <w:t xml:space="preserve"> </w:t>
      </w:r>
      <w:proofErr w:type="spellStart"/>
      <w:r>
        <w:t>vaut</w:t>
      </w:r>
      <w:proofErr w:type="spellEnd"/>
      <w:r>
        <w:t xml:space="preserve"> </w:t>
      </w:r>
      <w:proofErr w:type="spellStart"/>
      <w:r>
        <w:t>acquiescement</w:t>
      </w:r>
      <w:proofErr w:type="spellEnd"/>
      <w:r>
        <w:t>.</w:t>
      </w:r>
    </w:p>
    <w:p w14:paraId="72514D3D" w14:textId="67EB1C14" w:rsidR="00A81020" w:rsidRPr="00031A77" w:rsidRDefault="00000000" w:rsidP="007A1052">
      <w:pPr>
        <w:pStyle w:val="Titre3"/>
        <w:rPr>
          <w:lang w:val="fr-FR"/>
        </w:rPr>
      </w:pPr>
      <w:bookmarkStart w:id="326" w:name="_Toc223448276"/>
      <w:r w:rsidRPr="00031A77">
        <w:rPr>
          <w:lang w:val="fr-FR"/>
        </w:rPr>
        <w:t>Validation et diffusion du Règlement Intérieur</w:t>
      </w:r>
      <w:bookmarkEnd w:id="326"/>
    </w:p>
    <w:p w14:paraId="340D10B3" w14:textId="77777777" w:rsidR="00A81020" w:rsidRPr="00031A77" w:rsidRDefault="00000000" w:rsidP="00FC2AB2">
      <w:pPr>
        <w:pStyle w:val="CERESBody"/>
        <w:spacing w:after="80"/>
        <w:jc w:val="both"/>
        <w:rPr>
          <w:lang w:val="fr-FR"/>
        </w:rPr>
      </w:pPr>
      <w:r w:rsidRPr="00031A77">
        <w:rPr>
          <w:lang w:val="fr-FR"/>
        </w:rPr>
        <w:t>Le Règlement Intérieur ainsi révisé est soumis à validation par l’Inspection du Travail, puis enregistré auprès du Tribunal de Fianarantsoa. Le Responsable du Service des Ressources Humaines se charge de faire connaître le Règlement Intérieur une fois validé, au moyen d’une lettre circulaire, auprès du personnel de CERES.</w:t>
      </w:r>
    </w:p>
    <w:p w14:paraId="74468076" w14:textId="7334BA72" w:rsidR="00A81020" w:rsidRDefault="00000000" w:rsidP="007A1052">
      <w:pPr>
        <w:pStyle w:val="Titre2"/>
      </w:pPr>
      <w:bookmarkStart w:id="327" w:name="_Toc223448277"/>
      <w:r>
        <w:t xml:space="preserve">Election Des </w:t>
      </w:r>
      <w:proofErr w:type="spellStart"/>
      <w:r>
        <w:t>Délégués</w:t>
      </w:r>
      <w:proofErr w:type="spellEnd"/>
      <w:r>
        <w:t xml:space="preserve"> Du Personnel</w:t>
      </w:r>
      <w:bookmarkEnd w:id="327"/>
    </w:p>
    <w:p w14:paraId="4FBB1C1D" w14:textId="77777777" w:rsidR="00A81020" w:rsidRPr="00031A77" w:rsidRDefault="00000000" w:rsidP="00FC2AB2">
      <w:pPr>
        <w:pStyle w:val="CERESBody"/>
        <w:spacing w:after="80"/>
        <w:jc w:val="both"/>
        <w:rPr>
          <w:lang w:val="fr-FR"/>
        </w:rPr>
      </w:pPr>
      <w:r w:rsidRPr="00031A77">
        <w:rPr>
          <w:lang w:val="fr-FR"/>
        </w:rPr>
        <w:t>Conformément à l’article 216 du code de travail n°2024- 014 du 14 août 2024, CERES fera une élection de délégués du personnel tous les trois ans et durant le premier semestre de l’année.</w:t>
      </w:r>
    </w:p>
    <w:p w14:paraId="58325814" w14:textId="6438BF3B" w:rsidR="00A81020" w:rsidRPr="00031A77" w:rsidRDefault="00000000" w:rsidP="00FC2AB2">
      <w:pPr>
        <w:pStyle w:val="CERESBody"/>
        <w:spacing w:after="80"/>
        <w:jc w:val="both"/>
        <w:rPr>
          <w:lang w:val="fr-FR"/>
        </w:rPr>
      </w:pPr>
      <w:r w:rsidRPr="00031A77">
        <w:rPr>
          <w:lang w:val="fr-FR"/>
        </w:rPr>
        <w:t xml:space="preserve">Le nombre des délégués du personnel à élire est fixé comme </w:t>
      </w:r>
      <w:proofErr w:type="gramStart"/>
      <w:r w:rsidR="004119FE" w:rsidRPr="00031A77">
        <w:rPr>
          <w:lang w:val="fr-FR"/>
        </w:rPr>
        <w:t>suit:</w:t>
      </w:r>
      <w:proofErr w:type="gramEnd"/>
    </w:p>
    <w:p w14:paraId="1E69E56A" w14:textId="4F4508A9" w:rsidR="00A81020" w:rsidRPr="00031A77" w:rsidRDefault="00000000">
      <w:pPr>
        <w:pStyle w:val="CERESBody"/>
        <w:numPr>
          <w:ilvl w:val="0"/>
          <w:numId w:val="101"/>
        </w:numPr>
        <w:spacing w:after="80"/>
        <w:jc w:val="both"/>
        <w:rPr>
          <w:lang w:val="fr-FR"/>
        </w:rPr>
      </w:pPr>
      <w:r w:rsidRPr="00031A77">
        <w:rPr>
          <w:lang w:val="fr-FR"/>
        </w:rPr>
        <w:t xml:space="preserve">De cent un à quatre cents </w:t>
      </w:r>
      <w:proofErr w:type="gramStart"/>
      <w:r w:rsidR="00B90CE0" w:rsidRPr="00031A77">
        <w:rPr>
          <w:lang w:val="fr-FR"/>
        </w:rPr>
        <w:t>travailleurs:</w:t>
      </w:r>
      <w:proofErr w:type="gramEnd"/>
      <w:r w:rsidRPr="00031A77">
        <w:rPr>
          <w:lang w:val="fr-FR"/>
        </w:rPr>
        <w:t xml:space="preserve"> quatre délégués titulaires et quatre délégués suppléants.</w:t>
      </w:r>
    </w:p>
    <w:p w14:paraId="5F92C76E" w14:textId="4DE2FA4C" w:rsidR="00A81020" w:rsidRPr="00031A77" w:rsidRDefault="00000000">
      <w:pPr>
        <w:pStyle w:val="CERESBody"/>
        <w:numPr>
          <w:ilvl w:val="0"/>
          <w:numId w:val="101"/>
        </w:numPr>
        <w:spacing w:after="80"/>
        <w:jc w:val="both"/>
        <w:rPr>
          <w:lang w:val="fr-FR"/>
        </w:rPr>
      </w:pPr>
      <w:r w:rsidRPr="00031A77">
        <w:rPr>
          <w:lang w:val="fr-FR"/>
        </w:rPr>
        <w:t xml:space="preserve">Les travailleurs sont répartis en deux </w:t>
      </w:r>
      <w:proofErr w:type="gramStart"/>
      <w:r w:rsidR="00B90CE0" w:rsidRPr="00031A77">
        <w:rPr>
          <w:lang w:val="fr-FR"/>
        </w:rPr>
        <w:t>collèges:</w:t>
      </w:r>
      <w:proofErr w:type="gramEnd"/>
    </w:p>
    <w:p w14:paraId="1CF9C272" w14:textId="4CA2B65C" w:rsidR="00A81020" w:rsidRPr="00031A77" w:rsidRDefault="00000000">
      <w:pPr>
        <w:pStyle w:val="CERESBody"/>
        <w:numPr>
          <w:ilvl w:val="0"/>
          <w:numId w:val="101"/>
        </w:numPr>
        <w:spacing w:after="80"/>
        <w:jc w:val="both"/>
        <w:rPr>
          <w:lang w:val="fr-FR"/>
        </w:rPr>
      </w:pPr>
      <w:r w:rsidRPr="00031A77">
        <w:rPr>
          <w:lang w:val="fr-FR"/>
        </w:rPr>
        <w:t xml:space="preserve">Le premier collège est constitué des apprentis, ouvriers et </w:t>
      </w:r>
      <w:proofErr w:type="gramStart"/>
      <w:r w:rsidR="00B90CE0" w:rsidRPr="00031A77">
        <w:rPr>
          <w:lang w:val="fr-FR"/>
        </w:rPr>
        <w:t>employés;</w:t>
      </w:r>
      <w:proofErr w:type="gramEnd"/>
    </w:p>
    <w:p w14:paraId="34A55014" w14:textId="77777777" w:rsidR="00A81020" w:rsidRPr="00031A77" w:rsidRDefault="00000000">
      <w:pPr>
        <w:pStyle w:val="CERESBody"/>
        <w:numPr>
          <w:ilvl w:val="0"/>
          <w:numId w:val="101"/>
        </w:numPr>
        <w:spacing w:after="80"/>
        <w:jc w:val="both"/>
        <w:rPr>
          <w:lang w:val="fr-FR"/>
        </w:rPr>
      </w:pPr>
      <w:r w:rsidRPr="00031A77">
        <w:rPr>
          <w:lang w:val="fr-FR"/>
        </w:rPr>
        <w:t>Le second collège comprend les agents de maîtrise, les ingénieurs, les cadres et les chefs de service ou de département.</w:t>
      </w:r>
    </w:p>
    <w:p w14:paraId="44FDDFBD" w14:textId="77777777" w:rsidR="00A81020" w:rsidRPr="00031A77" w:rsidRDefault="00000000" w:rsidP="00FC2AB2">
      <w:pPr>
        <w:pStyle w:val="CERESBody"/>
        <w:spacing w:after="80"/>
        <w:jc w:val="both"/>
        <w:rPr>
          <w:lang w:val="fr-FR"/>
        </w:rPr>
      </w:pPr>
      <w:r w:rsidRPr="00031A77">
        <w:rPr>
          <w:lang w:val="fr-FR"/>
        </w:rPr>
        <w:t>Sont électeurs les travailleurs des deux sexes, âgés de dix-huit ans accomplis, ayant travaillés six mois au moins dans l’établissement, n’ayant pas été condamnés pour crime ou délit à une peine privative de liberté avec ou sans sursis.</w:t>
      </w:r>
    </w:p>
    <w:p w14:paraId="5A7D32A5" w14:textId="77777777" w:rsidR="00A81020" w:rsidRPr="00031A77" w:rsidRDefault="00000000" w:rsidP="00FC2AB2">
      <w:pPr>
        <w:pStyle w:val="CERESBody"/>
        <w:spacing w:after="80"/>
        <w:jc w:val="both"/>
        <w:rPr>
          <w:lang w:val="fr-FR"/>
        </w:rPr>
      </w:pPr>
      <w:r w:rsidRPr="00031A77">
        <w:rPr>
          <w:lang w:val="fr-FR"/>
        </w:rPr>
        <w:lastRenderedPageBreak/>
        <w:t>Sont éligibles, dans leur collège, les travailleurs citoyens malgaches remplissant les conditions pour être électeurs et qui ont travaillé dans l’établissement pendant douze mois au moins.</w:t>
      </w:r>
    </w:p>
    <w:p w14:paraId="100CCDBE" w14:textId="77777777" w:rsidR="00A81020" w:rsidRPr="00031A77" w:rsidRDefault="00000000" w:rsidP="00FC2AB2">
      <w:pPr>
        <w:pStyle w:val="CERESBody"/>
        <w:spacing w:after="80"/>
        <w:jc w:val="both"/>
        <w:rPr>
          <w:lang w:val="fr-FR"/>
        </w:rPr>
      </w:pPr>
      <w:r w:rsidRPr="00031A77">
        <w:rPr>
          <w:lang w:val="fr-FR"/>
        </w:rPr>
        <w:t>Le mandat des délégués du personnel sortant ne peut être prolongé de plus de deux mois.</w:t>
      </w:r>
    </w:p>
    <w:p w14:paraId="563DB7C8" w14:textId="5768712D" w:rsidR="00A81020" w:rsidRPr="00031A77" w:rsidRDefault="00000000" w:rsidP="00FC2AB2">
      <w:pPr>
        <w:pStyle w:val="CERESBody"/>
        <w:spacing w:after="80"/>
        <w:jc w:val="both"/>
        <w:rPr>
          <w:lang w:val="fr-FR"/>
        </w:rPr>
      </w:pPr>
      <w:r w:rsidRPr="00031A77">
        <w:rPr>
          <w:lang w:val="fr-FR"/>
        </w:rPr>
        <w:t xml:space="preserve">L’organisation de l’élection de ces délégués du personnel est assurée par le Service </w:t>
      </w:r>
      <w:proofErr w:type="gramStart"/>
      <w:r w:rsidR="004119FE" w:rsidRPr="00031A77">
        <w:rPr>
          <w:lang w:val="fr-FR"/>
        </w:rPr>
        <w:t>RH:</w:t>
      </w:r>
      <w:proofErr w:type="gramEnd"/>
      <w:r w:rsidRPr="00031A77">
        <w:rPr>
          <w:lang w:val="fr-FR"/>
        </w:rPr>
        <w:t xml:space="preserve"> le jour, les heures d’ouverture et fermeture du scrutin, le lieu, l’affichage des indications et de la liste, la constitution du bureau de vote, fourniture des bulletins, dépouillement, édition et envoi des procès-verbaux à l’Inspecteur du Travail, etc. Elle est effectuée avec les organisations syndicales s’il y en a suivant l’article n°4 de l’Arrêté n°28968/2011.</w:t>
      </w:r>
    </w:p>
    <w:p w14:paraId="18C0519E" w14:textId="77777777" w:rsidR="00A81020" w:rsidRPr="00031A77" w:rsidRDefault="00000000" w:rsidP="00FC2AB2">
      <w:pPr>
        <w:pStyle w:val="CERESBody"/>
        <w:spacing w:after="80"/>
        <w:jc w:val="both"/>
        <w:rPr>
          <w:lang w:val="fr-FR"/>
        </w:rPr>
      </w:pPr>
      <w:r w:rsidRPr="00031A77">
        <w:rPr>
          <w:lang w:val="fr-FR"/>
        </w:rPr>
        <w:t>L’élection a lieu au scrutin secret et sous enveloppe. Il est procédé à un seul vote par collège, sur la liste ou les listes de candidatures jumelées, pour les délégués titulaires et les délégués suppléants.</w:t>
      </w:r>
    </w:p>
    <w:p w14:paraId="2507EBB3" w14:textId="77777777" w:rsidR="00A81020" w:rsidRPr="00031A77" w:rsidRDefault="00000000" w:rsidP="00FC2AB2">
      <w:pPr>
        <w:pStyle w:val="CERESBody"/>
        <w:spacing w:after="80"/>
        <w:jc w:val="both"/>
        <w:rPr>
          <w:lang w:val="fr-FR"/>
        </w:rPr>
      </w:pPr>
      <w:r w:rsidRPr="00031A77">
        <w:rPr>
          <w:lang w:val="fr-FR"/>
        </w:rPr>
        <w:t>Suivant l’article 14 de l’Arrêté n°28968/2011, dans l’établissement occupant cinquante travailleurs et plus, le scrutin est de liste à deux tours, avec une représentation proportionnelle.</w:t>
      </w:r>
    </w:p>
    <w:p w14:paraId="3BE9E893" w14:textId="77777777" w:rsidR="00A81020" w:rsidRPr="00031A77" w:rsidRDefault="00000000" w:rsidP="00FC2AB2">
      <w:pPr>
        <w:pStyle w:val="CERESBody"/>
        <w:spacing w:after="80"/>
        <w:jc w:val="both"/>
        <w:rPr>
          <w:lang w:val="fr-FR"/>
        </w:rPr>
      </w:pPr>
      <w:r w:rsidRPr="00031A77">
        <w:rPr>
          <w:lang w:val="fr-FR"/>
        </w:rPr>
        <w:t>Le DPR reçoit les délégués du personnel une fois tous les deux mois, après avoir reçu d’eux un ordre du jour des suggestions et demandes. Un PV de la réunion dûment signé par les participants est dressé par le RRH et affiché ensuite (excepté les cas RH).</w:t>
      </w:r>
    </w:p>
    <w:p w14:paraId="178C323C" w14:textId="20FE09FD" w:rsidR="00A81020" w:rsidRDefault="00000000" w:rsidP="000211C9">
      <w:pPr>
        <w:pStyle w:val="Titre2"/>
      </w:pPr>
      <w:bookmarkStart w:id="328" w:name="_Toc223448278"/>
      <w:r>
        <w:t>Lutte Contre les Abus</w:t>
      </w:r>
      <w:bookmarkEnd w:id="328"/>
    </w:p>
    <w:p w14:paraId="7997576E" w14:textId="02E1A666" w:rsidR="00A81020" w:rsidRPr="00031A77" w:rsidRDefault="00000000" w:rsidP="00FC2AB2">
      <w:pPr>
        <w:pStyle w:val="CERESBody"/>
        <w:spacing w:after="80"/>
        <w:jc w:val="both"/>
        <w:rPr>
          <w:lang w:val="fr-FR"/>
        </w:rPr>
      </w:pPr>
      <w:r w:rsidRPr="00031A77">
        <w:rPr>
          <w:lang w:val="fr-FR"/>
        </w:rPr>
        <w:t xml:space="preserve">Une politique de protection contre les abus est mise en place au sein du Programme CERES pour définir les principes et les mécanismes par lesquels il </w:t>
      </w:r>
      <w:proofErr w:type="gramStart"/>
      <w:r w:rsidR="00FD5280" w:rsidRPr="00031A77">
        <w:rPr>
          <w:lang w:val="fr-FR"/>
        </w:rPr>
        <w:t>protège:</w:t>
      </w:r>
      <w:proofErr w:type="gramEnd"/>
    </w:p>
    <w:p w14:paraId="3E021238" w14:textId="77777777" w:rsidR="00A81020" w:rsidRPr="00031A77" w:rsidRDefault="00000000">
      <w:pPr>
        <w:pStyle w:val="CERESBody"/>
        <w:numPr>
          <w:ilvl w:val="0"/>
          <w:numId w:val="102"/>
        </w:numPr>
        <w:spacing w:after="80"/>
        <w:jc w:val="both"/>
        <w:rPr>
          <w:lang w:val="fr-FR"/>
        </w:rPr>
      </w:pPr>
      <w:r w:rsidRPr="00031A77">
        <w:rPr>
          <w:lang w:val="fr-FR"/>
        </w:rPr>
        <w:t>La dignité de ses personnes bénéficiaires et de ses collaborateurs,</w:t>
      </w:r>
    </w:p>
    <w:p w14:paraId="7081C08A" w14:textId="77777777" w:rsidR="00A81020" w:rsidRPr="00031A77" w:rsidRDefault="00000000">
      <w:pPr>
        <w:pStyle w:val="CERESBody"/>
        <w:numPr>
          <w:ilvl w:val="0"/>
          <w:numId w:val="102"/>
        </w:numPr>
        <w:spacing w:after="80"/>
        <w:jc w:val="both"/>
        <w:rPr>
          <w:lang w:val="fr-FR"/>
        </w:rPr>
      </w:pPr>
      <w:r w:rsidRPr="00031A77">
        <w:rPr>
          <w:lang w:val="fr-FR"/>
        </w:rPr>
        <w:t>Les droits des individus relevant du mandat du Programme CERES,</w:t>
      </w:r>
    </w:p>
    <w:p w14:paraId="3CC451F0" w14:textId="77777777" w:rsidR="00A81020" w:rsidRPr="00031A77" w:rsidRDefault="00000000">
      <w:pPr>
        <w:pStyle w:val="CERESBody"/>
        <w:numPr>
          <w:ilvl w:val="0"/>
          <w:numId w:val="102"/>
        </w:numPr>
        <w:spacing w:after="80"/>
        <w:jc w:val="both"/>
        <w:rPr>
          <w:lang w:val="fr-FR"/>
        </w:rPr>
      </w:pPr>
      <w:r w:rsidRPr="00031A77">
        <w:rPr>
          <w:lang w:val="fr-FR"/>
        </w:rPr>
        <w:t>L’ensemble des collaborateurs du Programme CERES,</w:t>
      </w:r>
    </w:p>
    <w:p w14:paraId="52883BED" w14:textId="77777777" w:rsidR="00A81020" w:rsidRPr="00031A77" w:rsidRDefault="00000000">
      <w:pPr>
        <w:pStyle w:val="CERESBody"/>
        <w:numPr>
          <w:ilvl w:val="0"/>
          <w:numId w:val="102"/>
        </w:numPr>
        <w:spacing w:after="80"/>
        <w:jc w:val="both"/>
        <w:rPr>
          <w:lang w:val="fr-FR"/>
        </w:rPr>
      </w:pPr>
      <w:r w:rsidRPr="00031A77">
        <w:rPr>
          <w:lang w:val="fr-FR"/>
        </w:rPr>
        <w:t>Le Programme CERES en tant qu’organisation.</w:t>
      </w:r>
    </w:p>
    <w:p w14:paraId="4F6FE7D6" w14:textId="77777777" w:rsidR="00A81020" w:rsidRPr="00031A77" w:rsidRDefault="00A81020" w:rsidP="00FC2AB2">
      <w:pPr>
        <w:pStyle w:val="CERESBody"/>
        <w:jc w:val="both"/>
        <w:rPr>
          <w:lang w:val="fr-FR"/>
        </w:rPr>
      </w:pPr>
    </w:p>
    <w:p w14:paraId="131DD66F" w14:textId="77777777" w:rsidR="00A81020" w:rsidRPr="00031A77" w:rsidRDefault="00000000" w:rsidP="00FC2AB2">
      <w:pPr>
        <w:pStyle w:val="CERESBody"/>
        <w:spacing w:after="80"/>
        <w:jc w:val="both"/>
        <w:rPr>
          <w:lang w:val="fr-FR"/>
        </w:rPr>
      </w:pPr>
      <w:r w:rsidRPr="00031A77">
        <w:rPr>
          <w:lang w:val="fr-FR"/>
        </w:rPr>
        <w:t>Tout employé du Programme CERES est ainsi en position d’éducateur, dès lors qu’il est en relation avec les jeunes.</w:t>
      </w:r>
    </w:p>
    <w:p w14:paraId="7AB8240E" w14:textId="77777777" w:rsidR="00A81020" w:rsidRPr="00031A77" w:rsidRDefault="00A81020" w:rsidP="00FC2AB2">
      <w:pPr>
        <w:pStyle w:val="CERESBody"/>
        <w:jc w:val="both"/>
        <w:rPr>
          <w:lang w:val="fr-FR"/>
        </w:rPr>
      </w:pPr>
    </w:p>
    <w:p w14:paraId="054C3516" w14:textId="0BCF1CAD" w:rsidR="00A81020" w:rsidRDefault="00000000" w:rsidP="000211C9">
      <w:pPr>
        <w:pStyle w:val="Titre2"/>
      </w:pPr>
      <w:bookmarkStart w:id="329" w:name="_Toc223448279"/>
      <w:r>
        <w:t>ANNEXES RH</w:t>
      </w:r>
      <w:bookmarkEnd w:id="329"/>
    </w:p>
    <w:p w14:paraId="579D342E" w14:textId="5D3B179A" w:rsidR="00A81020" w:rsidRDefault="00000000" w:rsidP="00FC2AB2">
      <w:pPr>
        <w:pStyle w:val="CERESBody"/>
        <w:spacing w:after="80"/>
        <w:jc w:val="both"/>
      </w:pPr>
      <w:proofErr w:type="spellStart"/>
      <w:r>
        <w:t>Annexe</w:t>
      </w:r>
      <w:proofErr w:type="spellEnd"/>
      <w:r>
        <w:t xml:space="preserve"> </w:t>
      </w:r>
      <w:r w:rsidR="00445982">
        <w:t>1:</w:t>
      </w:r>
      <w:r>
        <w:t xml:space="preserve"> Check list </w:t>
      </w:r>
      <w:proofErr w:type="spellStart"/>
      <w:r>
        <w:t>Accueil</w:t>
      </w:r>
      <w:proofErr w:type="spellEnd"/>
    </w:p>
    <w:p w14:paraId="44E7A27A" w14:textId="77CD4AD0" w:rsidR="00A81020" w:rsidRDefault="00000000" w:rsidP="00FC2AB2">
      <w:pPr>
        <w:pStyle w:val="CERESBody"/>
        <w:spacing w:after="80"/>
        <w:jc w:val="both"/>
      </w:pPr>
      <w:proofErr w:type="spellStart"/>
      <w:r>
        <w:t>Annexe</w:t>
      </w:r>
      <w:proofErr w:type="spellEnd"/>
      <w:r>
        <w:t xml:space="preserve"> </w:t>
      </w:r>
      <w:r w:rsidR="00445982">
        <w:t>2:</w:t>
      </w:r>
      <w:r>
        <w:t xml:space="preserve"> </w:t>
      </w:r>
      <w:proofErr w:type="spellStart"/>
      <w:r>
        <w:t>Livret</w:t>
      </w:r>
      <w:proofErr w:type="spellEnd"/>
      <w:r>
        <w:t xml:space="preserve"> </w:t>
      </w:r>
      <w:proofErr w:type="spellStart"/>
      <w:r>
        <w:t>d'accueil</w:t>
      </w:r>
      <w:proofErr w:type="spellEnd"/>
    </w:p>
    <w:p w14:paraId="0550ED07" w14:textId="0334EF37" w:rsidR="00A81020" w:rsidRDefault="00000000" w:rsidP="00FC2AB2">
      <w:pPr>
        <w:pStyle w:val="CERESBody"/>
        <w:spacing w:after="80"/>
        <w:jc w:val="both"/>
      </w:pPr>
      <w:proofErr w:type="spellStart"/>
      <w:r>
        <w:t>Annexe</w:t>
      </w:r>
      <w:proofErr w:type="spellEnd"/>
      <w:r>
        <w:t xml:space="preserve"> </w:t>
      </w:r>
      <w:r w:rsidR="00445982">
        <w:t>3:</w:t>
      </w:r>
      <w:r>
        <w:t xml:space="preserve"> </w:t>
      </w:r>
      <w:proofErr w:type="spellStart"/>
      <w:r>
        <w:t>Charte</w:t>
      </w:r>
      <w:proofErr w:type="spellEnd"/>
      <w:r>
        <w:t xml:space="preserve"> </w:t>
      </w:r>
      <w:proofErr w:type="spellStart"/>
      <w:r>
        <w:t>éthique</w:t>
      </w:r>
      <w:proofErr w:type="spellEnd"/>
      <w:r>
        <w:t xml:space="preserve"> PROMES</w:t>
      </w:r>
    </w:p>
    <w:p w14:paraId="0CA1DCB2" w14:textId="6254C73E" w:rsidR="00A81020" w:rsidRDefault="00000000" w:rsidP="00FC2AB2">
      <w:pPr>
        <w:pStyle w:val="CERESBody"/>
        <w:spacing w:after="80"/>
        <w:jc w:val="both"/>
      </w:pPr>
      <w:proofErr w:type="spellStart"/>
      <w:r>
        <w:t>Annexe</w:t>
      </w:r>
      <w:proofErr w:type="spellEnd"/>
      <w:r>
        <w:t xml:space="preserve"> </w:t>
      </w:r>
      <w:r w:rsidR="00445982">
        <w:t>4:</w:t>
      </w:r>
      <w:r>
        <w:t xml:space="preserve"> Guide </w:t>
      </w:r>
      <w:proofErr w:type="spellStart"/>
      <w:r>
        <w:t>d’intégration</w:t>
      </w:r>
      <w:proofErr w:type="spellEnd"/>
    </w:p>
    <w:p w14:paraId="389C4027" w14:textId="523C0A08" w:rsidR="00A81020" w:rsidRDefault="00000000" w:rsidP="00FC2AB2">
      <w:pPr>
        <w:pStyle w:val="CERESBody"/>
        <w:spacing w:after="80"/>
        <w:jc w:val="both"/>
      </w:pPr>
      <w:proofErr w:type="spellStart"/>
      <w:r>
        <w:t>Annexe</w:t>
      </w:r>
      <w:proofErr w:type="spellEnd"/>
      <w:r>
        <w:t xml:space="preserve"> </w:t>
      </w:r>
      <w:r w:rsidR="00445982">
        <w:t>5:</w:t>
      </w:r>
      <w:r>
        <w:t xml:space="preserve"> </w:t>
      </w:r>
      <w:proofErr w:type="spellStart"/>
      <w:r>
        <w:t>Modèle</w:t>
      </w:r>
      <w:proofErr w:type="spellEnd"/>
      <w:r>
        <w:t xml:space="preserve"> d’un CDD</w:t>
      </w:r>
    </w:p>
    <w:p w14:paraId="5D55E771" w14:textId="7ABE1FB7" w:rsidR="00A81020" w:rsidRDefault="00000000" w:rsidP="00FC2AB2">
      <w:pPr>
        <w:pStyle w:val="CERESBody"/>
        <w:spacing w:after="80"/>
        <w:jc w:val="both"/>
      </w:pPr>
      <w:proofErr w:type="spellStart"/>
      <w:r>
        <w:t>Annexe</w:t>
      </w:r>
      <w:proofErr w:type="spellEnd"/>
      <w:r>
        <w:t xml:space="preserve"> </w:t>
      </w:r>
      <w:r w:rsidR="00445982">
        <w:t>6:</w:t>
      </w:r>
      <w:r>
        <w:t xml:space="preserve"> </w:t>
      </w:r>
      <w:proofErr w:type="spellStart"/>
      <w:r>
        <w:t>Formulaire</w:t>
      </w:r>
      <w:proofErr w:type="spellEnd"/>
      <w:r>
        <w:t xml:space="preserve"> </w:t>
      </w:r>
      <w:proofErr w:type="spellStart"/>
      <w:r>
        <w:t>d’embauche</w:t>
      </w:r>
      <w:proofErr w:type="spellEnd"/>
      <w:r>
        <w:t xml:space="preserve"> CNaPS</w:t>
      </w:r>
    </w:p>
    <w:p w14:paraId="439CBAA2" w14:textId="288B6893"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7:</w:t>
      </w:r>
      <w:proofErr w:type="gramEnd"/>
      <w:r w:rsidRPr="00031A77">
        <w:rPr>
          <w:lang w:val="fr-FR"/>
        </w:rPr>
        <w:t xml:space="preserve"> Fiche d’adhésion FUNFIA salarié et famille</w:t>
      </w:r>
    </w:p>
    <w:p w14:paraId="6EB0B7DC" w14:textId="50418BBB"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8:</w:t>
      </w:r>
      <w:proofErr w:type="gramEnd"/>
      <w:r w:rsidRPr="00031A77">
        <w:rPr>
          <w:lang w:val="fr-FR"/>
        </w:rPr>
        <w:t xml:space="preserve"> Modèle d’une fiche individuelle</w:t>
      </w:r>
    </w:p>
    <w:p w14:paraId="0C8A590D" w14:textId="25417DA1" w:rsidR="00A81020" w:rsidRPr="00031A77" w:rsidRDefault="00000000" w:rsidP="00FC2AB2">
      <w:pPr>
        <w:pStyle w:val="CERESBody"/>
        <w:spacing w:after="80"/>
        <w:jc w:val="both"/>
        <w:rPr>
          <w:lang w:val="fr-FR"/>
        </w:rPr>
      </w:pPr>
      <w:r w:rsidRPr="00031A77">
        <w:rPr>
          <w:lang w:val="fr-FR"/>
        </w:rPr>
        <w:lastRenderedPageBreak/>
        <w:t xml:space="preserve">Annexe </w:t>
      </w:r>
      <w:proofErr w:type="gramStart"/>
      <w:r w:rsidR="00445982" w:rsidRPr="00031A77">
        <w:rPr>
          <w:lang w:val="fr-FR"/>
        </w:rPr>
        <w:t>9:</w:t>
      </w:r>
      <w:proofErr w:type="gramEnd"/>
      <w:r w:rsidRPr="00031A77">
        <w:rPr>
          <w:lang w:val="fr-FR"/>
        </w:rPr>
        <w:t xml:space="preserve"> Fiche d’évaluation de la formation initiale (en cours d’élaboration)</w:t>
      </w:r>
    </w:p>
    <w:p w14:paraId="32871161" w14:textId="7997C402"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10:</w:t>
      </w:r>
      <w:proofErr w:type="gramEnd"/>
      <w:r w:rsidRPr="00031A77">
        <w:rPr>
          <w:lang w:val="fr-FR"/>
        </w:rPr>
        <w:t xml:space="preserve"> Fiche d’Entretien Annuel</w:t>
      </w:r>
    </w:p>
    <w:p w14:paraId="02B27EEC" w14:textId="4435DB82"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11:</w:t>
      </w:r>
      <w:proofErr w:type="gramEnd"/>
      <w:r w:rsidRPr="00031A77">
        <w:rPr>
          <w:lang w:val="fr-FR"/>
        </w:rPr>
        <w:t xml:space="preserve"> Fiche de congé et permission/Récupération</w:t>
      </w:r>
    </w:p>
    <w:p w14:paraId="14BBDE8E" w14:textId="7A7E67B5"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12:</w:t>
      </w:r>
      <w:proofErr w:type="gramEnd"/>
      <w:r w:rsidRPr="00031A77">
        <w:rPr>
          <w:lang w:val="fr-FR"/>
        </w:rPr>
        <w:t xml:space="preserve"> Fiche de demande d’Allocation Prénatale et de Maternité</w:t>
      </w:r>
    </w:p>
    <w:p w14:paraId="0655B79F" w14:textId="77DE1527"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13:</w:t>
      </w:r>
      <w:proofErr w:type="gramEnd"/>
      <w:r w:rsidRPr="00031A77">
        <w:rPr>
          <w:lang w:val="fr-FR"/>
        </w:rPr>
        <w:t xml:space="preserve"> Fiche de demande de Paiement du Demi-salaire</w:t>
      </w:r>
    </w:p>
    <w:p w14:paraId="21720490" w14:textId="7AF42884"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14:</w:t>
      </w:r>
      <w:proofErr w:type="gramEnd"/>
      <w:r w:rsidRPr="00031A77">
        <w:rPr>
          <w:lang w:val="fr-FR"/>
        </w:rPr>
        <w:t xml:space="preserve"> Formulaire de demande d’ordre de mission</w:t>
      </w:r>
    </w:p>
    <w:p w14:paraId="2E25CBD3" w14:textId="36E6D94C"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15:</w:t>
      </w:r>
      <w:proofErr w:type="gramEnd"/>
      <w:r w:rsidRPr="00031A77">
        <w:rPr>
          <w:lang w:val="fr-FR"/>
        </w:rPr>
        <w:t xml:space="preserve"> Formulaire de demande de papier administratif</w:t>
      </w:r>
    </w:p>
    <w:p w14:paraId="7B092A60" w14:textId="280364AC"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16:</w:t>
      </w:r>
      <w:proofErr w:type="gramEnd"/>
      <w:r w:rsidRPr="00031A77">
        <w:rPr>
          <w:lang w:val="fr-FR"/>
        </w:rPr>
        <w:t xml:space="preserve"> Formulaire d’Evaluation de Satisfaction à chaud</w:t>
      </w:r>
    </w:p>
    <w:p w14:paraId="29ABA514" w14:textId="5F4CC830"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17:</w:t>
      </w:r>
      <w:proofErr w:type="gramEnd"/>
      <w:r w:rsidRPr="00031A77">
        <w:rPr>
          <w:lang w:val="fr-FR"/>
        </w:rPr>
        <w:t xml:space="preserve"> Check </w:t>
      </w:r>
      <w:proofErr w:type="spellStart"/>
      <w:r w:rsidRPr="00031A77">
        <w:rPr>
          <w:lang w:val="fr-FR"/>
        </w:rPr>
        <w:t>list</w:t>
      </w:r>
      <w:proofErr w:type="spellEnd"/>
      <w:r w:rsidRPr="00031A77">
        <w:rPr>
          <w:lang w:val="fr-FR"/>
        </w:rPr>
        <w:t xml:space="preserve"> départ</w:t>
      </w:r>
    </w:p>
    <w:p w14:paraId="38E8C203" w14:textId="73BEAD0D" w:rsidR="00A81020" w:rsidRPr="00031A77" w:rsidRDefault="00000000" w:rsidP="00FC2AB2">
      <w:pPr>
        <w:pStyle w:val="CERESBody"/>
        <w:spacing w:after="80"/>
        <w:jc w:val="both"/>
        <w:rPr>
          <w:lang w:val="fr-FR"/>
        </w:rPr>
      </w:pPr>
      <w:r w:rsidRPr="00031A77">
        <w:rPr>
          <w:lang w:val="fr-FR"/>
        </w:rPr>
        <w:t xml:space="preserve">Annexe </w:t>
      </w:r>
      <w:proofErr w:type="gramStart"/>
      <w:r w:rsidR="00445982" w:rsidRPr="00031A77">
        <w:rPr>
          <w:lang w:val="fr-FR"/>
        </w:rPr>
        <w:t>18:</w:t>
      </w:r>
      <w:proofErr w:type="gramEnd"/>
      <w:r w:rsidRPr="00031A77">
        <w:rPr>
          <w:lang w:val="fr-FR"/>
        </w:rPr>
        <w:t xml:space="preserve"> Passation de fonction</w:t>
      </w:r>
    </w:p>
    <w:p w14:paraId="0ECB0BFE" w14:textId="77777777" w:rsidR="00A81020" w:rsidRPr="00031A77" w:rsidRDefault="00A81020">
      <w:pPr>
        <w:pStyle w:val="CERESBody"/>
        <w:rPr>
          <w:lang w:val="fr-FR"/>
        </w:rPr>
      </w:pPr>
    </w:p>
    <w:p w14:paraId="66599B2B" w14:textId="77777777" w:rsidR="00A3759A" w:rsidRPr="00031A77" w:rsidRDefault="00A3759A">
      <w:pPr>
        <w:pStyle w:val="CERESBody"/>
        <w:rPr>
          <w:lang w:val="fr-FR"/>
        </w:rPr>
      </w:pPr>
    </w:p>
    <w:p w14:paraId="7B64E07D" w14:textId="77777777" w:rsidR="00A3759A" w:rsidRPr="00031A77" w:rsidRDefault="00A3759A">
      <w:pPr>
        <w:pStyle w:val="CERESBody"/>
        <w:rPr>
          <w:lang w:val="fr-FR"/>
        </w:rPr>
      </w:pPr>
    </w:p>
    <w:p w14:paraId="3E11EC6D" w14:textId="77777777" w:rsidR="00A3759A" w:rsidRPr="00031A77" w:rsidRDefault="00A3759A">
      <w:pPr>
        <w:pStyle w:val="CERESBody"/>
        <w:rPr>
          <w:lang w:val="fr-FR"/>
        </w:rPr>
      </w:pPr>
    </w:p>
    <w:p w14:paraId="32344360" w14:textId="77777777" w:rsidR="00A3759A" w:rsidRPr="00031A77" w:rsidRDefault="00A3759A">
      <w:pPr>
        <w:pStyle w:val="CERESBody"/>
        <w:rPr>
          <w:lang w:val="fr-FR"/>
        </w:rPr>
      </w:pPr>
    </w:p>
    <w:p w14:paraId="326A35BF" w14:textId="77777777" w:rsidR="00A3759A" w:rsidRPr="00031A77" w:rsidRDefault="00A3759A">
      <w:pPr>
        <w:pStyle w:val="CERESBody"/>
        <w:rPr>
          <w:lang w:val="fr-FR"/>
        </w:rPr>
      </w:pPr>
    </w:p>
    <w:p w14:paraId="2D13EE78" w14:textId="77777777" w:rsidR="00A3759A" w:rsidRPr="00031A77" w:rsidRDefault="00A3759A">
      <w:pPr>
        <w:pStyle w:val="CERESBody"/>
        <w:rPr>
          <w:lang w:val="fr-FR"/>
        </w:rPr>
      </w:pPr>
    </w:p>
    <w:p w14:paraId="5EBF336C" w14:textId="77777777" w:rsidR="00A3759A" w:rsidRPr="00031A77" w:rsidRDefault="00A3759A">
      <w:pPr>
        <w:pStyle w:val="CERESBody"/>
        <w:rPr>
          <w:lang w:val="fr-FR"/>
        </w:rPr>
      </w:pPr>
    </w:p>
    <w:p w14:paraId="30943D9D" w14:textId="77777777" w:rsidR="00A3759A" w:rsidRPr="00031A77" w:rsidRDefault="00A3759A">
      <w:pPr>
        <w:pStyle w:val="CERESBody"/>
        <w:rPr>
          <w:lang w:val="fr-FR"/>
        </w:rPr>
      </w:pPr>
    </w:p>
    <w:p w14:paraId="0B9C4561" w14:textId="77777777" w:rsidR="00A3759A" w:rsidRPr="00031A77" w:rsidRDefault="00A3759A">
      <w:pPr>
        <w:pStyle w:val="CERESBody"/>
        <w:rPr>
          <w:lang w:val="fr-FR"/>
        </w:rPr>
      </w:pPr>
    </w:p>
    <w:p w14:paraId="05FFB7EC" w14:textId="77777777" w:rsidR="00A3759A" w:rsidRPr="00031A77" w:rsidRDefault="00A3759A">
      <w:pPr>
        <w:pStyle w:val="CERESBody"/>
        <w:rPr>
          <w:lang w:val="fr-FR"/>
        </w:rPr>
      </w:pPr>
    </w:p>
    <w:p w14:paraId="01D8F912" w14:textId="77777777" w:rsidR="00A3759A" w:rsidRPr="00031A77" w:rsidRDefault="00A3759A">
      <w:pPr>
        <w:pStyle w:val="CERESBody"/>
        <w:rPr>
          <w:lang w:val="fr-FR"/>
        </w:rPr>
      </w:pPr>
    </w:p>
    <w:p w14:paraId="589FD38C" w14:textId="77777777" w:rsidR="00A3759A" w:rsidRPr="00031A77" w:rsidRDefault="00A3759A">
      <w:pPr>
        <w:pStyle w:val="CERESBody"/>
        <w:rPr>
          <w:lang w:val="fr-FR"/>
        </w:rPr>
      </w:pPr>
    </w:p>
    <w:p w14:paraId="1A54AEFF" w14:textId="77777777" w:rsidR="00A3759A" w:rsidRPr="00031A77" w:rsidRDefault="00A3759A">
      <w:pPr>
        <w:pStyle w:val="CERESBody"/>
        <w:rPr>
          <w:lang w:val="fr-FR"/>
        </w:rPr>
      </w:pPr>
    </w:p>
    <w:p w14:paraId="1E97C05B" w14:textId="4022BC97" w:rsidR="00A81020" w:rsidRDefault="00000000" w:rsidP="0002218C">
      <w:pPr>
        <w:pStyle w:val="Titre1"/>
      </w:pPr>
      <w:bookmarkStart w:id="330" w:name="_Toc223448280"/>
      <w:r>
        <w:lastRenderedPageBreak/>
        <w:t>PROCEDURE ADMINISTRATIVE ET LOGISTIQUE</w:t>
      </w:r>
      <w:bookmarkEnd w:id="330"/>
    </w:p>
    <w:p w14:paraId="3EBB1590" w14:textId="1BCE52EE" w:rsidR="00A81020" w:rsidRDefault="00000000" w:rsidP="0002218C">
      <w:pPr>
        <w:pStyle w:val="Titre2"/>
      </w:pPr>
      <w:bookmarkStart w:id="331" w:name="_Toc223448281"/>
      <w:r>
        <w:t xml:space="preserve">Gestion administrative et </w:t>
      </w:r>
      <w:proofErr w:type="spellStart"/>
      <w:r>
        <w:t>logistique</w:t>
      </w:r>
      <w:bookmarkEnd w:id="331"/>
      <w:proofErr w:type="spellEnd"/>
    </w:p>
    <w:p w14:paraId="2A36F920" w14:textId="77777777" w:rsidR="00A81020" w:rsidRPr="00031A77" w:rsidRDefault="00000000" w:rsidP="00FC2AB2">
      <w:pPr>
        <w:pStyle w:val="CERESBody"/>
        <w:spacing w:after="80"/>
        <w:jc w:val="both"/>
        <w:rPr>
          <w:lang w:val="fr-FR"/>
        </w:rPr>
      </w:pPr>
      <w:r w:rsidRPr="00031A77">
        <w:rPr>
          <w:lang w:val="fr-FR"/>
        </w:rPr>
        <w:t>Le Service Administratif et Logistique est un service support qui n’intervient pas directement auprès des bénéficiaires du programme, mais veille à ce que les autres services disposent des moyens nécessaires pour fonctionner efficacement.</w:t>
      </w:r>
    </w:p>
    <w:p w14:paraId="1A0002DD" w14:textId="77777777" w:rsidR="00A81020" w:rsidRPr="00031A77" w:rsidRDefault="00000000" w:rsidP="00FC2AB2">
      <w:pPr>
        <w:pStyle w:val="CERESBody"/>
        <w:spacing w:after="80"/>
        <w:jc w:val="both"/>
        <w:rPr>
          <w:lang w:val="fr-FR"/>
        </w:rPr>
      </w:pPr>
      <w:r w:rsidRPr="00031A77">
        <w:rPr>
          <w:lang w:val="fr-FR"/>
        </w:rPr>
        <w:t>Sa mission principale est la gestion administrative et logistique, notamment :</w:t>
      </w:r>
    </w:p>
    <w:p w14:paraId="0D7AA1A5" w14:textId="77777777" w:rsidR="00A81020" w:rsidRPr="00031A77" w:rsidRDefault="00000000">
      <w:pPr>
        <w:pStyle w:val="CERESBody"/>
        <w:numPr>
          <w:ilvl w:val="0"/>
          <w:numId w:val="103"/>
        </w:numPr>
        <w:spacing w:after="80"/>
        <w:jc w:val="both"/>
        <w:rPr>
          <w:lang w:val="fr-FR"/>
        </w:rPr>
      </w:pPr>
      <w:r w:rsidRPr="00031A77">
        <w:rPr>
          <w:lang w:val="fr-FR"/>
        </w:rPr>
        <w:t>La gestion efficiente des ressources, c'est-à-dire l’optimisation des moyens matériels et logistiques mis à la disposition du programme,</w:t>
      </w:r>
    </w:p>
    <w:p w14:paraId="3497E3C0" w14:textId="77777777" w:rsidR="00A81020" w:rsidRPr="00031A77" w:rsidRDefault="00000000">
      <w:pPr>
        <w:pStyle w:val="CERESBody"/>
        <w:numPr>
          <w:ilvl w:val="0"/>
          <w:numId w:val="103"/>
        </w:numPr>
        <w:spacing w:after="80"/>
        <w:jc w:val="both"/>
        <w:rPr>
          <w:lang w:val="fr-FR"/>
        </w:rPr>
      </w:pPr>
      <w:r w:rsidRPr="00031A77">
        <w:rPr>
          <w:lang w:val="fr-FR"/>
        </w:rPr>
        <w:t>La garantie d’une bonne pratique des procédures conformément à la loi et aux exigences des bailleurs</w:t>
      </w:r>
    </w:p>
    <w:p w14:paraId="4209080E" w14:textId="77777777" w:rsidR="00A81020" w:rsidRPr="00031A77" w:rsidRDefault="00000000">
      <w:pPr>
        <w:pStyle w:val="CERESBody"/>
        <w:numPr>
          <w:ilvl w:val="0"/>
          <w:numId w:val="103"/>
        </w:numPr>
        <w:spacing w:after="80"/>
        <w:jc w:val="both"/>
        <w:rPr>
          <w:lang w:val="fr-FR"/>
        </w:rPr>
      </w:pPr>
      <w:r w:rsidRPr="00031A77">
        <w:rPr>
          <w:lang w:val="fr-FR"/>
        </w:rPr>
        <w:t>La protection et la sécurisation des biens du Programme.</w:t>
      </w:r>
    </w:p>
    <w:p w14:paraId="6F86C99D" w14:textId="0612B954" w:rsidR="00A81020" w:rsidRDefault="00000000" w:rsidP="0002218C">
      <w:pPr>
        <w:pStyle w:val="Titre3"/>
      </w:pPr>
      <w:bookmarkStart w:id="332" w:name="_Toc223448282"/>
      <w:proofErr w:type="spellStart"/>
      <w:r>
        <w:t>Contrats</w:t>
      </w:r>
      <w:proofErr w:type="spellEnd"/>
      <w:r>
        <w:t xml:space="preserve"> et conventions</w:t>
      </w:r>
      <w:bookmarkEnd w:id="332"/>
    </w:p>
    <w:p w14:paraId="20F185A5" w14:textId="5069B8FD" w:rsidR="00A81020" w:rsidRPr="00031A77" w:rsidRDefault="00000000" w:rsidP="00FC2AB2">
      <w:pPr>
        <w:pStyle w:val="CERESBody"/>
        <w:spacing w:after="80"/>
        <w:jc w:val="both"/>
        <w:rPr>
          <w:b/>
          <w:bCs/>
          <w:lang w:val="fr-FR"/>
        </w:rPr>
      </w:pPr>
      <w:r w:rsidRPr="00031A77">
        <w:rPr>
          <w:b/>
          <w:bCs/>
          <w:lang w:val="fr-FR"/>
        </w:rPr>
        <w:t xml:space="preserve">Signatures de contrats et </w:t>
      </w:r>
      <w:proofErr w:type="gramStart"/>
      <w:r w:rsidR="008E1C0F" w:rsidRPr="00031A77">
        <w:rPr>
          <w:b/>
          <w:bCs/>
          <w:lang w:val="fr-FR"/>
        </w:rPr>
        <w:t>conventions:</w:t>
      </w:r>
      <w:proofErr w:type="gramEnd"/>
    </w:p>
    <w:p w14:paraId="6CA0DD49" w14:textId="6F2AFD94" w:rsidR="00A81020" w:rsidRPr="00031A77" w:rsidRDefault="00000000" w:rsidP="00FC2AB2">
      <w:pPr>
        <w:pStyle w:val="CERESBody"/>
        <w:spacing w:after="80"/>
        <w:jc w:val="both"/>
        <w:rPr>
          <w:lang w:val="fr-FR"/>
        </w:rPr>
      </w:pPr>
      <w:r w:rsidRPr="00031A77">
        <w:rPr>
          <w:lang w:val="fr-FR"/>
        </w:rPr>
        <w:t xml:space="preserve">Par délégation de la Présidente du Conseil d’Administration (CA), seuls le DPR et le Directeur de PROMES sont habilités à signer des contrats (achat, location, don, subventions, etc.) au nom de PROMES. Toute collaboration avec un partenaire doit être formalisée par une convention (par exemple, partenariat avec la DREN, collaboration avec un bénévole, etc.). Le Responsable Administratif et Logistique (RAL) est chargé de l’archivage de ces contrats et conventions dans le classeur approprié (cf. Annexe </w:t>
      </w:r>
      <w:proofErr w:type="gramStart"/>
      <w:r w:rsidR="00445982" w:rsidRPr="00031A77">
        <w:rPr>
          <w:lang w:val="fr-FR"/>
        </w:rPr>
        <w:t>1:</w:t>
      </w:r>
      <w:proofErr w:type="gramEnd"/>
      <w:r w:rsidRPr="00031A77">
        <w:rPr>
          <w:lang w:val="fr-FR"/>
        </w:rPr>
        <w:t xml:space="preserve"> Archivage Conventions et Contrats).</w:t>
      </w:r>
    </w:p>
    <w:p w14:paraId="72562B42" w14:textId="7F26523E" w:rsidR="00A81020" w:rsidRPr="00031A77" w:rsidRDefault="00000000" w:rsidP="00FC2AB2">
      <w:pPr>
        <w:pStyle w:val="CERESBody"/>
        <w:spacing w:after="80"/>
        <w:jc w:val="both"/>
        <w:rPr>
          <w:b/>
          <w:bCs/>
          <w:lang w:val="fr-FR"/>
        </w:rPr>
      </w:pPr>
      <w:r w:rsidRPr="00031A77">
        <w:rPr>
          <w:b/>
          <w:bCs/>
          <w:lang w:val="fr-FR"/>
        </w:rPr>
        <w:t xml:space="preserve">Les modalités d’octroi des </w:t>
      </w:r>
      <w:proofErr w:type="gramStart"/>
      <w:r w:rsidR="008E1C0F" w:rsidRPr="00031A77">
        <w:rPr>
          <w:b/>
          <w:bCs/>
          <w:lang w:val="fr-FR"/>
        </w:rPr>
        <w:t>subventions:</w:t>
      </w:r>
      <w:proofErr w:type="gramEnd"/>
    </w:p>
    <w:p w14:paraId="6EC678FC" w14:textId="7AB485E9" w:rsidR="00A81020" w:rsidRDefault="00000000" w:rsidP="00FC2AB2">
      <w:pPr>
        <w:pStyle w:val="CERESBody"/>
        <w:spacing w:after="80"/>
        <w:jc w:val="both"/>
      </w:pPr>
      <w:r w:rsidRPr="00031A77">
        <w:rPr>
          <w:lang w:val="fr-FR"/>
        </w:rPr>
        <w:t xml:space="preserve">A travers son soutien au système éducatif malgache, le Programme pourrait être amené à répondre à des demandes de financements émanant de partenaires. Ces demandes de financement visent à améliorer l’éducation dans les zones d’intervention du programme CERES. </w:t>
      </w:r>
      <w:r>
        <w:t xml:space="preserve">Il </w:t>
      </w:r>
      <w:proofErr w:type="spellStart"/>
      <w:r>
        <w:t>existe</w:t>
      </w:r>
      <w:proofErr w:type="spellEnd"/>
      <w:r>
        <w:t xml:space="preserve"> deux types de </w:t>
      </w:r>
      <w:r w:rsidR="00445982">
        <w:t>subventions:</w:t>
      </w:r>
    </w:p>
    <w:p w14:paraId="4F1C5F0C" w14:textId="23997F09" w:rsidR="00A81020" w:rsidRPr="00031A77" w:rsidRDefault="00000000" w:rsidP="006D2D38">
      <w:pPr>
        <w:pStyle w:val="Titre4"/>
        <w:rPr>
          <w:lang w:val="fr-FR"/>
        </w:rPr>
      </w:pPr>
      <w:bookmarkStart w:id="333" w:name="_Toc223448283"/>
      <w:r w:rsidRPr="00031A77">
        <w:rPr>
          <w:lang w:val="fr-FR"/>
        </w:rPr>
        <w:t xml:space="preserve">Subvention matérielles ou travaux à destination des collèges </w:t>
      </w:r>
      <w:proofErr w:type="gramStart"/>
      <w:r w:rsidR="00445982" w:rsidRPr="00031A77">
        <w:rPr>
          <w:lang w:val="fr-FR"/>
        </w:rPr>
        <w:t>partenaires:</w:t>
      </w:r>
      <w:bookmarkEnd w:id="333"/>
      <w:proofErr w:type="gramEnd"/>
    </w:p>
    <w:p w14:paraId="0E7720CF" w14:textId="77777777" w:rsidR="00A81020" w:rsidRPr="00031A77" w:rsidRDefault="00000000" w:rsidP="00FC2AB2">
      <w:pPr>
        <w:pStyle w:val="CERESBody"/>
        <w:spacing w:after="80"/>
        <w:jc w:val="both"/>
        <w:rPr>
          <w:lang w:val="fr-FR"/>
        </w:rPr>
      </w:pPr>
      <w:r w:rsidRPr="00031A77">
        <w:rPr>
          <w:lang w:val="fr-FR"/>
        </w:rPr>
        <w:t>Toute demande de subvention doit être formalisée par une demande écrite, accompagnée d’un projet narratif détaillé, descriptif, puis budgétisé. Le devis du projet doit préciser le coût global ainsi que les différentes sources prévisionnelles de financement.</w:t>
      </w:r>
    </w:p>
    <w:p w14:paraId="0B3269B0" w14:textId="1C99D7A5" w:rsidR="00A81020" w:rsidRPr="00031A77" w:rsidRDefault="00000000" w:rsidP="00FC2AB2">
      <w:pPr>
        <w:pStyle w:val="CERESBody"/>
        <w:spacing w:after="80"/>
        <w:jc w:val="both"/>
        <w:rPr>
          <w:lang w:val="fr-FR"/>
        </w:rPr>
      </w:pPr>
      <w:r w:rsidRPr="00031A77">
        <w:rPr>
          <w:lang w:val="fr-FR"/>
        </w:rPr>
        <w:t xml:space="preserve">En cas d’accord, le programme CERES n’octroie pas directement de somme aux bénéficiaires </w:t>
      </w:r>
      <w:proofErr w:type="gramStart"/>
      <w:r w:rsidR="00445982" w:rsidRPr="00031A77">
        <w:rPr>
          <w:lang w:val="fr-FR"/>
        </w:rPr>
        <w:t>mais:</w:t>
      </w:r>
      <w:proofErr w:type="gramEnd"/>
    </w:p>
    <w:p w14:paraId="280D392A" w14:textId="77777777" w:rsidR="00A81020" w:rsidRPr="00031A77" w:rsidRDefault="00000000">
      <w:pPr>
        <w:pStyle w:val="CERESBody"/>
        <w:numPr>
          <w:ilvl w:val="0"/>
          <w:numId w:val="104"/>
        </w:numPr>
        <w:spacing w:after="80"/>
        <w:jc w:val="both"/>
        <w:rPr>
          <w:lang w:val="fr-FR"/>
        </w:rPr>
      </w:pPr>
      <w:r w:rsidRPr="00031A77">
        <w:rPr>
          <w:lang w:val="fr-FR"/>
        </w:rPr>
        <w:t>Soit le bénéficiaire verse son apport au CERES par dépôt sur le compte bancaire du programme, et il revient au CERES de verser la totalité aux prestataires qui réalisent l’objet de la subvention. Durant les travaux, le programme exerce un droit de suivi sur l’avancement des travaux.</w:t>
      </w:r>
    </w:p>
    <w:p w14:paraId="7925C83D" w14:textId="52B0768D" w:rsidR="009E75BE" w:rsidRPr="00031A77" w:rsidRDefault="00000000">
      <w:pPr>
        <w:pStyle w:val="CERESBody"/>
        <w:numPr>
          <w:ilvl w:val="0"/>
          <w:numId w:val="104"/>
        </w:numPr>
        <w:spacing w:after="80"/>
        <w:jc w:val="both"/>
        <w:rPr>
          <w:lang w:val="fr-FR"/>
        </w:rPr>
      </w:pPr>
      <w:r w:rsidRPr="00031A77">
        <w:rPr>
          <w:lang w:val="fr-FR"/>
        </w:rPr>
        <w:t>Soit le programme octroie son apport en nature, conformément à ce qui a été prévu dans le projet subventionné.</w:t>
      </w:r>
    </w:p>
    <w:p w14:paraId="02B23D03" w14:textId="2DBA23B5" w:rsidR="00A81020" w:rsidRPr="00031A77" w:rsidRDefault="00000000" w:rsidP="006D2D38">
      <w:pPr>
        <w:pStyle w:val="Titre4"/>
        <w:rPr>
          <w:lang w:val="fr-FR"/>
        </w:rPr>
      </w:pPr>
      <w:bookmarkStart w:id="334" w:name="_Toc223448284"/>
      <w:r w:rsidRPr="00031A77">
        <w:rPr>
          <w:lang w:val="fr-FR"/>
        </w:rPr>
        <w:t>Subvention aux Cantines Scolaires (CASCO</w:t>
      </w:r>
      <w:proofErr w:type="gramStart"/>
      <w:r w:rsidR="00445982" w:rsidRPr="00031A77">
        <w:rPr>
          <w:lang w:val="fr-FR"/>
        </w:rPr>
        <w:t>):</w:t>
      </w:r>
      <w:bookmarkEnd w:id="334"/>
      <w:proofErr w:type="gramEnd"/>
    </w:p>
    <w:p w14:paraId="0ADB47B4" w14:textId="77777777" w:rsidR="00A81020" w:rsidRPr="00031A77" w:rsidRDefault="00000000" w:rsidP="00FC2AB2">
      <w:pPr>
        <w:pStyle w:val="CERESBody"/>
        <w:spacing w:after="80"/>
        <w:jc w:val="both"/>
        <w:rPr>
          <w:lang w:val="fr-FR"/>
        </w:rPr>
      </w:pPr>
      <w:r w:rsidRPr="00031A77">
        <w:rPr>
          <w:lang w:val="fr-FR"/>
        </w:rPr>
        <w:t xml:space="preserve">La subvention aux cantines scolaires est une aide destinée aux familles nombreuses qui souhaitent faire bénéficier leurs enfants de la cantine du collège partenaire. Une convention annuelle est signée entre </w:t>
      </w:r>
      <w:r w:rsidRPr="00031A77">
        <w:rPr>
          <w:lang w:val="fr-FR"/>
        </w:rPr>
        <w:lastRenderedPageBreak/>
        <w:t>CERES, le FRAM et le collège. CERES prend en charge une partie des cotisations normalement dues par les élèves à partir du 2ème élève de la même fratrie.</w:t>
      </w:r>
    </w:p>
    <w:p w14:paraId="195A6CEF" w14:textId="77777777" w:rsidR="00A81020" w:rsidRPr="00031A77" w:rsidRDefault="00000000" w:rsidP="00FC2AB2">
      <w:pPr>
        <w:pStyle w:val="CERESBody"/>
        <w:spacing w:after="80"/>
        <w:jc w:val="both"/>
        <w:rPr>
          <w:lang w:val="fr-FR"/>
        </w:rPr>
      </w:pPr>
      <w:r w:rsidRPr="00031A77">
        <w:rPr>
          <w:lang w:val="fr-FR"/>
        </w:rPr>
        <w:t>Cette subvention ne peut être octroyée qu’en argent, par chèque au nom du président du FRAM, avec un accusé de réception du Directeur du collège partenaire et du Président du CASCO. En effet, si la subvention est accordée en nature (riz, paddy), les FRAM seraient contraints de vendre une partie du riz ou du paddy afin d’acheter le « met » ou « </w:t>
      </w:r>
      <w:proofErr w:type="spellStart"/>
      <w:r w:rsidRPr="00031A77">
        <w:rPr>
          <w:lang w:val="fr-FR"/>
        </w:rPr>
        <w:t>laoka</w:t>
      </w:r>
      <w:proofErr w:type="spellEnd"/>
      <w:r w:rsidRPr="00031A77">
        <w:rPr>
          <w:lang w:val="fr-FR"/>
        </w:rPr>
        <w:t> ».</w:t>
      </w:r>
    </w:p>
    <w:p w14:paraId="3D11BB32" w14:textId="77777777" w:rsidR="00A81020" w:rsidRPr="00031A77" w:rsidRDefault="00000000" w:rsidP="00FC2AB2">
      <w:pPr>
        <w:pStyle w:val="CERESBody"/>
        <w:spacing w:after="80"/>
        <w:jc w:val="both"/>
        <w:rPr>
          <w:lang w:val="fr-FR"/>
        </w:rPr>
      </w:pPr>
      <w:r w:rsidRPr="00031A77">
        <w:rPr>
          <w:lang w:val="fr-FR"/>
        </w:rPr>
        <w:t>La prise en charge est de 50% pour le second enfant de la même fratrie et de 90% à partir du troisième enfant.</w:t>
      </w:r>
    </w:p>
    <w:p w14:paraId="6C474876" w14:textId="3C7189E8" w:rsidR="00A81020" w:rsidRDefault="00000000" w:rsidP="006D2D38">
      <w:pPr>
        <w:pStyle w:val="Titre3"/>
      </w:pPr>
      <w:bookmarkStart w:id="335" w:name="_Toc223448285"/>
      <w:r>
        <w:t xml:space="preserve">Gestion des Affaires </w:t>
      </w:r>
      <w:proofErr w:type="spellStart"/>
      <w:r>
        <w:t>foncières</w:t>
      </w:r>
      <w:bookmarkEnd w:id="335"/>
      <w:proofErr w:type="spellEnd"/>
    </w:p>
    <w:p w14:paraId="05B3D08E" w14:textId="77777777" w:rsidR="00A81020" w:rsidRPr="00031A77" w:rsidRDefault="00000000" w:rsidP="00FC2AB2">
      <w:pPr>
        <w:pStyle w:val="CERESBody"/>
        <w:spacing w:after="80"/>
        <w:jc w:val="both"/>
        <w:rPr>
          <w:lang w:val="fr-FR"/>
        </w:rPr>
      </w:pPr>
      <w:r w:rsidRPr="00031A77">
        <w:rPr>
          <w:lang w:val="fr-FR"/>
        </w:rPr>
        <w:t>Toutes les propriétés de CERES sont enregistrées au nom de l’Association PROMES, à laquelle le Programme CERES est affilié. Toutes les acquisitions sont signées par le DPR, qui agit au nom et par délégation du Conseil d’Administration de PROMES.</w:t>
      </w:r>
    </w:p>
    <w:p w14:paraId="5E548A76" w14:textId="29B8725D" w:rsidR="00A81020" w:rsidRPr="00031A77" w:rsidRDefault="00000000" w:rsidP="00FC2AB2">
      <w:pPr>
        <w:pStyle w:val="CERESBody"/>
        <w:spacing w:after="80"/>
        <w:jc w:val="both"/>
        <w:rPr>
          <w:lang w:val="fr-FR"/>
        </w:rPr>
      </w:pPr>
      <w:r w:rsidRPr="00031A77">
        <w:rPr>
          <w:lang w:val="fr-FR"/>
        </w:rPr>
        <w:t xml:space="preserve">Le Service Administratif et Logistique est responsable de l’archivage de tous les documents de propriété de </w:t>
      </w:r>
      <w:proofErr w:type="gramStart"/>
      <w:r w:rsidR="00445982" w:rsidRPr="00031A77">
        <w:rPr>
          <w:lang w:val="fr-FR"/>
        </w:rPr>
        <w:t>CERES:</w:t>
      </w:r>
      <w:proofErr w:type="gramEnd"/>
      <w:r w:rsidRPr="00031A77">
        <w:rPr>
          <w:lang w:val="fr-FR"/>
        </w:rPr>
        <w:t xml:space="preserve"> titre foncier, plan des bâtiments, cartes grises des véhicules ou de dons, etc., concernant tous les biens appartenant à CERES. Tous ces documents doivent être classés dans un coffre-fort ou à défaut, dans une armoire sécurisée.</w:t>
      </w:r>
    </w:p>
    <w:p w14:paraId="6C50B784" w14:textId="2094C6D1" w:rsidR="00A81020" w:rsidRPr="00031A77" w:rsidRDefault="00000000" w:rsidP="00FC2AB2">
      <w:pPr>
        <w:pStyle w:val="CERESBody"/>
        <w:spacing w:after="80"/>
        <w:jc w:val="both"/>
        <w:rPr>
          <w:lang w:val="fr-FR"/>
        </w:rPr>
      </w:pPr>
      <w:r w:rsidRPr="00031A77">
        <w:rPr>
          <w:lang w:val="fr-FR"/>
        </w:rPr>
        <w:t xml:space="preserve">Le RAL, assisté par l’AL ou le RF, tient à jour un tableau de bord foncier et immobiliers (cf. Annexe </w:t>
      </w:r>
      <w:proofErr w:type="gramStart"/>
      <w:r w:rsidR="00445982" w:rsidRPr="00031A77">
        <w:rPr>
          <w:lang w:val="fr-FR"/>
        </w:rPr>
        <w:t>2:</w:t>
      </w:r>
      <w:proofErr w:type="gramEnd"/>
      <w:r w:rsidRPr="00031A77">
        <w:rPr>
          <w:lang w:val="fr-FR"/>
        </w:rPr>
        <w:t xml:space="preserve"> Inventaire d'Immobilisation CERES) permettant </w:t>
      </w:r>
      <w:proofErr w:type="gramStart"/>
      <w:r w:rsidR="00445982" w:rsidRPr="00031A77">
        <w:rPr>
          <w:lang w:val="fr-FR"/>
        </w:rPr>
        <w:t>de:</w:t>
      </w:r>
      <w:proofErr w:type="gramEnd"/>
    </w:p>
    <w:p w14:paraId="6F9D3D4F" w14:textId="77777777" w:rsidR="00A81020" w:rsidRPr="00031A77" w:rsidRDefault="00000000">
      <w:pPr>
        <w:pStyle w:val="CERESBody"/>
        <w:numPr>
          <w:ilvl w:val="0"/>
          <w:numId w:val="105"/>
        </w:numPr>
        <w:spacing w:after="80"/>
        <w:jc w:val="both"/>
        <w:rPr>
          <w:lang w:val="fr-FR"/>
        </w:rPr>
      </w:pPr>
      <w:r w:rsidRPr="00031A77">
        <w:rPr>
          <w:lang w:val="fr-FR"/>
        </w:rPr>
        <w:t>Lister les propriétés foncières (terrains et bâtiments) de PROMES (emplacement, titre, surface, date d’acquisition, situation, utilisation)</w:t>
      </w:r>
    </w:p>
    <w:p w14:paraId="7E45F15D" w14:textId="77777777" w:rsidR="00A81020" w:rsidRPr="00031A77" w:rsidRDefault="00000000">
      <w:pPr>
        <w:pStyle w:val="CERESBody"/>
        <w:numPr>
          <w:ilvl w:val="0"/>
          <w:numId w:val="105"/>
        </w:numPr>
        <w:spacing w:after="80"/>
        <w:jc w:val="both"/>
        <w:rPr>
          <w:lang w:val="fr-FR"/>
        </w:rPr>
      </w:pPr>
      <w:r w:rsidRPr="00031A77">
        <w:rPr>
          <w:lang w:val="fr-FR"/>
        </w:rPr>
        <w:t>Suivre l’avancement des dossiers de régularisation foncière en liaison, le cas échéant, avec le notaire en charge de ce travail</w:t>
      </w:r>
    </w:p>
    <w:p w14:paraId="5C496BC1" w14:textId="77777777" w:rsidR="00A81020" w:rsidRPr="00031A77" w:rsidRDefault="00000000">
      <w:pPr>
        <w:pStyle w:val="CERESBody"/>
        <w:numPr>
          <w:ilvl w:val="0"/>
          <w:numId w:val="105"/>
        </w:numPr>
        <w:spacing w:after="80"/>
        <w:jc w:val="both"/>
        <w:rPr>
          <w:lang w:val="fr-FR"/>
        </w:rPr>
      </w:pPr>
      <w:r w:rsidRPr="00031A77">
        <w:rPr>
          <w:lang w:val="fr-FR"/>
        </w:rPr>
        <w:t>Suivre les bâtiments loués et autoriser le paiement des loyers</w:t>
      </w:r>
    </w:p>
    <w:p w14:paraId="07B7A568" w14:textId="77777777" w:rsidR="00A81020" w:rsidRPr="00031A77" w:rsidRDefault="00000000">
      <w:pPr>
        <w:pStyle w:val="CERESBody"/>
        <w:numPr>
          <w:ilvl w:val="0"/>
          <w:numId w:val="105"/>
        </w:numPr>
        <w:spacing w:after="80"/>
        <w:jc w:val="both"/>
        <w:rPr>
          <w:lang w:val="fr-FR"/>
        </w:rPr>
      </w:pPr>
      <w:r w:rsidRPr="00031A77">
        <w:rPr>
          <w:lang w:val="fr-FR"/>
        </w:rPr>
        <w:t>Assurer que toutes les acquisitions foncières suivent la procédure de passation de marché.</w:t>
      </w:r>
    </w:p>
    <w:p w14:paraId="2B51358A" w14:textId="5D152C94" w:rsidR="00A81020" w:rsidRDefault="00000000" w:rsidP="006D2D38">
      <w:pPr>
        <w:pStyle w:val="Titre3"/>
      </w:pPr>
      <w:bookmarkStart w:id="336" w:name="_Toc223448286"/>
      <w:r>
        <w:t xml:space="preserve">Gestion des </w:t>
      </w:r>
      <w:proofErr w:type="spellStart"/>
      <w:r>
        <w:t>biens</w:t>
      </w:r>
      <w:proofErr w:type="spellEnd"/>
      <w:r>
        <w:t xml:space="preserve"> </w:t>
      </w:r>
      <w:proofErr w:type="spellStart"/>
      <w:r>
        <w:t>matériels</w:t>
      </w:r>
      <w:bookmarkEnd w:id="336"/>
      <w:proofErr w:type="spellEnd"/>
    </w:p>
    <w:p w14:paraId="657FAFCB" w14:textId="022E7BE1" w:rsidR="00A81020" w:rsidRPr="00031A77" w:rsidRDefault="00000000" w:rsidP="00FC2AB2">
      <w:pPr>
        <w:pStyle w:val="CERESBody"/>
        <w:spacing w:after="80"/>
        <w:jc w:val="both"/>
        <w:rPr>
          <w:lang w:val="fr-FR"/>
        </w:rPr>
      </w:pPr>
      <w:r w:rsidRPr="00031A77">
        <w:rPr>
          <w:lang w:val="fr-FR"/>
        </w:rPr>
        <w:t>Les matériels (hors véhicules, ordinateurs et bâtiments qui sont gérés séparément) sont suivis (liste, état, quantités, pertes, etc.) par l’AL dans un fichier de suivi des matériels (numérique) (</w:t>
      </w:r>
      <w:r w:rsidRPr="00031A77">
        <w:rPr>
          <w:b/>
          <w:bCs/>
          <w:lang w:val="fr-FR"/>
        </w:rPr>
        <w:t>Voir annexe</w:t>
      </w:r>
      <w:r w:rsidRPr="00031A77">
        <w:rPr>
          <w:lang w:val="fr-FR"/>
        </w:rPr>
        <w:t xml:space="preserve">), qui lui permet de connaître à tout moment la situation théorique des matériels de </w:t>
      </w:r>
      <w:proofErr w:type="gramStart"/>
      <w:r w:rsidR="00275FC6" w:rsidRPr="00031A77">
        <w:rPr>
          <w:lang w:val="fr-FR"/>
        </w:rPr>
        <w:t>CERES:</w:t>
      </w:r>
      <w:proofErr w:type="gramEnd"/>
      <w:r w:rsidRPr="00031A77">
        <w:rPr>
          <w:lang w:val="fr-FR"/>
        </w:rPr>
        <w:t xml:space="preserve"> entrées, sorties, stocks.</w:t>
      </w:r>
    </w:p>
    <w:p w14:paraId="6E87F594" w14:textId="77777777" w:rsidR="00A81020" w:rsidRPr="00031A77" w:rsidRDefault="00000000" w:rsidP="00FC2AB2">
      <w:pPr>
        <w:pStyle w:val="CERESBody"/>
        <w:spacing w:after="80"/>
        <w:jc w:val="both"/>
        <w:rPr>
          <w:lang w:val="fr-FR"/>
        </w:rPr>
      </w:pPr>
      <w:r w:rsidRPr="00031A77">
        <w:rPr>
          <w:lang w:val="fr-FR"/>
        </w:rPr>
        <w:t>Annuellement (à la fin de l’année scolaire et à la fin de l’année civile), l’AL dresse un inventaire physique des matériels, imprime un état de situation du fichier de suivi des matériels et procède au rapprochement des deux états (inventaire physique et Excel).</w:t>
      </w:r>
    </w:p>
    <w:p w14:paraId="70E5321D" w14:textId="77777777" w:rsidR="00A81020" w:rsidRPr="00031A77" w:rsidRDefault="00000000" w:rsidP="00FC2AB2">
      <w:pPr>
        <w:pStyle w:val="CERESBody"/>
        <w:spacing w:after="80"/>
        <w:jc w:val="both"/>
        <w:rPr>
          <w:lang w:val="fr-FR"/>
        </w:rPr>
      </w:pPr>
      <w:r w:rsidRPr="00031A77">
        <w:rPr>
          <w:lang w:val="fr-FR"/>
        </w:rPr>
        <w:t>En cas d’écart, l’AL doit rechercher, statuer et justifier l’anomalie. Enfin, l’AL dresse un état réel des stocks, émarge par sa signature, puis le fait valider par le RAL (pour les immobilisations) avant d’archiver le document.</w:t>
      </w:r>
    </w:p>
    <w:p w14:paraId="23C06C69" w14:textId="77777777" w:rsidR="00A81020" w:rsidRPr="00031A77" w:rsidRDefault="00000000" w:rsidP="00FC2AB2">
      <w:pPr>
        <w:pStyle w:val="CERESBody"/>
        <w:spacing w:after="80"/>
        <w:jc w:val="both"/>
        <w:rPr>
          <w:lang w:val="fr-FR"/>
        </w:rPr>
      </w:pPr>
      <w:r w:rsidRPr="00031A77">
        <w:rPr>
          <w:lang w:val="fr-FR"/>
        </w:rPr>
        <w:t>Pour les responsables des internats et foyers, ils procèdent de la même manière et font signer le document par le RIR ou leur supérieur hiérarchique.</w:t>
      </w:r>
    </w:p>
    <w:p w14:paraId="280BC4F3" w14:textId="77777777" w:rsidR="00A81020" w:rsidRPr="00031A77" w:rsidRDefault="00000000" w:rsidP="00FC2AB2">
      <w:pPr>
        <w:pStyle w:val="CERESBody"/>
        <w:spacing w:after="80"/>
        <w:jc w:val="both"/>
        <w:rPr>
          <w:lang w:val="fr-FR"/>
        </w:rPr>
      </w:pPr>
      <w:r w:rsidRPr="00031A77">
        <w:rPr>
          <w:lang w:val="fr-FR"/>
        </w:rPr>
        <w:lastRenderedPageBreak/>
        <w:t>Par la suite, l’AL procède à une vérification entre les matériels envoyés par le Campus et ceux effectivement reçus par les internats ou foyers.</w:t>
      </w:r>
    </w:p>
    <w:p w14:paraId="668F58B8" w14:textId="77777777" w:rsidR="00A81020" w:rsidRPr="00031A77" w:rsidRDefault="00000000" w:rsidP="00FC2AB2">
      <w:pPr>
        <w:pStyle w:val="CERESBody"/>
        <w:spacing w:after="80"/>
        <w:jc w:val="both"/>
        <w:rPr>
          <w:lang w:val="fr-FR"/>
        </w:rPr>
      </w:pPr>
      <w:r w:rsidRPr="00031A77">
        <w:rPr>
          <w:lang w:val="fr-FR"/>
        </w:rPr>
        <w:t>Enfin, l’AL dresse la situation réelle des matériels du Programme CERES, qui comprend l’ensemble des matériels présents au Campus, dans les internats et les foyers.</w:t>
      </w:r>
    </w:p>
    <w:p w14:paraId="244B7EC3" w14:textId="77777777" w:rsidR="00A81020" w:rsidRPr="00031A77" w:rsidRDefault="00000000" w:rsidP="00FC2AB2">
      <w:pPr>
        <w:pStyle w:val="CERESBody"/>
        <w:spacing w:after="80"/>
        <w:jc w:val="both"/>
        <w:rPr>
          <w:lang w:val="fr-FR"/>
        </w:rPr>
      </w:pPr>
      <w:r w:rsidRPr="00031A77">
        <w:rPr>
          <w:lang w:val="fr-FR"/>
        </w:rPr>
        <w:t>Au niveau des internats et des foyers, un cahier de suivi est établi pour enregistrer les entrées et sorties de matériels. Chaque trimestre, les RIR et les éducateurs procèdent à l’inventaire physique et effectuent le rapprochement avec la situation théorique. Tout écart doit être justifié.</w:t>
      </w:r>
    </w:p>
    <w:p w14:paraId="7F4AB23D" w14:textId="77777777" w:rsidR="00A81020" w:rsidRPr="00031A77" w:rsidRDefault="00000000" w:rsidP="00FC2AB2">
      <w:pPr>
        <w:pStyle w:val="CERESBody"/>
        <w:spacing w:after="80"/>
        <w:jc w:val="both"/>
        <w:rPr>
          <w:lang w:val="fr-FR"/>
        </w:rPr>
      </w:pPr>
      <w:r w:rsidRPr="00031A77">
        <w:rPr>
          <w:lang w:val="fr-FR"/>
        </w:rPr>
        <w:t>En plus de ce cahier, un suivi informatique sur Excel sera également tenu.</w:t>
      </w:r>
    </w:p>
    <w:p w14:paraId="1E48F1A8" w14:textId="6287A7D4" w:rsidR="00A81020" w:rsidRPr="00031A77" w:rsidRDefault="00000000" w:rsidP="002D6959">
      <w:pPr>
        <w:pStyle w:val="CERESBody"/>
        <w:spacing w:after="80"/>
        <w:jc w:val="both"/>
        <w:rPr>
          <w:lang w:val="fr-FR"/>
        </w:rPr>
      </w:pPr>
      <w:r w:rsidRPr="00031A77">
        <w:rPr>
          <w:lang w:val="fr-FR"/>
        </w:rPr>
        <w:t>Les véhicules, ordinateurs et bâtiments sont directement suivis dans le fichier des états financiers, (onglet base IMMO) par le chargé comptable.</w:t>
      </w:r>
    </w:p>
    <w:p w14:paraId="6F6B8EEC" w14:textId="77777777" w:rsidR="00A81020" w:rsidRPr="00031A77" w:rsidRDefault="00000000" w:rsidP="00FC2AB2">
      <w:pPr>
        <w:pStyle w:val="CERESBody"/>
        <w:spacing w:after="80"/>
        <w:jc w:val="both"/>
        <w:rPr>
          <w:b/>
          <w:bCs/>
          <w:lang w:val="fr-FR"/>
        </w:rPr>
      </w:pPr>
      <w:r w:rsidRPr="00031A77">
        <w:rPr>
          <w:b/>
          <w:bCs/>
          <w:lang w:val="fr-FR"/>
        </w:rPr>
        <w:t>Gestion de magasin et stock</w:t>
      </w:r>
    </w:p>
    <w:p w14:paraId="0C56EC39" w14:textId="77777777" w:rsidR="00A81020" w:rsidRPr="00031A77" w:rsidRDefault="00000000" w:rsidP="00FC2AB2">
      <w:pPr>
        <w:pStyle w:val="CERESBody"/>
        <w:spacing w:after="80"/>
        <w:jc w:val="both"/>
        <w:rPr>
          <w:lang w:val="fr-FR"/>
        </w:rPr>
      </w:pPr>
      <w:r w:rsidRPr="00031A77">
        <w:rPr>
          <w:lang w:val="fr-FR"/>
        </w:rPr>
        <w:t>Le stock désigne l’ensemble des marchandises, matières, fournitures consommables, etc., qui ne sont pas destinés à une utilisation immédiate.</w:t>
      </w:r>
    </w:p>
    <w:p w14:paraId="7DB0FD2D" w14:textId="77777777" w:rsidR="00A81020" w:rsidRPr="00031A77" w:rsidRDefault="00000000" w:rsidP="00FC2AB2">
      <w:pPr>
        <w:pStyle w:val="CERESBody"/>
        <w:spacing w:after="80"/>
        <w:jc w:val="both"/>
        <w:rPr>
          <w:b/>
          <w:bCs/>
          <w:lang w:val="fr-FR"/>
        </w:rPr>
      </w:pPr>
      <w:r w:rsidRPr="00031A77">
        <w:rPr>
          <w:b/>
          <w:bCs/>
          <w:lang w:val="fr-FR"/>
        </w:rPr>
        <w:t>Liste des matériels susceptibles d’être stockés</w:t>
      </w:r>
    </w:p>
    <w:p w14:paraId="09EDA994" w14:textId="14E1F408" w:rsidR="00A81020" w:rsidRDefault="00000000" w:rsidP="00FC2AB2">
      <w:pPr>
        <w:pStyle w:val="CERESBody"/>
        <w:spacing w:after="80"/>
        <w:jc w:val="both"/>
      </w:pPr>
      <w:r w:rsidRPr="00031A77">
        <w:rPr>
          <w:lang w:val="fr-FR"/>
        </w:rPr>
        <w:t xml:space="preserve">La gestion des stocks nécessite un suivi rigoureux des biens. </w:t>
      </w:r>
      <w:r>
        <w:t xml:space="preserve">Elle </w:t>
      </w:r>
      <w:proofErr w:type="spellStart"/>
      <w:r>
        <w:t>permet</w:t>
      </w:r>
      <w:proofErr w:type="spellEnd"/>
      <w:r>
        <w:t xml:space="preserve"> </w:t>
      </w:r>
      <w:r w:rsidR="00445982">
        <w:t>de:</w:t>
      </w:r>
    </w:p>
    <w:p w14:paraId="7D8F3A8D" w14:textId="77777777" w:rsidR="00A81020" w:rsidRPr="00031A77" w:rsidRDefault="00000000">
      <w:pPr>
        <w:pStyle w:val="CERESBody"/>
        <w:numPr>
          <w:ilvl w:val="0"/>
          <w:numId w:val="106"/>
        </w:numPr>
        <w:spacing w:after="80"/>
        <w:jc w:val="both"/>
        <w:rPr>
          <w:lang w:val="fr-FR"/>
        </w:rPr>
      </w:pPr>
      <w:r w:rsidRPr="00031A77">
        <w:rPr>
          <w:lang w:val="fr-FR"/>
        </w:rPr>
        <w:t>Mieux planifier les achats (l’approvisionnement) et éviter ainsi les ruptures de stock</w:t>
      </w:r>
    </w:p>
    <w:p w14:paraId="7AC61E5E" w14:textId="77777777" w:rsidR="00A81020" w:rsidRPr="00031A77" w:rsidRDefault="00000000">
      <w:pPr>
        <w:pStyle w:val="CERESBody"/>
        <w:numPr>
          <w:ilvl w:val="0"/>
          <w:numId w:val="106"/>
        </w:numPr>
        <w:spacing w:after="80"/>
        <w:jc w:val="both"/>
        <w:rPr>
          <w:lang w:val="fr-FR"/>
        </w:rPr>
      </w:pPr>
      <w:r w:rsidRPr="00031A77">
        <w:rPr>
          <w:lang w:val="fr-FR"/>
        </w:rPr>
        <w:t>Réduire les risques de pertes, de vols ou de dégradations</w:t>
      </w:r>
    </w:p>
    <w:p w14:paraId="1D87F2C3" w14:textId="77777777" w:rsidR="00A81020" w:rsidRPr="00031A77" w:rsidRDefault="00000000">
      <w:pPr>
        <w:pStyle w:val="CERESBody"/>
        <w:numPr>
          <w:ilvl w:val="0"/>
          <w:numId w:val="106"/>
        </w:numPr>
        <w:spacing w:after="80"/>
        <w:jc w:val="both"/>
        <w:rPr>
          <w:lang w:val="fr-FR"/>
        </w:rPr>
      </w:pPr>
      <w:r w:rsidRPr="00031A77">
        <w:rPr>
          <w:lang w:val="fr-FR"/>
        </w:rPr>
        <w:t>Aménager efficacement l’espace de stockage.</w:t>
      </w:r>
    </w:p>
    <w:p w14:paraId="0378EB00" w14:textId="77777777" w:rsidR="00A81020" w:rsidRPr="00031A77" w:rsidRDefault="00000000" w:rsidP="00FC2AB2">
      <w:pPr>
        <w:pStyle w:val="CERESBody"/>
        <w:spacing w:after="80"/>
        <w:jc w:val="both"/>
        <w:rPr>
          <w:lang w:val="fr-FR"/>
        </w:rPr>
      </w:pPr>
      <w:r w:rsidRPr="00031A77">
        <w:rPr>
          <w:lang w:val="fr-FR"/>
        </w:rPr>
        <w:t>Pour chaque article stocké dans le magasin, une fiche de stock doit être établie.  Cette fiche doit enregistrer les mouvements d’entrée et de sortie des articles ainsi que le niveau de stock (modèle de fiche de stock).</w:t>
      </w:r>
    </w:p>
    <w:p w14:paraId="50DC0F67" w14:textId="77777777" w:rsidR="00A81020" w:rsidRPr="00031A77" w:rsidRDefault="00000000" w:rsidP="00FC2AB2">
      <w:pPr>
        <w:pStyle w:val="CERESBody"/>
        <w:spacing w:after="80"/>
        <w:jc w:val="both"/>
        <w:rPr>
          <w:lang w:val="fr-FR"/>
        </w:rPr>
      </w:pPr>
      <w:r w:rsidRPr="00031A77">
        <w:rPr>
          <w:lang w:val="fr-FR"/>
        </w:rPr>
        <w:t>L’AL est responsable de l’espace de stockage et de la gestion de la clé d’accès au stock. Un double de cette clé est conservé auprès du Chargé Technique.</w:t>
      </w:r>
    </w:p>
    <w:p w14:paraId="2547C94C" w14:textId="77777777" w:rsidR="00A81020" w:rsidRPr="00031A77" w:rsidRDefault="00000000">
      <w:pPr>
        <w:pStyle w:val="CERESBody"/>
        <w:numPr>
          <w:ilvl w:val="0"/>
          <w:numId w:val="107"/>
        </w:numPr>
        <w:spacing w:after="80"/>
        <w:jc w:val="both"/>
        <w:rPr>
          <w:lang w:val="fr-FR"/>
        </w:rPr>
      </w:pPr>
      <w:r w:rsidRPr="00031A77">
        <w:rPr>
          <w:lang w:val="fr-FR"/>
        </w:rPr>
        <w:t>L’espace de stockage doit être verrouillé.</w:t>
      </w:r>
    </w:p>
    <w:p w14:paraId="4E022B25" w14:textId="2BDFAA77" w:rsidR="00A81020" w:rsidRPr="00031A77" w:rsidRDefault="00000000">
      <w:pPr>
        <w:pStyle w:val="CERESBody"/>
        <w:numPr>
          <w:ilvl w:val="0"/>
          <w:numId w:val="107"/>
        </w:numPr>
        <w:spacing w:after="80"/>
        <w:jc w:val="both"/>
        <w:rPr>
          <w:lang w:val="fr-FR"/>
        </w:rPr>
      </w:pPr>
      <w:r w:rsidRPr="00031A77">
        <w:rPr>
          <w:lang w:val="fr-FR"/>
        </w:rPr>
        <w:t xml:space="preserve">Le lieu de stockage doit être adapté aux articles </w:t>
      </w:r>
      <w:proofErr w:type="gramStart"/>
      <w:r w:rsidR="00A87227" w:rsidRPr="00031A77">
        <w:rPr>
          <w:lang w:val="fr-FR"/>
        </w:rPr>
        <w:t>stockés:</w:t>
      </w:r>
      <w:proofErr w:type="gramEnd"/>
    </w:p>
    <w:p w14:paraId="443E0FAB" w14:textId="77777777" w:rsidR="00A81020" w:rsidRDefault="00000000">
      <w:pPr>
        <w:pStyle w:val="CERESBody"/>
        <w:numPr>
          <w:ilvl w:val="0"/>
          <w:numId w:val="107"/>
        </w:numPr>
        <w:spacing w:after="80"/>
        <w:jc w:val="both"/>
      </w:pPr>
      <w:r>
        <w:t xml:space="preserve">Air </w:t>
      </w:r>
      <w:proofErr w:type="spellStart"/>
      <w:r>
        <w:t>conditionné</w:t>
      </w:r>
      <w:proofErr w:type="spellEnd"/>
      <w:r>
        <w:t xml:space="preserve"> </w:t>
      </w:r>
      <w:proofErr w:type="spellStart"/>
      <w:r>
        <w:t>si</w:t>
      </w:r>
      <w:proofErr w:type="spellEnd"/>
      <w:r>
        <w:t xml:space="preserve"> </w:t>
      </w:r>
      <w:proofErr w:type="spellStart"/>
      <w:r>
        <w:t>nécessaire</w:t>
      </w:r>
      <w:proofErr w:type="spellEnd"/>
    </w:p>
    <w:p w14:paraId="1BEBFC2C" w14:textId="77777777" w:rsidR="00A81020" w:rsidRDefault="00000000">
      <w:pPr>
        <w:pStyle w:val="CERESBody"/>
        <w:numPr>
          <w:ilvl w:val="0"/>
          <w:numId w:val="107"/>
        </w:numPr>
        <w:spacing w:after="80"/>
        <w:jc w:val="both"/>
      </w:pPr>
      <w:r>
        <w:t xml:space="preserve">Absence </w:t>
      </w:r>
      <w:proofErr w:type="spellStart"/>
      <w:r>
        <w:t>d’insecte</w:t>
      </w:r>
      <w:proofErr w:type="spellEnd"/>
    </w:p>
    <w:p w14:paraId="4735F0C9" w14:textId="77777777" w:rsidR="00A81020" w:rsidRPr="00031A77" w:rsidRDefault="00000000">
      <w:pPr>
        <w:pStyle w:val="CERESBody"/>
        <w:numPr>
          <w:ilvl w:val="0"/>
          <w:numId w:val="107"/>
        </w:numPr>
        <w:spacing w:after="80"/>
        <w:jc w:val="both"/>
        <w:rPr>
          <w:lang w:val="fr-FR"/>
        </w:rPr>
      </w:pPr>
      <w:r w:rsidRPr="00031A77">
        <w:rPr>
          <w:lang w:val="fr-FR"/>
        </w:rPr>
        <w:t>Maintenu propre et en bon état</w:t>
      </w:r>
    </w:p>
    <w:p w14:paraId="7B632FD3" w14:textId="77777777" w:rsidR="00A81020" w:rsidRDefault="00000000">
      <w:pPr>
        <w:pStyle w:val="CERESBody"/>
        <w:numPr>
          <w:ilvl w:val="0"/>
          <w:numId w:val="107"/>
        </w:numPr>
        <w:spacing w:after="80"/>
        <w:jc w:val="both"/>
      </w:pPr>
      <w:r>
        <w:t xml:space="preserve">Protégé de </w:t>
      </w:r>
      <w:proofErr w:type="spellStart"/>
      <w:r>
        <w:t>l’humidité</w:t>
      </w:r>
      <w:proofErr w:type="spellEnd"/>
    </w:p>
    <w:p w14:paraId="272EA591" w14:textId="77777777" w:rsidR="00A81020" w:rsidRPr="00031A77" w:rsidRDefault="00000000" w:rsidP="00FC2AB2">
      <w:pPr>
        <w:pStyle w:val="CERESBody"/>
        <w:spacing w:after="80"/>
        <w:jc w:val="both"/>
        <w:rPr>
          <w:lang w:val="fr-FR"/>
        </w:rPr>
      </w:pPr>
      <w:r w:rsidRPr="00031A77">
        <w:rPr>
          <w:lang w:val="fr-FR"/>
        </w:rPr>
        <w:t>Le stockage ne doit pas être utilisé comme un débarras. Les articles doivent être classés par type et soigneusement rangés sur des étagères (jamais directement sur le sol).</w:t>
      </w:r>
    </w:p>
    <w:p w14:paraId="43928584" w14:textId="77777777" w:rsidR="00A81020" w:rsidRPr="00031A77" w:rsidRDefault="00000000" w:rsidP="00FC2AB2">
      <w:pPr>
        <w:pStyle w:val="CERESBody"/>
        <w:spacing w:after="80"/>
        <w:jc w:val="both"/>
        <w:rPr>
          <w:lang w:val="fr-FR"/>
        </w:rPr>
      </w:pPr>
      <w:r w:rsidRPr="00031A77">
        <w:rPr>
          <w:lang w:val="fr-FR"/>
        </w:rPr>
        <w:t>Les produits doivent être en parfait état (sans trous dans les emballages). Les produits périssables, dont les dates de péremptions sont les plus proches doivent être rangés en priorité à l’avant.</w:t>
      </w:r>
    </w:p>
    <w:p w14:paraId="6718EA9F" w14:textId="77777777" w:rsidR="00A81020" w:rsidRPr="00031A77" w:rsidRDefault="00000000" w:rsidP="00FC2AB2">
      <w:pPr>
        <w:pStyle w:val="CERESBody"/>
        <w:spacing w:after="80"/>
        <w:jc w:val="both"/>
        <w:rPr>
          <w:b/>
          <w:bCs/>
          <w:lang w:val="fr-FR"/>
        </w:rPr>
      </w:pPr>
      <w:r w:rsidRPr="00031A77">
        <w:rPr>
          <w:b/>
          <w:bCs/>
          <w:lang w:val="fr-FR"/>
        </w:rPr>
        <w:t>Entrée en stock au Magasin du Campus</w:t>
      </w:r>
    </w:p>
    <w:p w14:paraId="41EDD584" w14:textId="77777777" w:rsidR="00A81020" w:rsidRPr="00031A77" w:rsidRDefault="00000000" w:rsidP="00FC2AB2">
      <w:pPr>
        <w:pStyle w:val="CERESBody"/>
        <w:spacing w:after="80"/>
        <w:jc w:val="both"/>
        <w:rPr>
          <w:lang w:val="fr-FR"/>
        </w:rPr>
      </w:pPr>
      <w:r w:rsidRPr="00031A77">
        <w:rPr>
          <w:lang w:val="fr-FR"/>
        </w:rPr>
        <w:t>Les entrées en stock peuvent résulter d’achat, de dons ou de mouvements internes entre les Centres de CERES et le Campus.</w:t>
      </w:r>
    </w:p>
    <w:p w14:paraId="5C24F72D" w14:textId="77777777" w:rsidR="00A81020" w:rsidRPr="00031A77" w:rsidRDefault="00000000" w:rsidP="00FC2AB2">
      <w:pPr>
        <w:pStyle w:val="CERESBody"/>
        <w:spacing w:after="80"/>
        <w:jc w:val="both"/>
        <w:rPr>
          <w:lang w:val="fr-FR"/>
        </w:rPr>
      </w:pPr>
      <w:r w:rsidRPr="00031A77">
        <w:rPr>
          <w:lang w:val="fr-FR"/>
        </w:rPr>
        <w:lastRenderedPageBreak/>
        <w:t>A chaque entrée de biens, l’AL réceptionne les articles fournis (lors d’un achat) par le chargé des achats pour les intégrer dans le magasin.</w:t>
      </w:r>
    </w:p>
    <w:p w14:paraId="112B6B77" w14:textId="77777777" w:rsidR="00A81020" w:rsidRPr="00031A77" w:rsidRDefault="00000000" w:rsidP="00FC2AB2">
      <w:pPr>
        <w:pStyle w:val="CERESBody"/>
        <w:spacing w:after="80"/>
        <w:jc w:val="both"/>
        <w:rPr>
          <w:lang w:val="fr-FR"/>
        </w:rPr>
      </w:pPr>
      <w:r w:rsidRPr="00031A77">
        <w:rPr>
          <w:lang w:val="fr-FR"/>
        </w:rPr>
        <w:t>L’AL et le chargé des achats établissent un bon de livraison interne pour formaliser la transmission des biens à l’AL.</w:t>
      </w:r>
    </w:p>
    <w:p w14:paraId="49C68035" w14:textId="77777777" w:rsidR="00A81020" w:rsidRPr="00031A77" w:rsidRDefault="00000000" w:rsidP="00FC2AB2">
      <w:pPr>
        <w:pStyle w:val="CERESBody"/>
        <w:spacing w:after="80"/>
        <w:jc w:val="both"/>
        <w:rPr>
          <w:lang w:val="fr-FR"/>
        </w:rPr>
      </w:pPr>
      <w:r w:rsidRPr="00031A77">
        <w:rPr>
          <w:lang w:val="fr-FR"/>
        </w:rPr>
        <w:t>A la réception des marchandises, l’AL met à jour la fiche de stock pour chaque article ainsi que le fichier Excel de suivi.</w:t>
      </w:r>
    </w:p>
    <w:p w14:paraId="5F315222" w14:textId="77777777" w:rsidR="00A81020" w:rsidRPr="00031A77" w:rsidRDefault="00000000" w:rsidP="00FC2AB2">
      <w:pPr>
        <w:pStyle w:val="CERESBody"/>
        <w:spacing w:after="80"/>
        <w:jc w:val="both"/>
        <w:rPr>
          <w:lang w:val="fr-FR"/>
        </w:rPr>
      </w:pPr>
      <w:r w:rsidRPr="00031A77">
        <w:rPr>
          <w:lang w:val="fr-FR"/>
        </w:rPr>
        <w:t>Si le bien est directement réceptionné par le Service demandeur lors de la livraison, le responsable du service et l’AL établiront un bon de livraison interne pour formaliser la transmission des marchandises.</w:t>
      </w:r>
    </w:p>
    <w:p w14:paraId="0228DD3D" w14:textId="77777777" w:rsidR="00A81020" w:rsidRPr="00031A77" w:rsidRDefault="00000000" w:rsidP="00FC2AB2">
      <w:pPr>
        <w:pStyle w:val="CERESBody"/>
        <w:spacing w:after="80"/>
        <w:jc w:val="both"/>
        <w:rPr>
          <w:b/>
          <w:bCs/>
          <w:lang w:val="fr-FR"/>
        </w:rPr>
      </w:pPr>
      <w:r w:rsidRPr="00031A77">
        <w:rPr>
          <w:b/>
          <w:bCs/>
          <w:lang w:val="fr-FR"/>
        </w:rPr>
        <w:t>Entrée en stock dans les Magasins décentralisés (internats et foyers)</w:t>
      </w:r>
    </w:p>
    <w:p w14:paraId="74BC1C70" w14:textId="77777777" w:rsidR="00A81020" w:rsidRPr="00031A77" w:rsidRDefault="00000000" w:rsidP="00FC2AB2">
      <w:pPr>
        <w:pStyle w:val="CERESBody"/>
        <w:spacing w:after="80"/>
        <w:jc w:val="both"/>
        <w:rPr>
          <w:lang w:val="fr-FR"/>
        </w:rPr>
      </w:pPr>
      <w:r w:rsidRPr="00031A77">
        <w:rPr>
          <w:lang w:val="fr-FR"/>
        </w:rPr>
        <w:t>Les entrées en stock se font par des mouvements internes entre le Campus et les Centres décentralisés.</w:t>
      </w:r>
    </w:p>
    <w:p w14:paraId="6F9BE621" w14:textId="57D06EDB" w:rsidR="00A81020" w:rsidRPr="00031A77" w:rsidRDefault="00000000" w:rsidP="00FC2AB2">
      <w:pPr>
        <w:pStyle w:val="CERESBody"/>
        <w:spacing w:after="80"/>
        <w:jc w:val="both"/>
        <w:rPr>
          <w:lang w:val="fr-FR"/>
        </w:rPr>
      </w:pPr>
      <w:r w:rsidRPr="00031A77">
        <w:rPr>
          <w:lang w:val="fr-FR"/>
        </w:rPr>
        <w:t>Le flux des opérations est décrit ci-</w:t>
      </w:r>
      <w:proofErr w:type="gramStart"/>
      <w:r w:rsidR="00A87227" w:rsidRPr="00031A77">
        <w:rPr>
          <w:lang w:val="fr-FR"/>
        </w:rPr>
        <w:t>dessous:</w:t>
      </w:r>
      <w:proofErr w:type="gramEnd"/>
    </w:p>
    <w:p w14:paraId="4AD8710E" w14:textId="514141E0" w:rsidR="00A81020" w:rsidRPr="00031A77" w:rsidRDefault="00000000" w:rsidP="00FC2AB2">
      <w:pPr>
        <w:pStyle w:val="CERESBody"/>
        <w:spacing w:after="80"/>
        <w:jc w:val="both"/>
        <w:rPr>
          <w:lang w:val="fr-FR"/>
        </w:rPr>
      </w:pPr>
      <w:r w:rsidRPr="00031A77">
        <w:rPr>
          <w:lang w:val="fr-FR"/>
        </w:rPr>
        <w:t xml:space="preserve">L’AL retranscrit la liste des biens à expédier dans un bon de livraison interne (feuille autocopiante comprenant une originale et trois copies) (Annexe </w:t>
      </w:r>
      <w:proofErr w:type="gramStart"/>
      <w:r w:rsidR="00A87227" w:rsidRPr="00031A77">
        <w:rPr>
          <w:lang w:val="fr-FR"/>
        </w:rPr>
        <w:t>10:</w:t>
      </w:r>
      <w:proofErr w:type="gramEnd"/>
      <w:r w:rsidRPr="00031A77">
        <w:rPr>
          <w:lang w:val="fr-FR"/>
        </w:rPr>
        <w:t xml:space="preserve"> modèle de Bon de Livraison)</w:t>
      </w:r>
    </w:p>
    <w:p w14:paraId="6C7603AB" w14:textId="77777777" w:rsidR="00A81020" w:rsidRPr="00031A77" w:rsidRDefault="00000000">
      <w:pPr>
        <w:pStyle w:val="CERESBody"/>
        <w:numPr>
          <w:ilvl w:val="0"/>
          <w:numId w:val="108"/>
        </w:numPr>
        <w:spacing w:after="80"/>
        <w:jc w:val="both"/>
        <w:rPr>
          <w:lang w:val="fr-FR"/>
        </w:rPr>
      </w:pPr>
      <w:r w:rsidRPr="00031A77">
        <w:rPr>
          <w:lang w:val="fr-FR"/>
        </w:rPr>
        <w:t>Le bon de livraison interne est signé par l’AL et la personne chargée de l’expédition des biens (Livreur).</w:t>
      </w:r>
    </w:p>
    <w:p w14:paraId="0677B24F" w14:textId="77777777" w:rsidR="00A81020" w:rsidRPr="00031A77" w:rsidRDefault="00000000">
      <w:pPr>
        <w:pStyle w:val="CERESBody"/>
        <w:numPr>
          <w:ilvl w:val="0"/>
          <w:numId w:val="108"/>
        </w:numPr>
        <w:spacing w:after="80"/>
        <w:jc w:val="both"/>
        <w:rPr>
          <w:lang w:val="fr-FR"/>
        </w:rPr>
      </w:pPr>
      <w:r w:rsidRPr="00031A77">
        <w:rPr>
          <w:lang w:val="fr-FR"/>
        </w:rPr>
        <w:t>L’originale du document est archivée par l’AL</w:t>
      </w:r>
    </w:p>
    <w:p w14:paraId="3900257D" w14:textId="6B9E0F60" w:rsidR="00A81020" w:rsidRPr="00031A77" w:rsidRDefault="00000000">
      <w:pPr>
        <w:pStyle w:val="CERESBody"/>
        <w:numPr>
          <w:ilvl w:val="0"/>
          <w:numId w:val="108"/>
        </w:numPr>
        <w:spacing w:after="80"/>
        <w:jc w:val="both"/>
        <w:rPr>
          <w:lang w:val="fr-FR"/>
        </w:rPr>
      </w:pPr>
      <w:r w:rsidRPr="00031A77">
        <w:rPr>
          <w:lang w:val="fr-FR"/>
        </w:rPr>
        <w:t xml:space="preserve">Lors de la réception des biens dans le magasin </w:t>
      </w:r>
      <w:proofErr w:type="gramStart"/>
      <w:r w:rsidR="00FC2AB2" w:rsidRPr="00031A77">
        <w:rPr>
          <w:lang w:val="fr-FR"/>
        </w:rPr>
        <w:t>décentralisé:</w:t>
      </w:r>
      <w:proofErr w:type="gramEnd"/>
    </w:p>
    <w:p w14:paraId="55AB0D5E" w14:textId="77777777" w:rsidR="00A81020" w:rsidRPr="00031A77" w:rsidRDefault="00000000">
      <w:pPr>
        <w:pStyle w:val="CERESBody"/>
        <w:numPr>
          <w:ilvl w:val="0"/>
          <w:numId w:val="108"/>
        </w:numPr>
        <w:spacing w:after="80"/>
        <w:jc w:val="both"/>
        <w:rPr>
          <w:lang w:val="fr-FR"/>
        </w:rPr>
      </w:pPr>
      <w:r w:rsidRPr="00031A77">
        <w:rPr>
          <w:lang w:val="fr-FR"/>
        </w:rPr>
        <w:t>Le magasinier du centre et le livreur effectuent un rapprochement entre le bon de livraison interne et les biens expédiés (dénomination et quantité des biens)</w:t>
      </w:r>
    </w:p>
    <w:p w14:paraId="1E2CAAA3" w14:textId="77777777" w:rsidR="00A81020" w:rsidRPr="00031A77" w:rsidRDefault="00000000">
      <w:pPr>
        <w:pStyle w:val="CERESBody"/>
        <w:numPr>
          <w:ilvl w:val="0"/>
          <w:numId w:val="108"/>
        </w:numPr>
        <w:spacing w:after="80"/>
        <w:jc w:val="both"/>
        <w:rPr>
          <w:lang w:val="fr-FR"/>
        </w:rPr>
      </w:pPr>
      <w:r w:rsidRPr="00031A77">
        <w:rPr>
          <w:lang w:val="fr-FR"/>
        </w:rPr>
        <w:t>Après vérification, les personnes concernées apposent leur signature sur les trois copies du document</w:t>
      </w:r>
    </w:p>
    <w:p w14:paraId="329B00BD" w14:textId="77777777" w:rsidR="00A81020" w:rsidRPr="00031A77" w:rsidRDefault="00000000">
      <w:pPr>
        <w:pStyle w:val="CERESBody"/>
        <w:numPr>
          <w:ilvl w:val="0"/>
          <w:numId w:val="108"/>
        </w:numPr>
        <w:spacing w:after="80"/>
        <w:jc w:val="both"/>
        <w:rPr>
          <w:lang w:val="fr-FR"/>
        </w:rPr>
      </w:pPr>
      <w:r w:rsidRPr="00031A77">
        <w:rPr>
          <w:lang w:val="fr-FR"/>
        </w:rPr>
        <w:t>En cas d’écarts constatés, il est obligatoire de mentionner l’anomalie dans la section (partie « Observation »)</w:t>
      </w:r>
    </w:p>
    <w:p w14:paraId="7F781E1C" w14:textId="77777777" w:rsidR="00A81020" w:rsidRPr="00031A77" w:rsidRDefault="00000000">
      <w:pPr>
        <w:pStyle w:val="CERESBody"/>
        <w:numPr>
          <w:ilvl w:val="0"/>
          <w:numId w:val="108"/>
        </w:numPr>
        <w:spacing w:after="80"/>
        <w:jc w:val="both"/>
        <w:rPr>
          <w:lang w:val="fr-FR"/>
        </w:rPr>
      </w:pPr>
      <w:r w:rsidRPr="00031A77">
        <w:rPr>
          <w:lang w:val="fr-FR"/>
        </w:rPr>
        <w:t>La copie n°1 est à archiver au niveau du centre</w:t>
      </w:r>
    </w:p>
    <w:p w14:paraId="3E281501" w14:textId="77777777" w:rsidR="00A81020" w:rsidRPr="00031A77" w:rsidRDefault="00000000">
      <w:pPr>
        <w:pStyle w:val="CERESBody"/>
        <w:numPr>
          <w:ilvl w:val="0"/>
          <w:numId w:val="108"/>
        </w:numPr>
        <w:spacing w:after="80"/>
        <w:jc w:val="both"/>
        <w:rPr>
          <w:lang w:val="fr-FR"/>
        </w:rPr>
      </w:pPr>
      <w:r w:rsidRPr="00031A77">
        <w:rPr>
          <w:lang w:val="fr-FR"/>
        </w:rPr>
        <w:t>La copie n°2 est à archiver par le livreur</w:t>
      </w:r>
    </w:p>
    <w:p w14:paraId="7C77E96B" w14:textId="14A11C0E" w:rsidR="00DF0B5E" w:rsidRPr="00031A77" w:rsidRDefault="00000000">
      <w:pPr>
        <w:pStyle w:val="CERESBody"/>
        <w:numPr>
          <w:ilvl w:val="0"/>
          <w:numId w:val="108"/>
        </w:numPr>
        <w:spacing w:after="80"/>
        <w:jc w:val="both"/>
        <w:rPr>
          <w:lang w:val="fr-FR"/>
        </w:rPr>
      </w:pPr>
      <w:r w:rsidRPr="00031A77">
        <w:rPr>
          <w:lang w:val="fr-FR"/>
        </w:rPr>
        <w:t>La copie n°3 est à retourner à l’AL et à annexer au document original de la transaction</w:t>
      </w:r>
    </w:p>
    <w:p w14:paraId="0D8F7219" w14:textId="77777777" w:rsidR="00A3759A" w:rsidRPr="00031A77" w:rsidRDefault="00A3759A" w:rsidP="00A3759A">
      <w:pPr>
        <w:pStyle w:val="CERESBody"/>
        <w:spacing w:after="80"/>
        <w:ind w:left="720"/>
        <w:jc w:val="both"/>
        <w:rPr>
          <w:lang w:val="fr-FR"/>
        </w:rPr>
      </w:pPr>
    </w:p>
    <w:p w14:paraId="6A93B2E8" w14:textId="77777777" w:rsidR="00A81020" w:rsidRPr="00031A77" w:rsidRDefault="00000000" w:rsidP="006D0235">
      <w:pPr>
        <w:pStyle w:val="CERESBody"/>
        <w:spacing w:after="80"/>
        <w:jc w:val="both"/>
        <w:rPr>
          <w:b/>
          <w:bCs/>
          <w:color w:val="0070C0"/>
          <w:lang w:val="fr-FR"/>
        </w:rPr>
      </w:pPr>
      <w:r w:rsidRPr="00031A77">
        <w:rPr>
          <w:b/>
          <w:bCs/>
          <w:color w:val="0070C0"/>
          <w:lang w:val="fr-FR"/>
        </w:rPr>
        <w:t>GESTION DE SORTIE DE STOCK</w:t>
      </w:r>
    </w:p>
    <w:p w14:paraId="3F437022" w14:textId="77777777" w:rsidR="00A81020" w:rsidRPr="00031A77" w:rsidRDefault="00000000" w:rsidP="00FC2AB2">
      <w:pPr>
        <w:pStyle w:val="CERESBody"/>
        <w:spacing w:after="80"/>
        <w:jc w:val="both"/>
        <w:rPr>
          <w:lang w:val="fr-FR"/>
        </w:rPr>
      </w:pPr>
      <w:r w:rsidRPr="00031A77">
        <w:rPr>
          <w:lang w:val="fr-FR"/>
        </w:rPr>
        <w:t>Pour retirer un bien du stock, le service qui en exprime le besoin doit établir une NA et l’adresser à l’AL. Ce dernier, après avoir reçu la NA, soumet la demande de sortie de bien à la validation du DPR.</w:t>
      </w:r>
    </w:p>
    <w:p w14:paraId="193199E0" w14:textId="77777777" w:rsidR="00A81020" w:rsidRPr="00031A77" w:rsidRDefault="00000000" w:rsidP="00FC2AB2">
      <w:pPr>
        <w:pStyle w:val="CERESBody"/>
        <w:spacing w:after="80"/>
        <w:jc w:val="both"/>
        <w:rPr>
          <w:lang w:val="fr-FR"/>
        </w:rPr>
      </w:pPr>
      <w:r w:rsidRPr="00031A77">
        <w:rPr>
          <w:lang w:val="fr-FR"/>
        </w:rPr>
        <w:t>La sortie d’un bien est déclenchée par une vérification effectuée par l’AL. Si le bien est disponible dans le Magasin, un mouvement de stock est réalisé. Dans le cas contraire, l’achat du bien est envisagé.</w:t>
      </w:r>
    </w:p>
    <w:p w14:paraId="1EE8F1D5" w14:textId="77777777" w:rsidR="00A81020" w:rsidRPr="00031A77" w:rsidRDefault="00000000" w:rsidP="00FC2AB2">
      <w:pPr>
        <w:pStyle w:val="CERESBody"/>
        <w:spacing w:after="80"/>
        <w:jc w:val="both"/>
        <w:rPr>
          <w:lang w:val="fr-FR"/>
        </w:rPr>
      </w:pPr>
      <w:r w:rsidRPr="00031A77">
        <w:rPr>
          <w:lang w:val="fr-FR"/>
        </w:rPr>
        <w:t>Dans le cas d’une sortie de stock, la NA doit être validée par le DPR.</w:t>
      </w:r>
    </w:p>
    <w:p w14:paraId="6992287B" w14:textId="77777777" w:rsidR="00A81020" w:rsidRPr="00031A77" w:rsidRDefault="00000000" w:rsidP="00FC2AB2">
      <w:pPr>
        <w:pStyle w:val="CERESBody"/>
        <w:spacing w:after="80"/>
        <w:jc w:val="both"/>
        <w:rPr>
          <w:lang w:val="fr-FR"/>
        </w:rPr>
      </w:pPr>
      <w:r w:rsidRPr="00031A77">
        <w:rPr>
          <w:lang w:val="fr-FR"/>
        </w:rPr>
        <w:t>A chaque sortie de stock, l’AL établit un Bon de livraison interne pour formaliser le mouvement. Ce document doit être signé par le Représentant du Service et par l’AL.</w:t>
      </w:r>
    </w:p>
    <w:p w14:paraId="2727E80D" w14:textId="77777777" w:rsidR="00A81020" w:rsidRPr="00031A77" w:rsidRDefault="00000000" w:rsidP="00FC2AB2">
      <w:pPr>
        <w:pStyle w:val="CERESBody"/>
        <w:spacing w:after="80"/>
        <w:jc w:val="both"/>
        <w:rPr>
          <w:lang w:val="fr-FR"/>
        </w:rPr>
      </w:pPr>
      <w:r w:rsidRPr="00031A77">
        <w:rPr>
          <w:lang w:val="fr-FR"/>
        </w:rPr>
        <w:t>En parallèle, l’AL met à jour la fiche de stock de chaque article ainsi que le fichier Excel de suivi.</w:t>
      </w:r>
    </w:p>
    <w:p w14:paraId="40FE0DBE" w14:textId="77777777" w:rsidR="00A81020" w:rsidRPr="00031A77" w:rsidRDefault="00000000" w:rsidP="006D0235">
      <w:pPr>
        <w:pStyle w:val="CERESBody"/>
        <w:spacing w:after="80"/>
        <w:jc w:val="both"/>
        <w:rPr>
          <w:b/>
          <w:bCs/>
          <w:color w:val="0070C0"/>
          <w:lang w:val="fr-FR"/>
        </w:rPr>
      </w:pPr>
      <w:r w:rsidRPr="00031A77">
        <w:rPr>
          <w:b/>
          <w:bCs/>
          <w:color w:val="0070C0"/>
          <w:lang w:val="fr-FR"/>
        </w:rPr>
        <w:lastRenderedPageBreak/>
        <w:t>SORTIE DE STOCK DANS LES MAGASINS DECENTRALISES (INTERNATS ET FOYERS)</w:t>
      </w:r>
    </w:p>
    <w:p w14:paraId="6D6215C0" w14:textId="77777777" w:rsidR="00A81020" w:rsidRPr="00031A77" w:rsidRDefault="00000000" w:rsidP="00FC2AB2">
      <w:pPr>
        <w:pStyle w:val="CERESBody"/>
        <w:spacing w:after="80"/>
        <w:jc w:val="both"/>
        <w:rPr>
          <w:lang w:val="fr-FR"/>
        </w:rPr>
      </w:pPr>
      <w:r w:rsidRPr="00031A77">
        <w:rPr>
          <w:lang w:val="fr-FR"/>
        </w:rPr>
        <w:t>Les sorties de stock s’effectuent par des mouvements internes entre les Centres décentralisés et le Campus (par exemple lors d’un rapatriement).</w:t>
      </w:r>
    </w:p>
    <w:p w14:paraId="66E95DE2" w14:textId="2DF5C6FF" w:rsidR="00A81020" w:rsidRPr="00031A77" w:rsidRDefault="00000000" w:rsidP="00FC2AB2">
      <w:pPr>
        <w:pStyle w:val="CERESBody"/>
        <w:spacing w:after="80"/>
        <w:jc w:val="both"/>
        <w:rPr>
          <w:lang w:val="fr-FR"/>
        </w:rPr>
      </w:pPr>
      <w:r w:rsidRPr="00031A77">
        <w:rPr>
          <w:lang w:val="fr-FR"/>
        </w:rPr>
        <w:t>Le déroulement des opérations est détaillé ci-</w:t>
      </w:r>
      <w:proofErr w:type="gramStart"/>
      <w:r w:rsidR="00A87227" w:rsidRPr="00031A77">
        <w:rPr>
          <w:lang w:val="fr-FR"/>
        </w:rPr>
        <w:t>dessous:</w:t>
      </w:r>
      <w:proofErr w:type="gramEnd"/>
    </w:p>
    <w:p w14:paraId="21C3A01D" w14:textId="77777777" w:rsidR="00A81020" w:rsidRPr="00031A77" w:rsidRDefault="00000000" w:rsidP="00FC2AB2">
      <w:pPr>
        <w:pStyle w:val="CERESBody"/>
        <w:spacing w:after="80"/>
        <w:jc w:val="both"/>
        <w:rPr>
          <w:lang w:val="fr-FR"/>
        </w:rPr>
      </w:pPr>
      <w:r w:rsidRPr="00031A77">
        <w:rPr>
          <w:lang w:val="fr-FR"/>
        </w:rPr>
        <w:t>Le Magasinier du Centre établit un Bon de livraison interne (feuille autocopiante, composée d’une originale et de trois copies mentionnées ci-dessus), listant les biens à expédier.</w:t>
      </w:r>
    </w:p>
    <w:p w14:paraId="68E2396C" w14:textId="77777777" w:rsidR="00A81020" w:rsidRPr="00031A77" w:rsidRDefault="00000000" w:rsidP="00FC2AB2">
      <w:pPr>
        <w:pStyle w:val="CERESBody"/>
        <w:spacing w:after="80"/>
        <w:jc w:val="both"/>
        <w:rPr>
          <w:lang w:val="fr-FR"/>
        </w:rPr>
      </w:pPr>
      <w:r w:rsidRPr="00031A77">
        <w:rPr>
          <w:lang w:val="fr-FR"/>
        </w:rPr>
        <w:t>Ce Bon de livraison interne doit être signé par le Magasinier du Centre et la personne chargée de l’expédition des biens (le Livreur).</w:t>
      </w:r>
    </w:p>
    <w:p w14:paraId="49C1C99D" w14:textId="77777777" w:rsidR="00A81020" w:rsidRPr="00031A77" w:rsidRDefault="00000000" w:rsidP="00FC2AB2">
      <w:pPr>
        <w:pStyle w:val="CERESBody"/>
        <w:spacing w:after="80"/>
        <w:jc w:val="both"/>
        <w:rPr>
          <w:lang w:val="fr-FR"/>
        </w:rPr>
      </w:pPr>
      <w:r w:rsidRPr="00031A77">
        <w:rPr>
          <w:lang w:val="fr-FR"/>
        </w:rPr>
        <w:t>L’original du document est archivé par le Magasinier du Centre</w:t>
      </w:r>
    </w:p>
    <w:p w14:paraId="2A605CA9" w14:textId="17D2EC3C" w:rsidR="00A81020" w:rsidRPr="00031A77" w:rsidRDefault="00000000" w:rsidP="00FC2AB2">
      <w:pPr>
        <w:pStyle w:val="CERESBody"/>
        <w:spacing w:after="80"/>
        <w:jc w:val="both"/>
        <w:rPr>
          <w:lang w:val="fr-FR"/>
        </w:rPr>
      </w:pPr>
      <w:r w:rsidRPr="00031A77">
        <w:rPr>
          <w:lang w:val="fr-FR"/>
        </w:rPr>
        <w:t xml:space="preserve">Lors de la réception des biens au Magasin du </w:t>
      </w:r>
      <w:proofErr w:type="gramStart"/>
      <w:r w:rsidR="00A87227" w:rsidRPr="00031A77">
        <w:rPr>
          <w:lang w:val="fr-FR"/>
        </w:rPr>
        <w:t>Campus:</w:t>
      </w:r>
      <w:proofErr w:type="gramEnd"/>
    </w:p>
    <w:p w14:paraId="4DCF83F4" w14:textId="77777777" w:rsidR="00A81020" w:rsidRPr="00031A77" w:rsidRDefault="00000000" w:rsidP="00FC2AB2">
      <w:pPr>
        <w:pStyle w:val="CERESBody"/>
        <w:spacing w:after="80"/>
        <w:jc w:val="both"/>
        <w:rPr>
          <w:lang w:val="fr-FR"/>
        </w:rPr>
      </w:pPr>
      <w:r w:rsidRPr="00031A77">
        <w:rPr>
          <w:lang w:val="fr-FR"/>
        </w:rPr>
        <w:t>L’AL et le Livreur effectuent un contrôle entre le Bon de livraison interne et les biens expédiés (en vérifiant les désignations des biens et les quantités).</w:t>
      </w:r>
    </w:p>
    <w:p w14:paraId="2D060933" w14:textId="77777777" w:rsidR="00A81020" w:rsidRPr="00031A77" w:rsidRDefault="00000000" w:rsidP="00FC2AB2">
      <w:pPr>
        <w:pStyle w:val="CERESBody"/>
        <w:spacing w:after="80"/>
        <w:jc w:val="both"/>
        <w:rPr>
          <w:lang w:val="fr-FR"/>
        </w:rPr>
      </w:pPr>
      <w:r w:rsidRPr="00031A77">
        <w:rPr>
          <w:lang w:val="fr-FR"/>
        </w:rPr>
        <w:t>Une fois la vérification effectuée, les personnes concernées signent les trois copies du document.</w:t>
      </w:r>
    </w:p>
    <w:p w14:paraId="5B9BB009" w14:textId="77777777" w:rsidR="00A81020" w:rsidRPr="00031A77" w:rsidRDefault="00000000" w:rsidP="00FC2AB2">
      <w:pPr>
        <w:pStyle w:val="CERESBody"/>
        <w:spacing w:after="80"/>
        <w:jc w:val="both"/>
        <w:rPr>
          <w:lang w:val="fr-FR"/>
        </w:rPr>
      </w:pPr>
      <w:r w:rsidRPr="00031A77">
        <w:rPr>
          <w:lang w:val="fr-FR"/>
        </w:rPr>
        <w:t>En cas d’écarts constatés, il est impératif de mentionner l’anomalie dans la section « observation » du bon de livraison interne</w:t>
      </w:r>
    </w:p>
    <w:p w14:paraId="7EBD202F" w14:textId="77777777" w:rsidR="00A81020" w:rsidRPr="00031A77" w:rsidRDefault="00000000">
      <w:pPr>
        <w:pStyle w:val="CERESBody"/>
        <w:numPr>
          <w:ilvl w:val="0"/>
          <w:numId w:val="109"/>
        </w:numPr>
        <w:spacing w:after="80"/>
        <w:jc w:val="both"/>
        <w:rPr>
          <w:lang w:val="fr-FR"/>
        </w:rPr>
      </w:pPr>
      <w:r w:rsidRPr="00031A77">
        <w:rPr>
          <w:lang w:val="fr-FR"/>
        </w:rPr>
        <w:t>La copie n°1 est à archiver dans le Magasin du Campus</w:t>
      </w:r>
    </w:p>
    <w:p w14:paraId="38889FE3" w14:textId="77777777" w:rsidR="00A81020" w:rsidRPr="00031A77" w:rsidRDefault="00000000">
      <w:pPr>
        <w:pStyle w:val="CERESBody"/>
        <w:numPr>
          <w:ilvl w:val="0"/>
          <w:numId w:val="109"/>
        </w:numPr>
        <w:spacing w:after="80"/>
        <w:jc w:val="both"/>
        <w:rPr>
          <w:lang w:val="fr-FR"/>
        </w:rPr>
      </w:pPr>
      <w:r w:rsidRPr="00031A77">
        <w:rPr>
          <w:lang w:val="fr-FR"/>
        </w:rPr>
        <w:t>La copie n°2 est à archiver par le Livreur</w:t>
      </w:r>
    </w:p>
    <w:p w14:paraId="6C6AA832" w14:textId="77777777" w:rsidR="00A81020" w:rsidRPr="00031A77" w:rsidRDefault="00000000">
      <w:pPr>
        <w:pStyle w:val="CERESBody"/>
        <w:numPr>
          <w:ilvl w:val="0"/>
          <w:numId w:val="109"/>
        </w:numPr>
        <w:spacing w:after="80"/>
        <w:jc w:val="both"/>
        <w:rPr>
          <w:lang w:val="fr-FR"/>
        </w:rPr>
      </w:pPr>
      <w:r w:rsidRPr="00031A77">
        <w:rPr>
          <w:lang w:val="fr-FR"/>
        </w:rPr>
        <w:t>La copie n°3 doit être retournée au Magasinier du Centre et annexée avec le document original de la transaction</w:t>
      </w:r>
    </w:p>
    <w:p w14:paraId="52C3731C" w14:textId="1449706D" w:rsidR="00A81020" w:rsidRPr="00031A77" w:rsidRDefault="00000000" w:rsidP="00FC2AB2">
      <w:pPr>
        <w:pStyle w:val="CERESBody"/>
        <w:spacing w:after="80"/>
        <w:jc w:val="both"/>
        <w:rPr>
          <w:lang w:val="fr-FR"/>
        </w:rPr>
      </w:pPr>
      <w:r w:rsidRPr="00031A77">
        <w:rPr>
          <w:lang w:val="fr-FR"/>
        </w:rPr>
        <w:t xml:space="preserve">Pour les articles tels que les fournitures de bureau et les sorties de paddy demandés par les collaborateurs, la procédure suivante est </w:t>
      </w:r>
      <w:proofErr w:type="gramStart"/>
      <w:r w:rsidR="00A630EF" w:rsidRPr="00031A77">
        <w:rPr>
          <w:lang w:val="fr-FR"/>
        </w:rPr>
        <w:t>appliquée:</w:t>
      </w:r>
      <w:proofErr w:type="gramEnd"/>
    </w:p>
    <w:p w14:paraId="2F23D735" w14:textId="77777777" w:rsidR="00A81020" w:rsidRPr="00031A77" w:rsidRDefault="00000000">
      <w:pPr>
        <w:pStyle w:val="CERESBody"/>
        <w:numPr>
          <w:ilvl w:val="0"/>
          <w:numId w:val="110"/>
        </w:numPr>
        <w:spacing w:after="80"/>
        <w:jc w:val="both"/>
        <w:rPr>
          <w:lang w:val="fr-FR"/>
        </w:rPr>
      </w:pPr>
      <w:r w:rsidRPr="00031A77">
        <w:rPr>
          <w:lang w:val="fr-FR"/>
        </w:rPr>
        <w:t>Une simple signature sur la fiche de stock suffit pour matérialiser la sortie des articles du magasin de stockage.</w:t>
      </w:r>
    </w:p>
    <w:p w14:paraId="69629B1B" w14:textId="1D57488E" w:rsidR="00A81020" w:rsidRPr="00031A77" w:rsidRDefault="00000000">
      <w:pPr>
        <w:pStyle w:val="CERESBody"/>
        <w:numPr>
          <w:ilvl w:val="0"/>
          <w:numId w:val="110"/>
        </w:numPr>
        <w:spacing w:after="80"/>
        <w:jc w:val="both"/>
        <w:rPr>
          <w:lang w:val="fr-FR"/>
        </w:rPr>
      </w:pPr>
      <w:r w:rsidRPr="00031A77">
        <w:rPr>
          <w:lang w:val="fr-FR"/>
        </w:rPr>
        <w:t>Cette signature doit être effectuée par le collaborateur demandant les articles, validant ainsi la sortie.</w:t>
      </w:r>
    </w:p>
    <w:p w14:paraId="7E0C7498" w14:textId="77777777" w:rsidR="006D0235" w:rsidRPr="00031A77" w:rsidRDefault="006D0235" w:rsidP="006D0235">
      <w:pPr>
        <w:pStyle w:val="CERESBody"/>
        <w:spacing w:after="80"/>
        <w:ind w:left="720"/>
        <w:jc w:val="both"/>
        <w:rPr>
          <w:lang w:val="fr-FR"/>
        </w:rPr>
      </w:pPr>
    </w:p>
    <w:p w14:paraId="06E53E04" w14:textId="77777777" w:rsidR="00A81020" w:rsidRPr="00031A77" w:rsidRDefault="00000000" w:rsidP="006D0235">
      <w:pPr>
        <w:pStyle w:val="CERESBody"/>
        <w:spacing w:after="80"/>
        <w:jc w:val="both"/>
        <w:rPr>
          <w:b/>
          <w:bCs/>
          <w:color w:val="0070C0"/>
          <w:lang w:val="fr-FR"/>
        </w:rPr>
      </w:pPr>
      <w:r w:rsidRPr="00031A77">
        <w:rPr>
          <w:b/>
          <w:bCs/>
          <w:color w:val="0070C0"/>
          <w:lang w:val="fr-FR"/>
        </w:rPr>
        <w:t>INVENTAIRE DE STOCK</w:t>
      </w:r>
    </w:p>
    <w:p w14:paraId="2388E5D0" w14:textId="2CD18560" w:rsidR="00A81020" w:rsidRPr="00031A77" w:rsidRDefault="00000000" w:rsidP="00FC2AB2">
      <w:pPr>
        <w:pStyle w:val="CERESBody"/>
        <w:spacing w:after="80"/>
        <w:jc w:val="both"/>
        <w:rPr>
          <w:lang w:val="fr-FR"/>
        </w:rPr>
      </w:pPr>
      <w:r w:rsidRPr="00031A77">
        <w:rPr>
          <w:lang w:val="fr-FR"/>
        </w:rPr>
        <w:t xml:space="preserve">L'inventaire consiste en l’acte de recenser l’ensemble des biens mobiliers et immobiliers d’une entité. Il revêt une grande importance, notamment lorsque l'activité économique implique la gestion d’un stock. Une fiche d’inventaire est alors rédigée (Annexe </w:t>
      </w:r>
      <w:proofErr w:type="gramStart"/>
      <w:r w:rsidR="00A87227" w:rsidRPr="00031A77">
        <w:rPr>
          <w:lang w:val="fr-FR"/>
        </w:rPr>
        <w:t>11:</w:t>
      </w:r>
      <w:proofErr w:type="gramEnd"/>
      <w:r w:rsidRPr="00031A77">
        <w:rPr>
          <w:lang w:val="fr-FR"/>
        </w:rPr>
        <w:t xml:space="preserve"> modèle de fiche d’inventaire). Les articles sont enregistrés en fonction de leur nature et de leur type. Enfin, un rapport d’inventaire est rédigé à la fin de l’opération et soumis à la validation du RAL ainsi que du DPR.</w:t>
      </w:r>
    </w:p>
    <w:p w14:paraId="55E5258B" w14:textId="77777777" w:rsidR="00A81020" w:rsidRPr="00031A77" w:rsidRDefault="00000000" w:rsidP="00FC2AB2">
      <w:pPr>
        <w:pStyle w:val="CERESBody"/>
        <w:spacing w:after="80"/>
        <w:jc w:val="both"/>
        <w:rPr>
          <w:lang w:val="fr-FR"/>
        </w:rPr>
      </w:pPr>
      <w:r w:rsidRPr="00031A77">
        <w:rPr>
          <w:lang w:val="fr-FR"/>
        </w:rPr>
        <w:t>Des inventaires exhaustifs peuvent être réalisés chaque trimestre, en tenant compte des exigences des bailleurs, notamment pour le Campus et les Magasins décentralisés). Dans ce cadre, L’AL compare le matériel restant en stock avec la fiche de stock pour s'assurer de la cohérence des informations et garantir la précision de l'inventaire.</w:t>
      </w:r>
    </w:p>
    <w:p w14:paraId="52DE1C30" w14:textId="77777777" w:rsidR="00A81020" w:rsidRPr="00031A77" w:rsidRDefault="00000000" w:rsidP="00FC2AB2">
      <w:pPr>
        <w:pStyle w:val="CERESBody"/>
        <w:spacing w:after="80"/>
        <w:jc w:val="both"/>
        <w:rPr>
          <w:lang w:val="fr-FR"/>
        </w:rPr>
      </w:pPr>
      <w:r w:rsidRPr="00031A77">
        <w:rPr>
          <w:lang w:val="fr-FR"/>
        </w:rPr>
        <w:lastRenderedPageBreak/>
        <w:t>Il est important de noter qu’un inventaire doit être réalisé par au moins deux personnes, désignées par le RAL ou le DPR.</w:t>
      </w:r>
    </w:p>
    <w:p w14:paraId="2DEC3D59" w14:textId="77777777" w:rsidR="00A81020" w:rsidRPr="00031A77" w:rsidRDefault="00000000" w:rsidP="00FC2AB2">
      <w:pPr>
        <w:pStyle w:val="CERESBody"/>
        <w:spacing w:after="80"/>
        <w:jc w:val="both"/>
        <w:rPr>
          <w:lang w:val="fr-FR"/>
        </w:rPr>
      </w:pPr>
      <w:r w:rsidRPr="00031A77">
        <w:rPr>
          <w:lang w:val="fr-FR"/>
        </w:rPr>
        <w:t>Des contrôles inopinés peuvent être effectués par le RAL ou le DPR. Un Inventaire exhaustif doit être organisé par l’AL à la fin de chaque année scolaire.</w:t>
      </w:r>
    </w:p>
    <w:p w14:paraId="5AFA45FD" w14:textId="77777777" w:rsidR="00A81020" w:rsidRPr="00031A77" w:rsidRDefault="00000000" w:rsidP="00FC2AB2">
      <w:pPr>
        <w:pStyle w:val="CERESBody"/>
        <w:spacing w:after="80"/>
        <w:jc w:val="both"/>
        <w:rPr>
          <w:lang w:val="fr-FR"/>
        </w:rPr>
      </w:pPr>
      <w:r w:rsidRPr="00031A77">
        <w:rPr>
          <w:lang w:val="fr-FR"/>
        </w:rPr>
        <w:t>Pour ce faire, le RAL ou le DPR peut réaliser un contre-inventaire par voie de sondage afin de vérifier l’exhaustivité des éléments mentionnés dans le rapport d’inventaire.</w:t>
      </w:r>
    </w:p>
    <w:p w14:paraId="4E5BDFC3" w14:textId="77777777" w:rsidR="00A81020" w:rsidRPr="00031A77" w:rsidRDefault="00000000" w:rsidP="00FC2AB2">
      <w:pPr>
        <w:pStyle w:val="CERESBody"/>
        <w:spacing w:after="80"/>
        <w:jc w:val="both"/>
        <w:rPr>
          <w:lang w:val="fr-FR"/>
        </w:rPr>
      </w:pPr>
      <w:r w:rsidRPr="00031A77">
        <w:rPr>
          <w:lang w:val="fr-FR"/>
        </w:rPr>
        <w:t>Le rapport original, une fois validé, sera ensuite archivé par le Comptable. Une copie sera envoyée aux responsables (AL, RAL, DPR, etc.) pour qu’ils l’archivent également.</w:t>
      </w:r>
    </w:p>
    <w:p w14:paraId="35A42869" w14:textId="77777777" w:rsidR="00A81020" w:rsidRPr="00031A77" w:rsidRDefault="00000000" w:rsidP="00FC2AB2">
      <w:pPr>
        <w:pStyle w:val="CERESBody"/>
        <w:spacing w:after="80"/>
        <w:jc w:val="both"/>
        <w:rPr>
          <w:lang w:val="fr-FR"/>
        </w:rPr>
      </w:pPr>
      <w:r w:rsidRPr="00031A77">
        <w:rPr>
          <w:lang w:val="fr-FR"/>
        </w:rPr>
        <w:t>L’AL est responsable du suivi des stocks. En cas de perte ou de dommage matériel, une fiche est rédigée et signée par le RAL pour justifier l’écart constaté dans l’inventaire. Cette fiche doit être soumise au DPR pour validation. Une fois le circuit de validation complété, le matériel peut être retiré de l’actif.</w:t>
      </w:r>
    </w:p>
    <w:p w14:paraId="75AF258C" w14:textId="77777777" w:rsidR="00A81020" w:rsidRPr="00031A77" w:rsidRDefault="00000000" w:rsidP="00FC2AB2">
      <w:pPr>
        <w:pStyle w:val="CERESBody"/>
        <w:spacing w:after="80"/>
        <w:jc w:val="both"/>
        <w:rPr>
          <w:color w:val="4BACC6" w:themeColor="accent5"/>
          <w:lang w:val="fr-FR"/>
        </w:rPr>
      </w:pPr>
      <w:r w:rsidRPr="00031A77">
        <w:rPr>
          <w:b/>
          <w:bCs/>
          <w:color w:val="0070C0"/>
          <w:lang w:val="fr-FR"/>
        </w:rPr>
        <w:t>Acquisition de matériels</w:t>
      </w:r>
    </w:p>
    <w:p w14:paraId="5B407128" w14:textId="77777777" w:rsidR="00A81020" w:rsidRPr="00031A77" w:rsidRDefault="00000000" w:rsidP="00FC2AB2">
      <w:pPr>
        <w:pStyle w:val="CERESBody"/>
        <w:spacing w:after="80"/>
        <w:jc w:val="both"/>
        <w:rPr>
          <w:lang w:val="fr-FR"/>
        </w:rPr>
      </w:pPr>
      <w:r w:rsidRPr="00031A77">
        <w:rPr>
          <w:lang w:val="fr-FR"/>
        </w:rPr>
        <w:t>L’acquisition des matériels de CERES suit la procédure d’achat, à l’exception des dons reçus. Le chargé des Achats est responsable de l’achat et de la livraison des matériels auprès de CERES.</w:t>
      </w:r>
    </w:p>
    <w:p w14:paraId="5241EAC4" w14:textId="7E152948" w:rsidR="00A81020" w:rsidRDefault="00000000" w:rsidP="00FC2AB2">
      <w:pPr>
        <w:pStyle w:val="CERESBody"/>
        <w:spacing w:after="80"/>
        <w:jc w:val="both"/>
      </w:pPr>
      <w:r w:rsidRPr="00031A77">
        <w:rPr>
          <w:lang w:val="fr-FR"/>
        </w:rPr>
        <w:t xml:space="preserve">Tous les matériels entrants (achat, retour des internats/foyers) doivent être enregistrés dans un cahier Registre d’entrée à feuilles autocopiantes (décrit plus bas dans la gestion de stock). </w:t>
      </w:r>
      <w:r>
        <w:t xml:space="preserve">Y </w:t>
      </w:r>
      <w:proofErr w:type="spellStart"/>
      <w:r>
        <w:t>sont</w:t>
      </w:r>
      <w:proofErr w:type="spellEnd"/>
      <w:r>
        <w:t xml:space="preserve"> </w:t>
      </w:r>
      <w:proofErr w:type="spellStart"/>
      <w:r w:rsidR="00A87227">
        <w:t>enregistrés</w:t>
      </w:r>
      <w:proofErr w:type="spellEnd"/>
      <w:r w:rsidR="00A87227">
        <w:t>:</w:t>
      </w:r>
    </w:p>
    <w:p w14:paraId="45D835DF" w14:textId="77777777" w:rsidR="00A81020" w:rsidRPr="00031A77" w:rsidRDefault="00000000">
      <w:pPr>
        <w:pStyle w:val="CERESBody"/>
        <w:numPr>
          <w:ilvl w:val="0"/>
          <w:numId w:val="111"/>
        </w:numPr>
        <w:spacing w:after="80"/>
        <w:jc w:val="both"/>
        <w:rPr>
          <w:lang w:val="fr-FR"/>
        </w:rPr>
      </w:pPr>
      <w:r w:rsidRPr="00031A77">
        <w:rPr>
          <w:lang w:val="fr-FR"/>
        </w:rPr>
        <w:t>La nature du matériel entrant (marmites, RAM Papier, etc.),</w:t>
      </w:r>
    </w:p>
    <w:p w14:paraId="12978F98" w14:textId="77777777" w:rsidR="00A81020" w:rsidRPr="00031A77" w:rsidRDefault="00000000">
      <w:pPr>
        <w:pStyle w:val="CERESBody"/>
        <w:numPr>
          <w:ilvl w:val="0"/>
          <w:numId w:val="111"/>
        </w:numPr>
        <w:spacing w:after="80"/>
        <w:jc w:val="both"/>
        <w:rPr>
          <w:lang w:val="fr-FR"/>
        </w:rPr>
      </w:pPr>
      <w:r w:rsidRPr="00031A77">
        <w:rPr>
          <w:lang w:val="fr-FR"/>
        </w:rPr>
        <w:t>Les détails techniques (marques et références),</w:t>
      </w:r>
    </w:p>
    <w:p w14:paraId="5B6C7D0E" w14:textId="77777777" w:rsidR="00A81020" w:rsidRDefault="00000000">
      <w:pPr>
        <w:pStyle w:val="CERESBody"/>
        <w:numPr>
          <w:ilvl w:val="0"/>
          <w:numId w:val="111"/>
        </w:numPr>
        <w:spacing w:after="80"/>
        <w:jc w:val="both"/>
      </w:pPr>
      <w:r>
        <w:t xml:space="preserve">Les </w:t>
      </w:r>
      <w:proofErr w:type="spellStart"/>
      <w:r>
        <w:t>quantités</w:t>
      </w:r>
      <w:proofErr w:type="spellEnd"/>
      <w:r>
        <w:t xml:space="preserve"> reçues,</w:t>
      </w:r>
    </w:p>
    <w:p w14:paraId="6C065CD2" w14:textId="77777777" w:rsidR="00A81020" w:rsidRPr="00031A77" w:rsidRDefault="00000000">
      <w:pPr>
        <w:pStyle w:val="CERESBody"/>
        <w:numPr>
          <w:ilvl w:val="0"/>
          <w:numId w:val="111"/>
        </w:numPr>
        <w:spacing w:after="80"/>
        <w:jc w:val="both"/>
        <w:rPr>
          <w:lang w:val="fr-FR"/>
        </w:rPr>
      </w:pPr>
      <w:r w:rsidRPr="00031A77">
        <w:rPr>
          <w:lang w:val="fr-FR"/>
        </w:rPr>
        <w:t>Les sources d’approvisionnement (fournisseurs, centres, etc.)</w:t>
      </w:r>
    </w:p>
    <w:p w14:paraId="4B23E338" w14:textId="69E22A5F" w:rsidR="00A81020" w:rsidRPr="00031A77" w:rsidRDefault="00000000">
      <w:pPr>
        <w:pStyle w:val="CERESBody"/>
        <w:numPr>
          <w:ilvl w:val="0"/>
          <w:numId w:val="111"/>
        </w:numPr>
        <w:spacing w:after="80"/>
        <w:jc w:val="both"/>
        <w:rPr>
          <w:lang w:val="fr-FR"/>
        </w:rPr>
      </w:pPr>
      <w:r w:rsidRPr="00031A77">
        <w:rPr>
          <w:lang w:val="fr-FR"/>
        </w:rPr>
        <w:t xml:space="preserve">L’état des </w:t>
      </w:r>
      <w:proofErr w:type="gramStart"/>
      <w:r w:rsidR="00F531CF" w:rsidRPr="00031A77">
        <w:rPr>
          <w:lang w:val="fr-FR"/>
        </w:rPr>
        <w:t>matériels:</w:t>
      </w:r>
      <w:proofErr w:type="gramEnd"/>
      <w:r w:rsidRPr="00031A77">
        <w:rPr>
          <w:lang w:val="fr-FR"/>
        </w:rPr>
        <w:t xml:space="preserve"> neufs, usés ou défectueux.</w:t>
      </w:r>
    </w:p>
    <w:p w14:paraId="3AD0A9CB" w14:textId="77777777" w:rsidR="00A81020" w:rsidRPr="00031A77" w:rsidRDefault="00000000" w:rsidP="00FC2AB2">
      <w:pPr>
        <w:pStyle w:val="CERESBody"/>
        <w:spacing w:after="80"/>
        <w:jc w:val="both"/>
        <w:rPr>
          <w:lang w:val="fr-FR"/>
        </w:rPr>
      </w:pPr>
      <w:r w:rsidRPr="00031A77">
        <w:rPr>
          <w:lang w:val="fr-FR"/>
        </w:rPr>
        <w:t>Après l’enregistrement, le personnel réceptionnaire (l’AL) et le personnel remettant (Chargé des Achats) signent sur le cahier. L’original reste dans le cahier, une copie est remise au transporteur, et l’autre copie est destinée au centre émetteur. A la réception de la copie de remise de matériel, le gestionnaire de matériel agrafe cette copie avec l’original de l’envoi (dans le cas des matériels transférés entre centre).</w:t>
      </w:r>
    </w:p>
    <w:p w14:paraId="720EB167" w14:textId="77777777" w:rsidR="00A81020" w:rsidRPr="00031A77" w:rsidRDefault="00000000" w:rsidP="00FC2AB2">
      <w:pPr>
        <w:pStyle w:val="CERESBody"/>
        <w:spacing w:after="80"/>
        <w:jc w:val="both"/>
        <w:rPr>
          <w:lang w:val="fr-FR"/>
        </w:rPr>
      </w:pPr>
      <w:r w:rsidRPr="00031A77">
        <w:rPr>
          <w:lang w:val="fr-FR"/>
        </w:rPr>
        <w:t>Ensuite, l’AL enregistre tous ces mouvements dans son fichier de suivi des matériels.</w:t>
      </w:r>
    </w:p>
    <w:p w14:paraId="1CCE1F11" w14:textId="77777777" w:rsidR="006D0235" w:rsidRPr="00031A77" w:rsidRDefault="006D0235" w:rsidP="00FC2AB2">
      <w:pPr>
        <w:pStyle w:val="CERESBody"/>
        <w:spacing w:after="80"/>
        <w:jc w:val="both"/>
        <w:rPr>
          <w:lang w:val="fr-FR"/>
        </w:rPr>
      </w:pPr>
    </w:p>
    <w:p w14:paraId="38B8A265" w14:textId="77777777" w:rsidR="00A81020" w:rsidRPr="00031A77" w:rsidRDefault="00000000" w:rsidP="00FC2AB2">
      <w:pPr>
        <w:pStyle w:val="CERESBody"/>
        <w:spacing w:after="80"/>
        <w:jc w:val="both"/>
        <w:rPr>
          <w:b/>
          <w:bCs/>
          <w:color w:val="0070C0"/>
          <w:lang w:val="fr-FR"/>
        </w:rPr>
      </w:pPr>
      <w:r w:rsidRPr="00031A77">
        <w:rPr>
          <w:b/>
          <w:bCs/>
          <w:color w:val="0070C0"/>
          <w:lang w:val="fr-FR"/>
        </w:rPr>
        <w:t>Enregistrement des sorties de matériels</w:t>
      </w:r>
    </w:p>
    <w:p w14:paraId="1E3ADEC6" w14:textId="77777777" w:rsidR="00A81020" w:rsidRPr="00031A77" w:rsidRDefault="00000000" w:rsidP="00FC2AB2">
      <w:pPr>
        <w:pStyle w:val="CERESBody"/>
        <w:spacing w:after="80"/>
        <w:jc w:val="both"/>
        <w:rPr>
          <w:lang w:val="fr-FR"/>
        </w:rPr>
      </w:pPr>
      <w:r w:rsidRPr="00031A77">
        <w:rPr>
          <w:lang w:val="fr-FR"/>
        </w:rPr>
        <w:t>La méthode est similaire à celle de la procédure d’entrée des matériels, à la différence près que le cahier utilisé est un cahier mentionnant le registre de sortie.</w:t>
      </w:r>
    </w:p>
    <w:p w14:paraId="538122DA" w14:textId="77777777" w:rsidR="00A81020" w:rsidRPr="00031A77" w:rsidRDefault="00000000" w:rsidP="00FC2AB2">
      <w:pPr>
        <w:pStyle w:val="CERESBody"/>
        <w:spacing w:after="80"/>
        <w:jc w:val="both"/>
        <w:rPr>
          <w:lang w:val="fr-FR"/>
        </w:rPr>
      </w:pPr>
      <w:r w:rsidRPr="00031A77">
        <w:rPr>
          <w:lang w:val="fr-FR"/>
        </w:rPr>
        <w:t>Concernant les matériels abîmés ou usés, ils sont enregistrés comme des sorties. Ensuite, ils sont retournés au Campus pour les internats et foyers. Leur retrait de l’inventaire suit la même procédure de sortie que celle des autres matériels.</w:t>
      </w:r>
    </w:p>
    <w:p w14:paraId="1C22E5A1" w14:textId="788AD99F" w:rsidR="00A81020" w:rsidRPr="00031A77" w:rsidRDefault="00000000" w:rsidP="00FC2AB2">
      <w:pPr>
        <w:pStyle w:val="CERESBody"/>
        <w:spacing w:after="80"/>
        <w:jc w:val="both"/>
        <w:rPr>
          <w:b/>
          <w:bCs/>
          <w:color w:val="0070C0"/>
          <w:lang w:val="fr-FR"/>
        </w:rPr>
      </w:pPr>
      <w:r w:rsidRPr="00031A77">
        <w:rPr>
          <w:b/>
          <w:bCs/>
          <w:color w:val="0070C0"/>
          <w:lang w:val="fr-FR"/>
        </w:rPr>
        <w:t xml:space="preserve">Attribution de </w:t>
      </w:r>
      <w:proofErr w:type="gramStart"/>
      <w:r w:rsidR="00A87227" w:rsidRPr="00031A77">
        <w:rPr>
          <w:b/>
          <w:bCs/>
          <w:color w:val="0070C0"/>
          <w:lang w:val="fr-FR"/>
        </w:rPr>
        <w:t>matériel:</w:t>
      </w:r>
      <w:proofErr w:type="gramEnd"/>
    </w:p>
    <w:p w14:paraId="01D02291" w14:textId="77777777" w:rsidR="00A81020" w:rsidRPr="00031A77" w:rsidRDefault="00000000" w:rsidP="00FC2AB2">
      <w:pPr>
        <w:pStyle w:val="CERESBody"/>
        <w:spacing w:after="80"/>
        <w:jc w:val="both"/>
        <w:rPr>
          <w:lang w:val="fr-FR"/>
        </w:rPr>
      </w:pPr>
      <w:r w:rsidRPr="00031A77">
        <w:rPr>
          <w:lang w:val="fr-FR"/>
        </w:rPr>
        <w:t xml:space="preserve">Dans le cadre de son fonctionnement, CERES peut attribuer du matériel à un collaborateur afin de lui permettre d’accomplir ses missions (moto, ordinateur, etc.). Le matériel affecté au collaborateur doit faire </w:t>
      </w:r>
      <w:r w:rsidRPr="00031A77">
        <w:rPr>
          <w:lang w:val="fr-FR"/>
        </w:rPr>
        <w:lastRenderedPageBreak/>
        <w:t>l’objet d’une formalisation à travers une fiche d’affectation (annexe 3 : Fiche d’attribution des matériels), précisant la date de mise à disposition, la nature, les caractéristiques du matériel ainsi que son état général. A compter de cette affectation, le collaborateur devient personnellement responsable du bon usage et de la protection du matériel. L’AL, le Responsable Informatique et le Chargé Technique sont les responsables concernés</w:t>
      </w:r>
    </w:p>
    <w:p w14:paraId="28CAB652" w14:textId="4CD78478" w:rsidR="00A81020" w:rsidRPr="00031A77" w:rsidRDefault="00000000" w:rsidP="00FC2AB2">
      <w:pPr>
        <w:pStyle w:val="CERESBody"/>
        <w:spacing w:after="80"/>
        <w:jc w:val="both"/>
        <w:rPr>
          <w:b/>
          <w:bCs/>
          <w:color w:val="0070C0"/>
          <w:lang w:val="fr-FR"/>
        </w:rPr>
      </w:pPr>
      <w:r w:rsidRPr="00031A77">
        <w:rPr>
          <w:b/>
          <w:bCs/>
          <w:color w:val="0070C0"/>
          <w:lang w:val="fr-FR"/>
        </w:rPr>
        <w:t xml:space="preserve">Charte de </w:t>
      </w:r>
      <w:proofErr w:type="gramStart"/>
      <w:r w:rsidR="00A87227" w:rsidRPr="00031A77">
        <w:rPr>
          <w:b/>
          <w:bCs/>
          <w:color w:val="0070C0"/>
          <w:lang w:val="fr-FR"/>
        </w:rPr>
        <w:t>responsabilité:</w:t>
      </w:r>
      <w:proofErr w:type="gramEnd"/>
    </w:p>
    <w:p w14:paraId="03C130A0" w14:textId="09A46656" w:rsidR="00A81020" w:rsidRPr="00031A77" w:rsidRDefault="00000000" w:rsidP="00FC2AB2">
      <w:pPr>
        <w:pStyle w:val="CERESBody"/>
        <w:spacing w:after="80"/>
        <w:jc w:val="both"/>
        <w:rPr>
          <w:lang w:val="fr-FR"/>
        </w:rPr>
      </w:pPr>
      <w:r w:rsidRPr="00031A77">
        <w:rPr>
          <w:lang w:val="fr-FR"/>
        </w:rPr>
        <w:t xml:space="preserve">Tout utilisateur à qui un matériel est affecté pour un usage personnel est responsable de son état et de son fonctionnement.  Toute détérioration résultant d’une mauvaise utilisation, en dehors de l’usage prévu, sera imputé à </w:t>
      </w:r>
      <w:proofErr w:type="gramStart"/>
      <w:r w:rsidR="00A87227" w:rsidRPr="00031A77">
        <w:rPr>
          <w:lang w:val="fr-FR"/>
        </w:rPr>
        <w:t>l’utilisateur:</w:t>
      </w:r>
      <w:proofErr w:type="gramEnd"/>
      <w:r w:rsidRPr="00031A77">
        <w:rPr>
          <w:lang w:val="fr-FR"/>
        </w:rPr>
        <w:t xml:space="preserve"> casse, inondation, vol, brûlure, etc. Cela s’applique aussi bien au matériel qu’à ses éventuels accessoires. Le collaborateur prendra en charge les frais de réparation et/ou de remplacement du matériel. Cela concerne également les matériels de CERES mis en commun, détenus par l’AL, mais prêtés au collaborateur pour un usage occasionnel dans le cadre de son travail. Dans ce cas, la responsabilité du matériel pris incombe au signataire.</w:t>
      </w:r>
    </w:p>
    <w:p w14:paraId="25732386" w14:textId="77777777" w:rsidR="00A81020" w:rsidRPr="00031A77" w:rsidRDefault="00000000" w:rsidP="00FC2AB2">
      <w:pPr>
        <w:pStyle w:val="CERESBody"/>
        <w:spacing w:after="80"/>
        <w:jc w:val="both"/>
        <w:rPr>
          <w:lang w:val="fr-FR"/>
        </w:rPr>
      </w:pPr>
      <w:r w:rsidRPr="00031A77">
        <w:rPr>
          <w:lang w:val="fr-FR"/>
        </w:rPr>
        <w:t>De plus, sans autorisation préalable du DPR ou du RAL, il est formellement interdit de modifier, bricoler ou apporter des adaptations au matériel mis à la disposition du collaborateur.</w:t>
      </w:r>
    </w:p>
    <w:p w14:paraId="4D268466" w14:textId="2B24F17A" w:rsidR="00A81020" w:rsidRPr="00031A77" w:rsidRDefault="00000000" w:rsidP="00FC2AB2">
      <w:pPr>
        <w:pStyle w:val="CERESBody"/>
        <w:spacing w:after="80"/>
        <w:jc w:val="both"/>
        <w:rPr>
          <w:b/>
          <w:bCs/>
          <w:color w:val="0070C0"/>
          <w:lang w:val="fr-FR"/>
        </w:rPr>
      </w:pPr>
      <w:r w:rsidRPr="00031A77">
        <w:rPr>
          <w:b/>
          <w:bCs/>
          <w:color w:val="0070C0"/>
          <w:lang w:val="fr-FR"/>
        </w:rPr>
        <w:t xml:space="preserve">Sortie </w:t>
      </w:r>
      <w:proofErr w:type="gramStart"/>
      <w:r w:rsidR="00A87227" w:rsidRPr="00031A77">
        <w:rPr>
          <w:b/>
          <w:bCs/>
          <w:color w:val="0070C0"/>
          <w:lang w:val="fr-FR"/>
        </w:rPr>
        <w:t>d’inventaire:</w:t>
      </w:r>
      <w:proofErr w:type="gramEnd"/>
    </w:p>
    <w:p w14:paraId="59B22A26" w14:textId="77777777" w:rsidR="00A81020" w:rsidRPr="00031A77" w:rsidRDefault="00000000" w:rsidP="00FC2AB2">
      <w:pPr>
        <w:pStyle w:val="CERESBody"/>
        <w:spacing w:after="80"/>
        <w:jc w:val="both"/>
        <w:rPr>
          <w:lang w:val="fr-FR"/>
        </w:rPr>
      </w:pPr>
      <w:r w:rsidRPr="00031A77">
        <w:rPr>
          <w:lang w:val="fr-FR"/>
        </w:rPr>
        <w:t>Tout matériel endommagé doit être signalé par téléphone ou SMS à l’AL ou au RAL le jour même de l’incident. Un compte rendu, rédigé en version physique ou par mail expliquant la détérioration, doit être envoyé à l’AL dès que le collaborateur a accès à internet. Un bon de destruction doit également être rédigé et signé par le DPR. Le matériel pourra ensuite être retiré de l’inventaire.</w:t>
      </w:r>
    </w:p>
    <w:p w14:paraId="2307DFA1" w14:textId="77777777" w:rsidR="00A81020" w:rsidRPr="00031A77" w:rsidRDefault="00000000" w:rsidP="00FC2AB2">
      <w:pPr>
        <w:pStyle w:val="CERESBody"/>
        <w:spacing w:after="80"/>
        <w:jc w:val="both"/>
        <w:rPr>
          <w:lang w:val="fr-FR"/>
        </w:rPr>
      </w:pPr>
      <w:r w:rsidRPr="00031A77">
        <w:rPr>
          <w:lang w:val="fr-FR"/>
        </w:rPr>
        <w:t>En cas de perte, le collaborateur doit fournir une déclaration de perte ainsi qu’une déclaration sur l’honneur, les faire signer par le DPR, puis les transmettre à l’AL ou au chargé comptable pour procéder à la sortie de l’inventaire. En cas de vol, une déclaration doit être faite auprès de l’autorité locale.</w:t>
      </w:r>
    </w:p>
    <w:p w14:paraId="001AE594" w14:textId="77777777" w:rsidR="00A81020" w:rsidRPr="00031A77" w:rsidRDefault="00000000" w:rsidP="00FC2AB2">
      <w:pPr>
        <w:pStyle w:val="CERESBody"/>
        <w:spacing w:after="80"/>
        <w:jc w:val="both"/>
        <w:rPr>
          <w:lang w:val="fr-FR"/>
        </w:rPr>
      </w:pPr>
      <w:r w:rsidRPr="00031A77">
        <w:rPr>
          <w:lang w:val="fr-FR"/>
        </w:rPr>
        <w:t>En cas de sortie (cession, donation, mis au rébus, vente aux meilleurs offrants, etc.) d’un bien de la base d’immobilisation (voitures, terrain, bâtiments), un procès-verbal signé par la présidente de l’association PROMES est nécessaire. Le bien peut ensuite être retiré du patrimoine de PROMES.</w:t>
      </w:r>
    </w:p>
    <w:p w14:paraId="22E61A30" w14:textId="0360FBED" w:rsidR="00A81020" w:rsidRPr="00031A77" w:rsidRDefault="00000000" w:rsidP="00FC2AB2">
      <w:pPr>
        <w:pStyle w:val="CERESBody"/>
        <w:spacing w:after="80"/>
        <w:jc w:val="both"/>
        <w:rPr>
          <w:b/>
          <w:bCs/>
          <w:color w:val="0070C0"/>
          <w:lang w:val="fr-FR"/>
        </w:rPr>
      </w:pPr>
      <w:r w:rsidRPr="00031A77">
        <w:rPr>
          <w:b/>
          <w:bCs/>
          <w:color w:val="0070C0"/>
          <w:lang w:val="fr-FR"/>
        </w:rPr>
        <w:t xml:space="preserve">Transmission de biens et matériels entre deux </w:t>
      </w:r>
      <w:proofErr w:type="gramStart"/>
      <w:r w:rsidR="00A87227" w:rsidRPr="00031A77">
        <w:rPr>
          <w:b/>
          <w:bCs/>
          <w:color w:val="0070C0"/>
          <w:lang w:val="fr-FR"/>
        </w:rPr>
        <w:t>centres:</w:t>
      </w:r>
      <w:proofErr w:type="gramEnd"/>
    </w:p>
    <w:p w14:paraId="7087587C" w14:textId="77777777" w:rsidR="00A81020" w:rsidRPr="00031A77" w:rsidRDefault="00000000" w:rsidP="00FC2AB2">
      <w:pPr>
        <w:pStyle w:val="CERESBody"/>
        <w:spacing w:after="80"/>
        <w:jc w:val="both"/>
        <w:rPr>
          <w:lang w:val="fr-FR"/>
        </w:rPr>
      </w:pPr>
      <w:r w:rsidRPr="00031A77">
        <w:rPr>
          <w:lang w:val="fr-FR"/>
        </w:rPr>
        <w:t>Cette procédure s’aligne sur la méthodologie utilisée pour la gestion des entrées et sorties de matériels, conformément aux dispositions précédemment mentionnées.</w:t>
      </w:r>
    </w:p>
    <w:p w14:paraId="135A8C5A" w14:textId="5ABFDDDB" w:rsidR="00A81020" w:rsidRDefault="00A87227" w:rsidP="002D6959">
      <w:pPr>
        <w:pStyle w:val="Titre3"/>
      </w:pPr>
      <w:bookmarkStart w:id="337" w:name="_Toc223448287"/>
      <w:r>
        <w:t xml:space="preserve">Transport: </w:t>
      </w:r>
      <w:proofErr w:type="spellStart"/>
      <w:r>
        <w:t>navettes</w:t>
      </w:r>
      <w:proofErr w:type="spellEnd"/>
      <w:r>
        <w:t xml:space="preserve"> et </w:t>
      </w:r>
      <w:proofErr w:type="spellStart"/>
      <w:r>
        <w:t>flotte</w:t>
      </w:r>
      <w:proofErr w:type="spellEnd"/>
      <w:r>
        <w:t xml:space="preserve"> </w:t>
      </w:r>
      <w:proofErr w:type="spellStart"/>
      <w:r>
        <w:t>véhicules</w:t>
      </w:r>
      <w:bookmarkEnd w:id="337"/>
      <w:proofErr w:type="spellEnd"/>
    </w:p>
    <w:p w14:paraId="13C7238D" w14:textId="77777777" w:rsidR="00A81020" w:rsidRPr="00031A77" w:rsidRDefault="00000000" w:rsidP="00FC2AB2">
      <w:pPr>
        <w:pStyle w:val="CERESBody"/>
        <w:spacing w:after="80"/>
        <w:jc w:val="both"/>
        <w:rPr>
          <w:lang w:val="fr-FR"/>
        </w:rPr>
      </w:pPr>
      <w:r w:rsidRPr="00031A77">
        <w:rPr>
          <w:lang w:val="fr-FR"/>
        </w:rPr>
        <w:t>En cas d'absence du Chargé Technique (CT), le Responsable Administratif et Logistique (RAL) assure son intérim et prend en charge l'ensemble de ses responsabilités, notamment la gestion du parc véhicule et la mise à jour de planning en ligne.</w:t>
      </w:r>
    </w:p>
    <w:p w14:paraId="59AB9D4E" w14:textId="77777777" w:rsidR="00A81020" w:rsidRPr="00031A77" w:rsidRDefault="00000000" w:rsidP="00FC2AB2">
      <w:pPr>
        <w:pStyle w:val="CERESBody"/>
        <w:spacing w:after="80"/>
        <w:jc w:val="both"/>
        <w:rPr>
          <w:lang w:val="fr-FR"/>
        </w:rPr>
      </w:pPr>
      <w:r w:rsidRPr="00031A77">
        <w:rPr>
          <w:lang w:val="fr-FR"/>
        </w:rPr>
        <w:t>Le Chargé Technique (CT), assisté du chauffeur-coursier et du mécanicien, assure la gestion de la flotte de véhicules utilisée par CERES. Cette flotte comprend l’ensemble des matériels roulants, notamment les motos et les voitures.</w:t>
      </w:r>
    </w:p>
    <w:p w14:paraId="27BEA54F" w14:textId="6CB4EF13" w:rsidR="00A81020" w:rsidRDefault="00000000" w:rsidP="002D6959">
      <w:pPr>
        <w:pStyle w:val="Titre4"/>
      </w:pPr>
      <w:bookmarkStart w:id="338" w:name="_Toc223448288"/>
      <w:proofErr w:type="spellStart"/>
      <w:r>
        <w:lastRenderedPageBreak/>
        <w:t>Navette</w:t>
      </w:r>
      <w:bookmarkEnd w:id="338"/>
      <w:proofErr w:type="spellEnd"/>
    </w:p>
    <w:p w14:paraId="57D897B9" w14:textId="77777777" w:rsidR="00A81020" w:rsidRPr="00031A77" w:rsidRDefault="00000000" w:rsidP="00FC2AB2">
      <w:pPr>
        <w:pStyle w:val="CERESBody"/>
        <w:spacing w:after="80"/>
        <w:jc w:val="both"/>
        <w:rPr>
          <w:lang w:val="fr-FR"/>
        </w:rPr>
      </w:pPr>
      <w:r w:rsidRPr="00031A77">
        <w:rPr>
          <w:lang w:val="fr-FR"/>
        </w:rPr>
        <w:t>Conformément à l’article 136 (Section 4, chapitre II, titre II) du Code du travail et compte tenu de l’éloignement du Campus par rapport au centre-ville, le programme CERES met à disposition une navette pour son personnel.</w:t>
      </w:r>
    </w:p>
    <w:p w14:paraId="2B416DBF" w14:textId="77777777" w:rsidR="00A81020" w:rsidRPr="00031A77" w:rsidRDefault="00000000" w:rsidP="00FC2AB2">
      <w:pPr>
        <w:pStyle w:val="CERESBody"/>
        <w:spacing w:after="80"/>
        <w:jc w:val="both"/>
        <w:rPr>
          <w:lang w:val="fr-FR"/>
        </w:rPr>
      </w:pPr>
      <w:r w:rsidRPr="00031A77">
        <w:rPr>
          <w:lang w:val="fr-FR"/>
        </w:rPr>
        <w:t xml:space="preserve">Ces navettes empruntent la RN7 depuis le Sud et arrivent au Campus à 7h50. Elles repartent en fin d’après-midi, vers 17h00, à la fin de la journée de travail, en direction du Sud, jusqu’à </w:t>
      </w:r>
      <w:proofErr w:type="spellStart"/>
      <w:r w:rsidRPr="00031A77">
        <w:rPr>
          <w:lang w:val="fr-FR"/>
        </w:rPr>
        <w:t>Tanàna</w:t>
      </w:r>
      <w:proofErr w:type="spellEnd"/>
      <w:r w:rsidRPr="00031A77">
        <w:rPr>
          <w:lang w:val="fr-FR"/>
        </w:rPr>
        <w:t xml:space="preserve"> </w:t>
      </w:r>
      <w:proofErr w:type="spellStart"/>
      <w:r w:rsidRPr="00031A77">
        <w:rPr>
          <w:lang w:val="fr-FR"/>
        </w:rPr>
        <w:t>Ambony</w:t>
      </w:r>
      <w:proofErr w:type="spellEnd"/>
      <w:r w:rsidRPr="00031A77">
        <w:rPr>
          <w:lang w:val="fr-FR"/>
        </w:rPr>
        <w:t xml:space="preserve"> et </w:t>
      </w:r>
      <w:proofErr w:type="spellStart"/>
      <w:r w:rsidRPr="00031A77">
        <w:rPr>
          <w:lang w:val="fr-FR"/>
        </w:rPr>
        <w:t>Andalatery</w:t>
      </w:r>
      <w:proofErr w:type="spellEnd"/>
      <w:r w:rsidRPr="00031A77">
        <w:rPr>
          <w:lang w:val="fr-FR"/>
        </w:rPr>
        <w:t>. Elles s’arrêtent à des points de ramassage fixes dont les horaires sont affichés au Hall.</w:t>
      </w:r>
    </w:p>
    <w:p w14:paraId="081C148D" w14:textId="77777777" w:rsidR="00A81020" w:rsidRPr="00031A77" w:rsidRDefault="00000000" w:rsidP="00FC2AB2">
      <w:pPr>
        <w:pStyle w:val="CERESBody"/>
        <w:spacing w:after="80"/>
        <w:jc w:val="both"/>
        <w:rPr>
          <w:lang w:val="fr-FR"/>
        </w:rPr>
      </w:pPr>
      <w:r w:rsidRPr="00031A77">
        <w:rPr>
          <w:lang w:val="fr-FR"/>
        </w:rPr>
        <w:t>L’accès aux navettes est réservé exclusivement aux collaborateurs de CERES ainsi qu’aux nourrices accompagnant les collaboratrices ayant des nourrissons (selon le communiqué des RH du 9 janvier 2019). Aucun détour n’est autorisé par rapport au trajet initial, sauf modifications liées à la répartition des salariés.</w:t>
      </w:r>
    </w:p>
    <w:p w14:paraId="384D28BC" w14:textId="6DBD36F5" w:rsidR="00A81020" w:rsidRPr="00031A77" w:rsidRDefault="00000000" w:rsidP="00FC2AB2">
      <w:pPr>
        <w:pStyle w:val="CERESBody"/>
        <w:spacing w:after="80"/>
        <w:jc w:val="both"/>
        <w:rPr>
          <w:lang w:val="fr-FR"/>
        </w:rPr>
      </w:pPr>
      <w:r w:rsidRPr="00031A77">
        <w:rPr>
          <w:lang w:val="fr-FR"/>
        </w:rPr>
        <w:t xml:space="preserve">Pour chaque trajet - qu’il s’agisse du transport aller ou retour des collaborateurs et élèves – le chauffeur de la navette renseigne un cahier de suivi. Il y </w:t>
      </w:r>
      <w:proofErr w:type="gramStart"/>
      <w:r w:rsidR="00A87227" w:rsidRPr="00031A77">
        <w:rPr>
          <w:lang w:val="fr-FR"/>
        </w:rPr>
        <w:t>inscrit:</w:t>
      </w:r>
      <w:proofErr w:type="gramEnd"/>
      <w:r w:rsidRPr="00031A77">
        <w:rPr>
          <w:lang w:val="fr-FR"/>
        </w:rPr>
        <w:t xml:space="preserve"> son prénom, la date, l’itinéraire, le numéro d’immatriculation du véhicule, puis appose sa signature.</w:t>
      </w:r>
    </w:p>
    <w:p w14:paraId="03208107" w14:textId="32F1E7E5" w:rsidR="00A81020" w:rsidRPr="00031A77" w:rsidRDefault="00000000" w:rsidP="002D6959">
      <w:pPr>
        <w:pStyle w:val="Titre4"/>
        <w:rPr>
          <w:lang w:val="fr-FR"/>
        </w:rPr>
      </w:pPr>
      <w:bookmarkStart w:id="339" w:name="_Toc223448289"/>
      <w:r w:rsidRPr="00031A77">
        <w:rPr>
          <w:lang w:val="fr-FR"/>
        </w:rPr>
        <w:t>Véhicules de fonction et véhicules de service</w:t>
      </w:r>
      <w:bookmarkEnd w:id="339"/>
    </w:p>
    <w:p w14:paraId="11029D06" w14:textId="05560ADC" w:rsidR="00A81020" w:rsidRPr="00031A77" w:rsidRDefault="00000000" w:rsidP="00FC2AB2">
      <w:pPr>
        <w:pStyle w:val="CERESBody"/>
        <w:spacing w:after="80"/>
        <w:jc w:val="both"/>
        <w:rPr>
          <w:lang w:val="fr-FR"/>
        </w:rPr>
      </w:pPr>
      <w:r w:rsidRPr="00031A77">
        <w:rPr>
          <w:lang w:val="fr-FR"/>
        </w:rPr>
        <w:t xml:space="preserve">PROMES attribue ses véhicules selon deux modes </w:t>
      </w:r>
      <w:proofErr w:type="gramStart"/>
      <w:r w:rsidR="00A87227" w:rsidRPr="00031A77">
        <w:rPr>
          <w:lang w:val="fr-FR"/>
        </w:rPr>
        <w:t>d’utilisation:</w:t>
      </w:r>
      <w:proofErr w:type="gramEnd"/>
    </w:p>
    <w:p w14:paraId="2C4E9A7E" w14:textId="3A990466" w:rsidR="00A81020" w:rsidRPr="00031A77" w:rsidRDefault="00000000" w:rsidP="00FC2AB2">
      <w:pPr>
        <w:pStyle w:val="CERESBody"/>
        <w:spacing w:after="80"/>
        <w:jc w:val="both"/>
        <w:rPr>
          <w:lang w:val="fr-FR"/>
        </w:rPr>
      </w:pPr>
      <w:r w:rsidRPr="00031A77">
        <w:rPr>
          <w:b/>
          <w:bCs/>
          <w:u w:val="single"/>
          <w:lang w:val="fr-FR"/>
        </w:rPr>
        <w:t xml:space="preserve">Voiture de </w:t>
      </w:r>
      <w:proofErr w:type="gramStart"/>
      <w:r w:rsidR="003A4CC5" w:rsidRPr="00031A77">
        <w:rPr>
          <w:b/>
          <w:bCs/>
          <w:u w:val="single"/>
          <w:lang w:val="fr-FR"/>
        </w:rPr>
        <w:t>fonction</w:t>
      </w:r>
      <w:r w:rsidR="003A4CC5" w:rsidRPr="00031A77">
        <w:rPr>
          <w:b/>
          <w:bCs/>
          <w:lang w:val="fr-FR"/>
        </w:rPr>
        <w:t>:</w:t>
      </w:r>
      <w:proofErr w:type="gramEnd"/>
      <w:r w:rsidRPr="00031A77">
        <w:rPr>
          <w:lang w:val="fr-FR"/>
        </w:rPr>
        <w:t xml:space="preserve"> attribuée à un utilisateur désigné (salarié PROMES ou personnel mis à disposition par l’IECD). L’usage professionnel reste la priorité, mais la voiture peut être réquisitionnée pour les besoins opérationnels de CERES. Ce dispositif constitue une rémunération en nature qui doit être explicitement mentionnée dans le contrat du collaborateur. Des échanges ponctuels entre voiture de fonction et de service sont autorisées, à condition qu’ils n’affectent pas les activités normales de CERES.</w:t>
      </w:r>
    </w:p>
    <w:p w14:paraId="5E899DCD" w14:textId="37793E18" w:rsidR="00A81020" w:rsidRPr="00031A77" w:rsidRDefault="00000000" w:rsidP="00FC2AB2">
      <w:pPr>
        <w:pStyle w:val="CERESBody"/>
        <w:spacing w:after="80"/>
        <w:jc w:val="both"/>
        <w:rPr>
          <w:lang w:val="fr-FR"/>
        </w:rPr>
      </w:pPr>
      <w:r w:rsidRPr="00031A77">
        <w:rPr>
          <w:b/>
          <w:bCs/>
          <w:u w:val="single"/>
          <w:lang w:val="fr-FR"/>
        </w:rPr>
        <w:t xml:space="preserve">Voiture de </w:t>
      </w:r>
      <w:proofErr w:type="gramStart"/>
      <w:r w:rsidR="003A4CC5" w:rsidRPr="00031A77">
        <w:rPr>
          <w:b/>
          <w:bCs/>
          <w:u w:val="single"/>
          <w:lang w:val="fr-FR"/>
        </w:rPr>
        <w:t>service</w:t>
      </w:r>
      <w:r w:rsidR="003A4CC5" w:rsidRPr="00031A77">
        <w:rPr>
          <w:lang w:val="fr-FR"/>
        </w:rPr>
        <w:t>:</w:t>
      </w:r>
      <w:proofErr w:type="gramEnd"/>
      <w:r w:rsidRPr="00031A77">
        <w:rPr>
          <w:lang w:val="fr-FR"/>
        </w:rPr>
        <w:t xml:space="preserve"> réservée à un usage professionnel par son utilisateur attitré, avec possibilité d’autorisation du DPR pour les trajets domicile-travail.</w:t>
      </w:r>
    </w:p>
    <w:p w14:paraId="6A347F36" w14:textId="418368C5" w:rsidR="00A81020" w:rsidRPr="00031A77" w:rsidRDefault="00000000" w:rsidP="002D6959">
      <w:pPr>
        <w:pStyle w:val="CERESBody"/>
        <w:spacing w:after="80"/>
        <w:jc w:val="both"/>
        <w:rPr>
          <w:lang w:val="fr-FR"/>
        </w:rPr>
      </w:pPr>
      <w:r w:rsidRPr="00031A77">
        <w:rPr>
          <w:lang w:val="fr-FR"/>
        </w:rPr>
        <w:t>Sauf exception, une voiture de service doit transporter au moins deux personnes. Le Chargé technique (CT) examine et traite les demandes selon leur pertinence et leur ordre d’arrivée.</w:t>
      </w:r>
    </w:p>
    <w:p w14:paraId="7B012CE1" w14:textId="33AE3E72" w:rsidR="00A81020" w:rsidRPr="00031A77" w:rsidRDefault="00000000" w:rsidP="00FC2AB2">
      <w:pPr>
        <w:pStyle w:val="CERESBody"/>
        <w:spacing w:after="80"/>
        <w:jc w:val="both"/>
        <w:rPr>
          <w:b/>
          <w:bCs/>
          <w:lang w:val="fr-FR"/>
        </w:rPr>
      </w:pPr>
      <w:r w:rsidRPr="00031A77">
        <w:rPr>
          <w:b/>
          <w:bCs/>
          <w:lang w:val="fr-FR"/>
        </w:rPr>
        <w:t xml:space="preserve">Seul le Directeur du Programme (DPR) peut </w:t>
      </w:r>
      <w:proofErr w:type="gramStart"/>
      <w:r w:rsidR="0035099B" w:rsidRPr="00031A77">
        <w:rPr>
          <w:b/>
          <w:bCs/>
          <w:lang w:val="fr-FR"/>
        </w:rPr>
        <w:t>autoriser:</w:t>
      </w:r>
      <w:proofErr w:type="gramEnd"/>
    </w:p>
    <w:p w14:paraId="7723B403" w14:textId="77777777" w:rsidR="00A81020" w:rsidRPr="00031A77" w:rsidRDefault="00000000">
      <w:pPr>
        <w:pStyle w:val="CERESBody"/>
        <w:numPr>
          <w:ilvl w:val="0"/>
          <w:numId w:val="112"/>
        </w:numPr>
        <w:spacing w:after="80"/>
        <w:jc w:val="both"/>
        <w:rPr>
          <w:lang w:val="fr-FR"/>
        </w:rPr>
      </w:pPr>
      <w:r w:rsidRPr="00031A77">
        <w:rPr>
          <w:lang w:val="fr-FR"/>
        </w:rPr>
        <w:t>Un déplacement à plus d’une heure de Fianarantsoa (hors déplacements à Alakamisy Itenina (AKI) et Isorana (ISO)</w:t>
      </w:r>
    </w:p>
    <w:p w14:paraId="2FBDD618" w14:textId="77777777" w:rsidR="00A81020" w:rsidRPr="00031A77" w:rsidRDefault="00000000">
      <w:pPr>
        <w:pStyle w:val="CERESBody"/>
        <w:numPr>
          <w:ilvl w:val="0"/>
          <w:numId w:val="112"/>
        </w:numPr>
        <w:spacing w:after="80"/>
        <w:jc w:val="both"/>
        <w:rPr>
          <w:lang w:val="fr-FR"/>
        </w:rPr>
      </w:pPr>
      <w:r w:rsidRPr="00031A77">
        <w:rPr>
          <w:lang w:val="fr-FR"/>
        </w:rPr>
        <w:t>Un trajet avec moins de deux passagers</w:t>
      </w:r>
    </w:p>
    <w:p w14:paraId="20CB2C10" w14:textId="77777777" w:rsidR="00A81020" w:rsidRPr="00031A77" w:rsidRDefault="00000000">
      <w:pPr>
        <w:pStyle w:val="CERESBody"/>
        <w:numPr>
          <w:ilvl w:val="0"/>
          <w:numId w:val="112"/>
        </w:numPr>
        <w:spacing w:after="80"/>
        <w:jc w:val="both"/>
        <w:rPr>
          <w:lang w:val="fr-FR"/>
        </w:rPr>
      </w:pPr>
      <w:r w:rsidRPr="00031A77">
        <w:rPr>
          <w:lang w:val="fr-FR"/>
        </w:rPr>
        <w:t>Un trajet domicile-travail en dehors des horaires de travail</w:t>
      </w:r>
    </w:p>
    <w:p w14:paraId="2D663762" w14:textId="77777777" w:rsidR="00A81020" w:rsidRPr="00031A77" w:rsidRDefault="00A81020">
      <w:pPr>
        <w:pStyle w:val="CERESBody"/>
        <w:rPr>
          <w:b/>
          <w:bCs/>
          <w:lang w:val="fr-FR"/>
        </w:rPr>
      </w:pPr>
    </w:p>
    <w:p w14:paraId="45676EB6" w14:textId="77777777" w:rsidR="00A81020" w:rsidRPr="00031A77" w:rsidRDefault="00000000" w:rsidP="00FC2AB2">
      <w:pPr>
        <w:pStyle w:val="CERESBody"/>
        <w:spacing w:after="80"/>
        <w:jc w:val="both"/>
        <w:rPr>
          <w:b/>
          <w:bCs/>
          <w:lang w:val="fr-FR"/>
        </w:rPr>
      </w:pPr>
      <w:r w:rsidRPr="00031A77">
        <w:rPr>
          <w:b/>
          <w:bCs/>
          <w:lang w:val="fr-FR"/>
        </w:rPr>
        <w:t>Réservations et conditions d’utilisation</w:t>
      </w:r>
    </w:p>
    <w:p w14:paraId="2C0F1A3B" w14:textId="77777777" w:rsidR="00A81020" w:rsidRPr="00031A77" w:rsidRDefault="00000000" w:rsidP="00FC2AB2">
      <w:pPr>
        <w:pStyle w:val="CERESBody"/>
        <w:spacing w:after="80"/>
        <w:jc w:val="both"/>
        <w:rPr>
          <w:lang w:val="fr-FR"/>
        </w:rPr>
      </w:pPr>
      <w:r w:rsidRPr="00031A77">
        <w:rPr>
          <w:lang w:val="fr-FR"/>
        </w:rPr>
        <w:t xml:space="preserve">Les réservations pour la semaine suivante (semaine n+1) doivent être adressées par </w:t>
      </w:r>
      <w:proofErr w:type="gramStart"/>
      <w:r w:rsidRPr="00031A77">
        <w:rPr>
          <w:lang w:val="fr-FR"/>
        </w:rPr>
        <w:t>email</w:t>
      </w:r>
      <w:proofErr w:type="gramEnd"/>
      <w:r w:rsidRPr="00031A77">
        <w:rPr>
          <w:lang w:val="fr-FR"/>
        </w:rPr>
        <w:t xml:space="preserve"> au Chargé Technique avant le vendredi de la semaine en cours (semaine n). Toute demande doit faire l’objet d’une confirmation écrite par </w:t>
      </w:r>
      <w:proofErr w:type="gramStart"/>
      <w:r w:rsidRPr="00031A77">
        <w:rPr>
          <w:lang w:val="fr-FR"/>
        </w:rPr>
        <w:t>email</w:t>
      </w:r>
      <w:proofErr w:type="gramEnd"/>
      <w:r w:rsidRPr="00031A77">
        <w:rPr>
          <w:lang w:val="fr-FR"/>
        </w:rPr>
        <w:t>.</w:t>
      </w:r>
    </w:p>
    <w:p w14:paraId="5A6E024E" w14:textId="77777777" w:rsidR="00A81020" w:rsidRPr="00031A77" w:rsidRDefault="00000000" w:rsidP="00FC2AB2">
      <w:pPr>
        <w:pStyle w:val="CERESBody"/>
        <w:spacing w:after="80"/>
        <w:jc w:val="both"/>
        <w:rPr>
          <w:lang w:val="fr-FR"/>
        </w:rPr>
      </w:pPr>
      <w:r w:rsidRPr="00031A77">
        <w:rPr>
          <w:lang w:val="fr-FR"/>
        </w:rPr>
        <w:t>Hors horaires de travail (soirs, week-ends, congés obligatoires), les véhicules doivent impérativement être stationnés sur le parking du Campus. Un stationnement au domicile de l’utilisateur n’est autorisé qu’avec une dérogation écrite du DPR.</w:t>
      </w:r>
    </w:p>
    <w:p w14:paraId="495B3F01" w14:textId="77777777" w:rsidR="00A81020" w:rsidRPr="00031A77" w:rsidRDefault="00000000" w:rsidP="00FC2AB2">
      <w:pPr>
        <w:pStyle w:val="CERESBody"/>
        <w:spacing w:after="80"/>
        <w:jc w:val="both"/>
        <w:rPr>
          <w:lang w:val="fr-FR"/>
        </w:rPr>
      </w:pPr>
      <w:r w:rsidRPr="00031A77">
        <w:rPr>
          <w:lang w:val="fr-FR"/>
        </w:rPr>
        <w:lastRenderedPageBreak/>
        <w:t>La demande de chauffeur en dehors des horaires normaux de travail (8h-17h00 en semaine) doit rester exceptionnelle et nécessite une validation préalable du DPR. Les départs anticipés (avant 8h) à destination des Internats de la Réussite et les retours tardifs sont considérés comme horaires de travail normaux, sous réserve d’approbation préalable du CT, du RAL ou du DPR.</w:t>
      </w:r>
    </w:p>
    <w:p w14:paraId="4C8CECF1" w14:textId="77777777" w:rsidR="00A81020" w:rsidRPr="00031A77" w:rsidRDefault="00000000" w:rsidP="00FC2AB2">
      <w:pPr>
        <w:pStyle w:val="CERESBody"/>
        <w:spacing w:after="80"/>
        <w:jc w:val="both"/>
        <w:rPr>
          <w:lang w:val="fr-FR"/>
        </w:rPr>
      </w:pPr>
      <w:r w:rsidRPr="00031A77">
        <w:rPr>
          <w:lang w:val="fr-FR"/>
        </w:rPr>
        <w:t>Toute modification d’itinéraire ou d’horaire requiert une validation préalable du CT, du RAL ou du DPR. En l’absence d’autorisation, tout retard engendré sera imputable au chauffeur.</w:t>
      </w:r>
    </w:p>
    <w:p w14:paraId="556AC2C0" w14:textId="77777777" w:rsidR="00A81020" w:rsidRPr="00031A77" w:rsidRDefault="00000000" w:rsidP="00FC2AB2">
      <w:pPr>
        <w:pStyle w:val="CERESBody"/>
        <w:spacing w:after="80"/>
        <w:jc w:val="both"/>
        <w:rPr>
          <w:b/>
          <w:bCs/>
          <w:u w:val="single"/>
          <w:lang w:val="fr-FR"/>
        </w:rPr>
      </w:pPr>
      <w:r w:rsidRPr="00031A77">
        <w:rPr>
          <w:b/>
          <w:bCs/>
          <w:u w:val="single"/>
          <w:lang w:val="fr-FR"/>
        </w:rPr>
        <w:t>Conduite des véhicules</w:t>
      </w:r>
    </w:p>
    <w:p w14:paraId="7BBE1A7C" w14:textId="77777777" w:rsidR="00A81020" w:rsidRPr="00031A77" w:rsidRDefault="00000000" w:rsidP="00FC2AB2">
      <w:pPr>
        <w:pStyle w:val="CERESBody"/>
        <w:spacing w:after="80"/>
        <w:jc w:val="both"/>
        <w:rPr>
          <w:lang w:val="fr-FR"/>
        </w:rPr>
      </w:pPr>
      <w:r w:rsidRPr="00031A77">
        <w:rPr>
          <w:lang w:val="fr-FR"/>
        </w:rPr>
        <w:t>L’utilisation des véhicules CERES par un collaborateur est strictement subordonnée à une autorisation écrite du DPR, sauf en cas de situation exceptionnelle dûment justifiée.</w:t>
      </w:r>
    </w:p>
    <w:p w14:paraId="470B05FA" w14:textId="7C39D4BE" w:rsidR="00A81020" w:rsidRPr="00031A77" w:rsidRDefault="00000000" w:rsidP="00FC2AB2">
      <w:pPr>
        <w:pStyle w:val="CERESBody"/>
        <w:spacing w:after="80"/>
        <w:jc w:val="both"/>
        <w:rPr>
          <w:lang w:val="fr-FR"/>
        </w:rPr>
      </w:pPr>
      <w:r w:rsidRPr="00031A77">
        <w:rPr>
          <w:lang w:val="fr-FR"/>
        </w:rPr>
        <w:t xml:space="preserve">Pour les véhicules attribués à un chef de mission, l’usage par d’autres salariés est autorisé sous réserve des conditions </w:t>
      </w:r>
      <w:proofErr w:type="gramStart"/>
      <w:r w:rsidR="00A87227" w:rsidRPr="00031A77">
        <w:rPr>
          <w:lang w:val="fr-FR"/>
        </w:rPr>
        <w:t>suivantes:</w:t>
      </w:r>
      <w:proofErr w:type="gramEnd"/>
    </w:p>
    <w:p w14:paraId="0CF11646" w14:textId="77777777" w:rsidR="00A81020" w:rsidRPr="00031A77" w:rsidRDefault="00000000">
      <w:pPr>
        <w:pStyle w:val="CERESBody"/>
        <w:numPr>
          <w:ilvl w:val="0"/>
          <w:numId w:val="113"/>
        </w:numPr>
        <w:spacing w:after="80"/>
        <w:jc w:val="both"/>
        <w:rPr>
          <w:lang w:val="fr-FR"/>
        </w:rPr>
      </w:pPr>
      <w:r w:rsidRPr="00031A77">
        <w:rPr>
          <w:lang w:val="fr-FR"/>
        </w:rPr>
        <w:t>Disponibilité des places dans le véhicule</w:t>
      </w:r>
    </w:p>
    <w:p w14:paraId="17F035BA" w14:textId="77777777" w:rsidR="00A81020" w:rsidRPr="00031A77" w:rsidRDefault="00000000">
      <w:pPr>
        <w:pStyle w:val="CERESBody"/>
        <w:numPr>
          <w:ilvl w:val="0"/>
          <w:numId w:val="113"/>
        </w:numPr>
        <w:spacing w:after="80"/>
        <w:jc w:val="both"/>
        <w:rPr>
          <w:lang w:val="fr-FR"/>
        </w:rPr>
      </w:pPr>
      <w:r w:rsidRPr="00031A77">
        <w:rPr>
          <w:lang w:val="fr-FR"/>
        </w:rPr>
        <w:t>Compatibilité avec le programme établi du chef de mission</w:t>
      </w:r>
    </w:p>
    <w:p w14:paraId="7549E02E" w14:textId="77777777" w:rsidR="00A81020" w:rsidRPr="00031A77" w:rsidRDefault="00000000" w:rsidP="00FC2AB2">
      <w:pPr>
        <w:pStyle w:val="CERESBody"/>
        <w:spacing w:after="80"/>
        <w:jc w:val="both"/>
        <w:rPr>
          <w:lang w:val="fr-FR"/>
        </w:rPr>
      </w:pPr>
      <w:r w:rsidRPr="00031A77">
        <w:rPr>
          <w:lang w:val="fr-FR"/>
        </w:rPr>
        <w:t>Toute utilisation doit faire l’objet d’une validation préalable par le responsable concerné.</w:t>
      </w:r>
    </w:p>
    <w:p w14:paraId="2E2A4D15" w14:textId="77777777" w:rsidR="00A81020" w:rsidRPr="00031A77" w:rsidRDefault="00000000" w:rsidP="00FC2AB2">
      <w:pPr>
        <w:pStyle w:val="CERESBody"/>
        <w:spacing w:after="80"/>
        <w:jc w:val="both"/>
        <w:rPr>
          <w:lang w:val="fr-FR"/>
        </w:rPr>
      </w:pPr>
      <w:r w:rsidRPr="00031A77">
        <w:rPr>
          <w:lang w:val="fr-FR"/>
        </w:rPr>
        <w:t>Il est recommandé de contacter directement le « Chef de mission » pour obtenir son accord.</w:t>
      </w:r>
    </w:p>
    <w:p w14:paraId="27DBE896" w14:textId="77777777" w:rsidR="00A81020" w:rsidRPr="00031A77" w:rsidRDefault="00000000" w:rsidP="00FC2AB2">
      <w:pPr>
        <w:pStyle w:val="CERESBody"/>
        <w:spacing w:after="80"/>
        <w:jc w:val="both"/>
        <w:rPr>
          <w:lang w:val="fr-FR"/>
        </w:rPr>
      </w:pPr>
      <w:r w:rsidRPr="00031A77">
        <w:rPr>
          <w:lang w:val="fr-FR"/>
        </w:rPr>
        <w:t>En cas de retour en mission en soirée ou la nuit, le chauffeur doit déposer tous les passagers au plus près de leur domicile.</w:t>
      </w:r>
    </w:p>
    <w:p w14:paraId="3A7680AF" w14:textId="6A82F39F" w:rsidR="00A81020" w:rsidRPr="00031A77" w:rsidRDefault="00000000" w:rsidP="00FC2AB2">
      <w:pPr>
        <w:pStyle w:val="CERESBody"/>
        <w:spacing w:after="80"/>
        <w:jc w:val="both"/>
        <w:rPr>
          <w:b/>
          <w:bCs/>
          <w:lang w:val="fr-FR"/>
        </w:rPr>
      </w:pPr>
      <w:r w:rsidRPr="00031A77">
        <w:rPr>
          <w:b/>
          <w:bCs/>
          <w:u w:val="single"/>
          <w:lang w:val="fr-FR"/>
        </w:rPr>
        <w:t xml:space="preserve">Cas </w:t>
      </w:r>
      <w:proofErr w:type="gramStart"/>
      <w:r w:rsidR="006165E3" w:rsidRPr="00031A77">
        <w:rPr>
          <w:b/>
          <w:bCs/>
          <w:u w:val="single"/>
          <w:lang w:val="fr-FR"/>
        </w:rPr>
        <w:t>particulier:</w:t>
      </w:r>
      <w:proofErr w:type="gramEnd"/>
      <w:r w:rsidRPr="00031A77">
        <w:rPr>
          <w:b/>
          <w:bCs/>
          <w:lang w:val="fr-FR"/>
        </w:rPr>
        <w:t xml:space="preserve"> déplacements exceptionnels</w:t>
      </w:r>
    </w:p>
    <w:p w14:paraId="6F338A45" w14:textId="77777777" w:rsidR="00A81020" w:rsidRPr="00031A77" w:rsidRDefault="00000000" w:rsidP="00FC2AB2">
      <w:pPr>
        <w:pStyle w:val="CERESBody"/>
        <w:spacing w:after="80"/>
        <w:jc w:val="both"/>
        <w:rPr>
          <w:lang w:val="fr-FR"/>
        </w:rPr>
      </w:pPr>
      <w:r w:rsidRPr="00031A77">
        <w:rPr>
          <w:lang w:val="fr-FR"/>
        </w:rPr>
        <w:t>En cas de décès d’un collaborateur, de son enfant ou de son conjoint, CERES peut mettre à disposition un véhicule pour transporter une délégation lors des condoléances ou des obsèques, dans la limite de la Région Haute MATSIATRA.</w:t>
      </w:r>
    </w:p>
    <w:p w14:paraId="6096087B" w14:textId="77777777" w:rsidR="00F73243" w:rsidRPr="00031A77" w:rsidRDefault="00F73243">
      <w:pPr>
        <w:pStyle w:val="CERESBody"/>
        <w:spacing w:after="80"/>
        <w:rPr>
          <w:lang w:val="fr-FR"/>
        </w:rPr>
      </w:pPr>
    </w:p>
    <w:p w14:paraId="274C6AF6" w14:textId="760FCA50" w:rsidR="00A81020" w:rsidRPr="00031A77" w:rsidRDefault="00000000" w:rsidP="00FC2AB2">
      <w:pPr>
        <w:pStyle w:val="CERESBody"/>
        <w:spacing w:after="80"/>
        <w:jc w:val="both"/>
        <w:rPr>
          <w:b/>
          <w:bCs/>
          <w:lang w:val="fr-FR"/>
        </w:rPr>
      </w:pPr>
      <w:r w:rsidRPr="00031A77">
        <w:rPr>
          <w:b/>
          <w:bCs/>
          <w:lang w:val="fr-FR"/>
        </w:rPr>
        <w:t xml:space="preserve">Suivi des </w:t>
      </w:r>
      <w:proofErr w:type="gramStart"/>
      <w:r w:rsidR="00F73243" w:rsidRPr="00031A77">
        <w:rPr>
          <w:b/>
          <w:bCs/>
          <w:lang w:val="fr-FR"/>
        </w:rPr>
        <w:t>véhicules:</w:t>
      </w:r>
      <w:proofErr w:type="gramEnd"/>
      <w:r w:rsidRPr="00031A77">
        <w:rPr>
          <w:b/>
          <w:bCs/>
          <w:lang w:val="fr-FR"/>
        </w:rPr>
        <w:t xml:space="preserve"> cahier de bords et carnet d’entretien</w:t>
      </w:r>
    </w:p>
    <w:p w14:paraId="39B01671" w14:textId="38F2E8DE" w:rsidR="00A81020" w:rsidRDefault="00000000" w:rsidP="00FC2AB2">
      <w:pPr>
        <w:pStyle w:val="CERESBody"/>
        <w:spacing w:after="80"/>
        <w:jc w:val="both"/>
      </w:pPr>
      <w:r w:rsidRPr="00F73243">
        <w:rPr>
          <w:u w:val="single"/>
        </w:rPr>
        <w:t xml:space="preserve">Gestion des </w:t>
      </w:r>
      <w:proofErr w:type="spellStart"/>
      <w:r w:rsidR="00F73243" w:rsidRPr="00F73243">
        <w:rPr>
          <w:u w:val="single"/>
        </w:rPr>
        <w:t>mouvements</w:t>
      </w:r>
      <w:proofErr w:type="spellEnd"/>
      <w:r w:rsidR="00F73243">
        <w:t>:</w:t>
      </w:r>
    </w:p>
    <w:p w14:paraId="3359B3EF" w14:textId="77777777" w:rsidR="00A81020" w:rsidRPr="00031A77" w:rsidRDefault="00000000">
      <w:pPr>
        <w:pStyle w:val="CERESBody"/>
        <w:numPr>
          <w:ilvl w:val="0"/>
          <w:numId w:val="114"/>
        </w:numPr>
        <w:spacing w:after="80"/>
        <w:jc w:val="both"/>
        <w:rPr>
          <w:lang w:val="fr-FR"/>
        </w:rPr>
      </w:pPr>
      <w:r w:rsidRPr="00031A77">
        <w:rPr>
          <w:lang w:val="fr-FR"/>
        </w:rPr>
        <w:t>Chaque véhicule dispose d’un cahier de bord où sont consignés :</w:t>
      </w:r>
    </w:p>
    <w:p w14:paraId="1358AB39" w14:textId="77777777" w:rsidR="00A81020" w:rsidRPr="00031A77" w:rsidRDefault="00000000">
      <w:pPr>
        <w:pStyle w:val="CERESBody"/>
        <w:numPr>
          <w:ilvl w:val="0"/>
          <w:numId w:val="114"/>
        </w:numPr>
        <w:spacing w:after="80"/>
        <w:jc w:val="both"/>
        <w:rPr>
          <w:lang w:val="fr-FR"/>
        </w:rPr>
      </w:pPr>
      <w:r w:rsidRPr="00031A77">
        <w:rPr>
          <w:lang w:val="fr-FR"/>
        </w:rPr>
        <w:t>Date, heure, kilométrage de départ et d’arrivée</w:t>
      </w:r>
    </w:p>
    <w:p w14:paraId="4BAD638D" w14:textId="77777777" w:rsidR="00A81020" w:rsidRDefault="00000000">
      <w:pPr>
        <w:pStyle w:val="CERESBody"/>
        <w:numPr>
          <w:ilvl w:val="0"/>
          <w:numId w:val="114"/>
        </w:numPr>
        <w:spacing w:after="80"/>
        <w:jc w:val="both"/>
      </w:pPr>
      <w:r>
        <w:t xml:space="preserve">Motif du </w:t>
      </w:r>
      <w:proofErr w:type="spellStart"/>
      <w:r>
        <w:t>déplacement</w:t>
      </w:r>
      <w:proofErr w:type="spellEnd"/>
    </w:p>
    <w:p w14:paraId="55D0FAC1" w14:textId="77777777" w:rsidR="00A81020" w:rsidRDefault="00000000">
      <w:pPr>
        <w:pStyle w:val="CERESBody"/>
        <w:numPr>
          <w:ilvl w:val="0"/>
          <w:numId w:val="114"/>
        </w:numPr>
        <w:spacing w:after="80"/>
        <w:jc w:val="both"/>
      </w:pPr>
      <w:r>
        <w:t xml:space="preserve">Service </w:t>
      </w:r>
      <w:proofErr w:type="spellStart"/>
      <w:r>
        <w:t>utilisateur</w:t>
      </w:r>
      <w:proofErr w:type="spellEnd"/>
    </w:p>
    <w:p w14:paraId="4D30927B" w14:textId="77777777" w:rsidR="00A81020" w:rsidRPr="00031A77" w:rsidRDefault="00000000">
      <w:pPr>
        <w:pStyle w:val="CERESBody"/>
        <w:numPr>
          <w:ilvl w:val="0"/>
          <w:numId w:val="114"/>
        </w:numPr>
        <w:spacing w:after="80"/>
        <w:jc w:val="both"/>
        <w:rPr>
          <w:lang w:val="fr-FR"/>
        </w:rPr>
      </w:pPr>
      <w:r w:rsidRPr="00031A77">
        <w:rPr>
          <w:lang w:val="fr-FR"/>
        </w:rPr>
        <w:t>Signatures du missionnaire et du chauffeur</w:t>
      </w:r>
    </w:p>
    <w:p w14:paraId="5B7066C0" w14:textId="77777777" w:rsidR="00A81020" w:rsidRPr="00031A77" w:rsidRDefault="00000000" w:rsidP="00FC2AB2">
      <w:pPr>
        <w:pStyle w:val="CERESBody"/>
        <w:spacing w:after="80"/>
        <w:jc w:val="both"/>
        <w:rPr>
          <w:lang w:val="fr-FR"/>
        </w:rPr>
      </w:pPr>
      <w:r w:rsidRPr="00031A77">
        <w:rPr>
          <w:lang w:val="fr-FR"/>
        </w:rPr>
        <w:t>À chaque retour, un compte rendu verbal ou écrit doit être transmis au conducteur et consigné dans les remarques.</w:t>
      </w:r>
    </w:p>
    <w:p w14:paraId="0222CD70" w14:textId="77777777" w:rsidR="00A81020" w:rsidRPr="00031A77" w:rsidRDefault="00000000" w:rsidP="00FC2AB2">
      <w:pPr>
        <w:pStyle w:val="CERESBody"/>
        <w:spacing w:after="80"/>
        <w:jc w:val="both"/>
        <w:rPr>
          <w:lang w:val="fr-FR"/>
        </w:rPr>
      </w:pPr>
      <w:r w:rsidRPr="00031A77">
        <w:rPr>
          <w:lang w:val="fr-FR"/>
        </w:rPr>
        <w:t>Le CT doit contrôler au moins mensuellement les mouvements et horaires pour s’assurer du respect des règles d’utilisation. En cas d’anomalie, il en informe le RAL, qui contacte le Chef de service concerné. Une demande d’explication peut alors être adressée à l’utilisateur.</w:t>
      </w:r>
    </w:p>
    <w:p w14:paraId="274F0482" w14:textId="77777777" w:rsidR="00A3759A" w:rsidRPr="00031A77" w:rsidRDefault="00A3759A" w:rsidP="00FC2AB2">
      <w:pPr>
        <w:pStyle w:val="CERESBody"/>
        <w:spacing w:after="80"/>
        <w:jc w:val="both"/>
        <w:rPr>
          <w:lang w:val="fr-FR"/>
        </w:rPr>
      </w:pPr>
    </w:p>
    <w:p w14:paraId="6D683104" w14:textId="77777777" w:rsidR="00A3759A" w:rsidRPr="00031A77" w:rsidRDefault="00A3759A" w:rsidP="00FC2AB2">
      <w:pPr>
        <w:pStyle w:val="CERESBody"/>
        <w:spacing w:after="80"/>
        <w:jc w:val="both"/>
        <w:rPr>
          <w:lang w:val="fr-FR"/>
        </w:rPr>
      </w:pPr>
    </w:p>
    <w:p w14:paraId="0C2FF491" w14:textId="7536267B" w:rsidR="00A81020" w:rsidRPr="00031A77" w:rsidRDefault="00000000" w:rsidP="00FC2AB2">
      <w:pPr>
        <w:pStyle w:val="CERESBody"/>
        <w:spacing w:after="80"/>
        <w:jc w:val="both"/>
        <w:rPr>
          <w:b/>
          <w:bCs/>
          <w:color w:val="0070C0"/>
          <w:lang w:val="fr-FR"/>
        </w:rPr>
      </w:pPr>
      <w:r w:rsidRPr="00031A77">
        <w:rPr>
          <w:b/>
          <w:bCs/>
          <w:color w:val="0070C0"/>
          <w:lang w:val="fr-FR"/>
        </w:rPr>
        <w:lastRenderedPageBreak/>
        <w:t xml:space="preserve">Gestion du </w:t>
      </w:r>
      <w:proofErr w:type="gramStart"/>
      <w:r w:rsidR="00A87227" w:rsidRPr="00031A77">
        <w:rPr>
          <w:b/>
          <w:bCs/>
          <w:color w:val="0070C0"/>
          <w:lang w:val="fr-FR"/>
        </w:rPr>
        <w:t>carburant:</w:t>
      </w:r>
      <w:proofErr w:type="gramEnd"/>
    </w:p>
    <w:p w14:paraId="26C61EF8" w14:textId="785506AE" w:rsidR="00A81020" w:rsidRPr="00031A77" w:rsidRDefault="00000000">
      <w:pPr>
        <w:pStyle w:val="CERESBody"/>
        <w:numPr>
          <w:ilvl w:val="0"/>
          <w:numId w:val="115"/>
        </w:numPr>
        <w:spacing w:after="80"/>
        <w:jc w:val="both"/>
        <w:rPr>
          <w:lang w:val="fr-FR"/>
        </w:rPr>
      </w:pPr>
      <w:r w:rsidRPr="00031A77">
        <w:rPr>
          <w:lang w:val="fr-FR"/>
        </w:rPr>
        <w:t xml:space="preserve">Dans le cahier de bord sont également </w:t>
      </w:r>
      <w:proofErr w:type="gramStart"/>
      <w:r w:rsidR="00A87227" w:rsidRPr="00031A77">
        <w:rPr>
          <w:lang w:val="fr-FR"/>
        </w:rPr>
        <w:t>inscrits:</w:t>
      </w:r>
      <w:proofErr w:type="gramEnd"/>
    </w:p>
    <w:p w14:paraId="199ED4B9" w14:textId="77777777" w:rsidR="00A81020" w:rsidRPr="00031A77" w:rsidRDefault="00000000">
      <w:pPr>
        <w:pStyle w:val="CERESBody"/>
        <w:numPr>
          <w:ilvl w:val="0"/>
          <w:numId w:val="115"/>
        </w:numPr>
        <w:spacing w:after="80"/>
        <w:jc w:val="both"/>
        <w:rPr>
          <w:lang w:val="fr-FR"/>
        </w:rPr>
      </w:pPr>
      <w:r w:rsidRPr="00031A77">
        <w:rPr>
          <w:lang w:val="fr-FR"/>
        </w:rPr>
        <w:t>Date, heure, kilométrage, montant du carburant acheté</w:t>
      </w:r>
    </w:p>
    <w:p w14:paraId="7D53701E" w14:textId="77777777" w:rsidR="00A81020" w:rsidRPr="00031A77" w:rsidRDefault="00000000" w:rsidP="00FC2AB2">
      <w:pPr>
        <w:pStyle w:val="CERESBody"/>
        <w:spacing w:after="80"/>
        <w:jc w:val="both"/>
        <w:rPr>
          <w:lang w:val="fr-FR"/>
        </w:rPr>
      </w:pPr>
      <w:r w:rsidRPr="00031A77">
        <w:rPr>
          <w:lang w:val="fr-FR"/>
        </w:rPr>
        <w:t>Signature du chauffeur</w:t>
      </w:r>
    </w:p>
    <w:p w14:paraId="05012C38" w14:textId="77777777" w:rsidR="00A81020" w:rsidRPr="00031A77" w:rsidRDefault="00000000" w:rsidP="00FC2AB2">
      <w:pPr>
        <w:pStyle w:val="CERESBody"/>
        <w:spacing w:after="80"/>
        <w:jc w:val="both"/>
        <w:rPr>
          <w:lang w:val="fr-FR"/>
        </w:rPr>
      </w:pPr>
      <w:r w:rsidRPr="00031A77">
        <w:rPr>
          <w:lang w:val="fr-FR"/>
        </w:rPr>
        <w:t>Le réservoir doit toujours être rempli à chaque ravitaillement. Les tickets carburants doivent être remis au CT pour mise à jour du suivi.</w:t>
      </w:r>
    </w:p>
    <w:p w14:paraId="190A1F36" w14:textId="77777777" w:rsidR="00A81020" w:rsidRPr="00031A77" w:rsidRDefault="00000000" w:rsidP="00FC2AB2">
      <w:pPr>
        <w:pStyle w:val="CERESBody"/>
        <w:spacing w:after="80"/>
        <w:jc w:val="both"/>
        <w:rPr>
          <w:b/>
          <w:bCs/>
          <w:lang w:val="fr-FR"/>
        </w:rPr>
      </w:pPr>
      <w:r w:rsidRPr="00031A77">
        <w:rPr>
          <w:b/>
          <w:bCs/>
          <w:lang w:val="fr-FR"/>
        </w:rPr>
        <w:t>Dépôt de ticket carburant</w:t>
      </w:r>
    </w:p>
    <w:p w14:paraId="345C1D4E" w14:textId="77777777" w:rsidR="00A81020" w:rsidRPr="00031A77" w:rsidRDefault="00000000" w:rsidP="00FC2AB2">
      <w:pPr>
        <w:pStyle w:val="CERESBody"/>
        <w:spacing w:after="80"/>
        <w:jc w:val="both"/>
        <w:rPr>
          <w:lang w:val="fr-FR"/>
        </w:rPr>
      </w:pPr>
      <w:r w:rsidRPr="00031A77">
        <w:rPr>
          <w:lang w:val="fr-FR"/>
        </w:rPr>
        <w:t>Seul le chargé technique est habilité à déposer une navette de paiement liée à l'approvisionnement des cartes carburant.</w:t>
      </w:r>
    </w:p>
    <w:p w14:paraId="4CDD0623" w14:textId="77777777" w:rsidR="00A81020" w:rsidRPr="00031A77" w:rsidRDefault="00000000" w:rsidP="00FC2AB2">
      <w:pPr>
        <w:pStyle w:val="CERESBody"/>
        <w:spacing w:after="80"/>
        <w:jc w:val="both"/>
        <w:rPr>
          <w:lang w:val="fr-FR"/>
        </w:rPr>
      </w:pPr>
      <w:r w:rsidRPr="00031A77">
        <w:rPr>
          <w:lang w:val="fr-FR"/>
        </w:rPr>
        <w:t>L'approvisionnement des cartes carburant se fera en fonction du solde restant, et sera établi en rapport avec les distances parcourues possibles.</w:t>
      </w:r>
    </w:p>
    <w:p w14:paraId="56414D85" w14:textId="20EBA675" w:rsidR="00A81020" w:rsidRPr="00031A77" w:rsidRDefault="00000000" w:rsidP="00FC2AB2">
      <w:pPr>
        <w:pStyle w:val="CERESBody"/>
        <w:spacing w:after="80"/>
        <w:jc w:val="both"/>
        <w:rPr>
          <w:b/>
          <w:bCs/>
          <w:u w:val="single"/>
          <w:lang w:val="fr-FR"/>
        </w:rPr>
      </w:pPr>
      <w:r w:rsidRPr="00031A77">
        <w:rPr>
          <w:b/>
          <w:bCs/>
          <w:u w:val="single"/>
          <w:lang w:val="fr-FR"/>
        </w:rPr>
        <w:t xml:space="preserve">Carnet </w:t>
      </w:r>
      <w:proofErr w:type="gramStart"/>
      <w:r w:rsidR="008A5AAF" w:rsidRPr="00031A77">
        <w:rPr>
          <w:b/>
          <w:bCs/>
          <w:u w:val="single"/>
          <w:lang w:val="fr-FR"/>
        </w:rPr>
        <w:t>d’entretien:</w:t>
      </w:r>
      <w:proofErr w:type="gramEnd"/>
    </w:p>
    <w:p w14:paraId="2247DB3C" w14:textId="77777777" w:rsidR="00A81020" w:rsidRPr="00031A77" w:rsidRDefault="00000000" w:rsidP="00FC2AB2">
      <w:pPr>
        <w:pStyle w:val="CERESBody"/>
        <w:spacing w:after="80"/>
        <w:jc w:val="both"/>
        <w:rPr>
          <w:lang w:val="fr-FR"/>
        </w:rPr>
      </w:pPr>
      <w:r w:rsidRPr="00031A77">
        <w:rPr>
          <w:lang w:val="fr-FR"/>
        </w:rPr>
        <w:t>Chaque véhicule dispose également d’un carnet d’entretien dans lequel le collaborateur détenteur ou responsable du véhicule, ainsi que le garagiste ou l’intervenant, doivent obligatoirement inscrire les interventions. A cet effet, le Carnet d’entretien doit comporter : la date, le kilométrage (à l’entrée et à la sortie du garage si le véhicule a été laissé chez le réparateur), les travaux effectués, ainsi que le nom, la signature, le cachet du garagiste et la date de sortie du garage.</w:t>
      </w:r>
    </w:p>
    <w:p w14:paraId="39B24033" w14:textId="1F9C7ABE" w:rsidR="00A81020" w:rsidRPr="00031A77" w:rsidRDefault="00000000">
      <w:pPr>
        <w:pStyle w:val="CERESBody"/>
        <w:numPr>
          <w:ilvl w:val="0"/>
          <w:numId w:val="116"/>
        </w:numPr>
        <w:spacing w:after="80"/>
        <w:jc w:val="both"/>
        <w:rPr>
          <w:lang w:val="fr-FR"/>
        </w:rPr>
      </w:pPr>
      <w:r w:rsidRPr="00031A77">
        <w:rPr>
          <w:lang w:val="fr-FR"/>
        </w:rPr>
        <w:t xml:space="preserve">Périodiquement, chaque détenteur est invité à effectuer une </w:t>
      </w:r>
      <w:proofErr w:type="gramStart"/>
      <w:r w:rsidR="008A5AAF" w:rsidRPr="00031A77">
        <w:rPr>
          <w:lang w:val="fr-FR"/>
        </w:rPr>
        <w:t>vérification:</w:t>
      </w:r>
      <w:proofErr w:type="gramEnd"/>
    </w:p>
    <w:p w14:paraId="0655AF3C" w14:textId="7792B7BE" w:rsidR="00A81020" w:rsidRPr="00031A77" w:rsidRDefault="00000000">
      <w:pPr>
        <w:pStyle w:val="CERESBody"/>
        <w:numPr>
          <w:ilvl w:val="0"/>
          <w:numId w:val="116"/>
        </w:numPr>
        <w:spacing w:after="80"/>
        <w:jc w:val="both"/>
        <w:rPr>
          <w:lang w:val="fr-FR"/>
        </w:rPr>
      </w:pPr>
      <w:r w:rsidRPr="00031A77">
        <w:rPr>
          <w:lang w:val="fr-FR"/>
        </w:rPr>
        <w:t xml:space="preserve">En premier, chaque responsable effectue, chaque semaine, des vérifications de bases portant sur les différents liquides, le système de freinage et la signalisation. Des cases à cocher sont prévues pour ces </w:t>
      </w:r>
      <w:proofErr w:type="gramStart"/>
      <w:r w:rsidR="008A5AAF" w:rsidRPr="00031A77">
        <w:rPr>
          <w:lang w:val="fr-FR"/>
        </w:rPr>
        <w:t>vérifications:</w:t>
      </w:r>
      <w:proofErr w:type="gramEnd"/>
      <w:r w:rsidRPr="00031A77">
        <w:rPr>
          <w:lang w:val="fr-FR"/>
        </w:rPr>
        <w:t xml:space="preserve"> si tout est en ordre, on coche 'OK' (normal), et si un élément est défectueux, on coche 'HS' (Hors Service).</w:t>
      </w:r>
    </w:p>
    <w:p w14:paraId="203047F2" w14:textId="77777777" w:rsidR="00A81020" w:rsidRPr="00031A77" w:rsidRDefault="00000000">
      <w:pPr>
        <w:pStyle w:val="CERESBody"/>
        <w:numPr>
          <w:ilvl w:val="0"/>
          <w:numId w:val="116"/>
        </w:numPr>
        <w:spacing w:after="80"/>
        <w:jc w:val="both"/>
        <w:rPr>
          <w:lang w:val="fr-FR"/>
        </w:rPr>
      </w:pPr>
      <w:r w:rsidRPr="00031A77">
        <w:rPr>
          <w:lang w:val="fr-FR"/>
        </w:rPr>
        <w:t>En second lieu, il suit les entretiens du moteur, tels que les vidanges, en enregistrant les informations pertinentes et en rappelant la prochaine intervention à effectuer (kilométrage).</w:t>
      </w:r>
    </w:p>
    <w:p w14:paraId="7744DCC3" w14:textId="77777777" w:rsidR="00A81020" w:rsidRPr="00031A77" w:rsidRDefault="00000000">
      <w:pPr>
        <w:pStyle w:val="CERESBody"/>
        <w:numPr>
          <w:ilvl w:val="0"/>
          <w:numId w:val="116"/>
        </w:numPr>
        <w:spacing w:after="80"/>
        <w:jc w:val="both"/>
        <w:rPr>
          <w:lang w:val="fr-FR"/>
        </w:rPr>
      </w:pPr>
      <w:r w:rsidRPr="00031A77">
        <w:rPr>
          <w:lang w:val="fr-FR"/>
        </w:rPr>
        <w:t>En troisième lieu, il procède à la vérification des papiers administratifs.</w:t>
      </w:r>
    </w:p>
    <w:p w14:paraId="27D61A7B" w14:textId="77777777" w:rsidR="00A81020" w:rsidRPr="00031A77" w:rsidRDefault="00000000">
      <w:pPr>
        <w:pStyle w:val="CERESBody"/>
        <w:numPr>
          <w:ilvl w:val="0"/>
          <w:numId w:val="116"/>
        </w:numPr>
        <w:spacing w:after="80"/>
        <w:jc w:val="both"/>
        <w:rPr>
          <w:lang w:val="fr-FR"/>
        </w:rPr>
      </w:pPr>
      <w:r w:rsidRPr="00031A77">
        <w:rPr>
          <w:lang w:val="fr-FR"/>
        </w:rPr>
        <w:t>En dernier lieu, il y a les sections relatives à l’enregistrement des pannes ou anomalies de signalisation.</w:t>
      </w:r>
    </w:p>
    <w:p w14:paraId="5BC29B0D" w14:textId="77777777" w:rsidR="00A81020" w:rsidRPr="00031A77" w:rsidRDefault="00000000" w:rsidP="00FC2AB2">
      <w:pPr>
        <w:pStyle w:val="CERESBody"/>
        <w:spacing w:after="80"/>
        <w:jc w:val="both"/>
        <w:rPr>
          <w:lang w:val="fr-FR"/>
        </w:rPr>
      </w:pPr>
      <w:r w:rsidRPr="00031A77">
        <w:rPr>
          <w:lang w:val="fr-FR"/>
        </w:rPr>
        <w:t>Il est à noter qu’en cas d’anomalies, le détenteur est tenu, sans délai, de procéder à la réparation si celle-ci est mineure, comme le remplissage de l'huile moteur au niveau maximal, ou d’informer le CT pour une réparation plus importante nécessitant l’intervention d’un garagiste.</w:t>
      </w:r>
    </w:p>
    <w:p w14:paraId="53C32EAB" w14:textId="77777777" w:rsidR="00A81020" w:rsidRPr="00031A77" w:rsidRDefault="00000000" w:rsidP="00FC2AB2">
      <w:pPr>
        <w:pStyle w:val="CERESBody"/>
        <w:spacing w:after="80"/>
        <w:jc w:val="both"/>
        <w:rPr>
          <w:lang w:val="fr-FR"/>
        </w:rPr>
      </w:pPr>
      <w:r w:rsidRPr="00031A77">
        <w:rPr>
          <w:lang w:val="fr-FR"/>
        </w:rPr>
        <w:t>Sur l’autre page, toutes les interventions réalisées sont enregistrées (date, kilométrage), avec les montants et les détails des dépenses de réparations. Les informations des factures ainsi que les différents coûts y sont inscrites, afin d’avoir un suivi des coûts de réparation et une référence pour les interventions futures.</w:t>
      </w:r>
    </w:p>
    <w:p w14:paraId="01E23403" w14:textId="13323D15" w:rsidR="00A81020" w:rsidRPr="00031A77" w:rsidRDefault="00000000" w:rsidP="00FC2AB2">
      <w:pPr>
        <w:pStyle w:val="CERESBody"/>
        <w:spacing w:after="80"/>
        <w:jc w:val="both"/>
        <w:rPr>
          <w:lang w:val="fr-FR"/>
        </w:rPr>
      </w:pPr>
      <w:r w:rsidRPr="00031A77">
        <w:rPr>
          <w:lang w:val="fr-FR"/>
        </w:rPr>
        <w:t xml:space="preserve">Ensuite, les informations contenues dans ce cahier de bord et d’entretien sont saisies dans le fichier de suivi des véhicules pour analyse. Enfin, à la dernière page sont inscrits les « rendez-vous », qui ne sont que des rappels des prochaines </w:t>
      </w:r>
      <w:proofErr w:type="gramStart"/>
      <w:r w:rsidR="00A87227" w:rsidRPr="00031A77">
        <w:rPr>
          <w:lang w:val="fr-FR"/>
        </w:rPr>
        <w:t>interventions:</w:t>
      </w:r>
      <w:proofErr w:type="gramEnd"/>
      <w:r w:rsidRPr="00031A77">
        <w:rPr>
          <w:lang w:val="fr-FR"/>
        </w:rPr>
        <w:t xml:space="preserve"> vidange en fonction du kilométrage, date des visites techniques. (Annexe </w:t>
      </w:r>
      <w:proofErr w:type="gramStart"/>
      <w:r w:rsidR="00A87227" w:rsidRPr="00031A77">
        <w:rPr>
          <w:lang w:val="fr-FR"/>
        </w:rPr>
        <w:t>4:</w:t>
      </w:r>
      <w:proofErr w:type="gramEnd"/>
      <w:r w:rsidRPr="00031A77">
        <w:rPr>
          <w:lang w:val="fr-FR"/>
        </w:rPr>
        <w:t xml:space="preserve"> Tableau de suivi entretien véhicule)</w:t>
      </w:r>
    </w:p>
    <w:p w14:paraId="5DF1FB0E" w14:textId="77777777" w:rsidR="00A81020" w:rsidRPr="00031A77" w:rsidRDefault="00000000" w:rsidP="00FC2AB2">
      <w:pPr>
        <w:pStyle w:val="CERESBody"/>
        <w:spacing w:after="80"/>
        <w:jc w:val="both"/>
        <w:rPr>
          <w:b/>
          <w:bCs/>
          <w:u w:val="single"/>
          <w:lang w:val="fr-FR"/>
        </w:rPr>
      </w:pPr>
      <w:r w:rsidRPr="00031A77">
        <w:rPr>
          <w:b/>
          <w:bCs/>
          <w:u w:val="single"/>
          <w:lang w:val="fr-FR"/>
        </w:rPr>
        <w:lastRenderedPageBreak/>
        <w:t>Documents administratifs des véhicules</w:t>
      </w:r>
    </w:p>
    <w:p w14:paraId="2739291F" w14:textId="77777777" w:rsidR="00A81020" w:rsidRPr="00031A77" w:rsidRDefault="00000000" w:rsidP="00FC2AB2">
      <w:pPr>
        <w:pStyle w:val="CERESBody"/>
        <w:spacing w:after="80"/>
        <w:jc w:val="both"/>
        <w:rPr>
          <w:lang w:val="fr-FR"/>
        </w:rPr>
      </w:pPr>
      <w:r w:rsidRPr="00031A77">
        <w:rPr>
          <w:lang w:val="fr-FR"/>
        </w:rPr>
        <w:t>Les papiers originaux de chaque véhicule (carte grise, attestation de non-imposition, attestation d’assurance, visite technique) sont conservés dans une pochette située dans la boîte à gants de chaque véhicule. Ils sont également conservés électroniquement par le CT.</w:t>
      </w:r>
    </w:p>
    <w:p w14:paraId="56EB5D5B" w14:textId="0361AC46" w:rsidR="00A81020" w:rsidRPr="00031A77" w:rsidRDefault="00000000" w:rsidP="00FC2AB2">
      <w:pPr>
        <w:pStyle w:val="CERESBody"/>
        <w:spacing w:after="80"/>
        <w:jc w:val="both"/>
        <w:rPr>
          <w:b/>
          <w:bCs/>
          <w:u w:val="single"/>
          <w:lang w:val="fr-FR"/>
        </w:rPr>
      </w:pPr>
      <w:r w:rsidRPr="00031A77">
        <w:rPr>
          <w:b/>
          <w:bCs/>
          <w:u w:val="single"/>
          <w:lang w:val="fr-FR"/>
        </w:rPr>
        <w:t xml:space="preserve">Règle de </w:t>
      </w:r>
      <w:proofErr w:type="gramStart"/>
      <w:r w:rsidR="00B965BA" w:rsidRPr="00031A77">
        <w:rPr>
          <w:b/>
          <w:bCs/>
          <w:u w:val="single"/>
          <w:lang w:val="fr-FR"/>
        </w:rPr>
        <w:t>conduite:</w:t>
      </w:r>
      <w:proofErr w:type="gramEnd"/>
    </w:p>
    <w:p w14:paraId="1E6956C2" w14:textId="77777777" w:rsidR="00A81020" w:rsidRPr="00031A77" w:rsidRDefault="00000000">
      <w:pPr>
        <w:pStyle w:val="CERESBody"/>
        <w:numPr>
          <w:ilvl w:val="0"/>
          <w:numId w:val="117"/>
        </w:numPr>
        <w:spacing w:after="80"/>
        <w:jc w:val="both"/>
        <w:rPr>
          <w:lang w:val="fr-FR"/>
        </w:rPr>
      </w:pPr>
      <w:r w:rsidRPr="00031A77">
        <w:rPr>
          <w:lang w:val="fr-FR"/>
        </w:rPr>
        <w:t>Chaque utilisateur ne peut conduire que s’il est en possession de papiers en règle et dans le respect du code de la route (permis de conduire Malagasy ou international et autres autorisations nécessaires…).</w:t>
      </w:r>
    </w:p>
    <w:p w14:paraId="4A321D21" w14:textId="77777777" w:rsidR="00A81020" w:rsidRPr="00031A77" w:rsidRDefault="00000000">
      <w:pPr>
        <w:pStyle w:val="CERESBody"/>
        <w:numPr>
          <w:ilvl w:val="0"/>
          <w:numId w:val="117"/>
        </w:numPr>
        <w:spacing w:after="80"/>
        <w:jc w:val="both"/>
        <w:rPr>
          <w:lang w:val="fr-FR"/>
        </w:rPr>
      </w:pPr>
      <w:r w:rsidRPr="00031A77">
        <w:rPr>
          <w:lang w:val="fr-FR"/>
        </w:rPr>
        <w:t>L’utilisation du téléphone portable est interdite pendant la conduite.</w:t>
      </w:r>
    </w:p>
    <w:p w14:paraId="7F944DDB" w14:textId="77777777" w:rsidR="00A81020" w:rsidRDefault="00000000">
      <w:pPr>
        <w:pStyle w:val="CERESBody"/>
        <w:numPr>
          <w:ilvl w:val="0"/>
          <w:numId w:val="117"/>
        </w:numPr>
        <w:spacing w:after="80"/>
        <w:jc w:val="both"/>
      </w:pPr>
      <w:r w:rsidRPr="00031A77">
        <w:rPr>
          <w:lang w:val="fr-FR"/>
        </w:rPr>
        <w:t xml:space="preserve">L’utilisation de casque est obligatoire pour le motard et son passager. </w:t>
      </w:r>
      <w:r>
        <w:t xml:space="preserve">La </w:t>
      </w:r>
      <w:proofErr w:type="spellStart"/>
      <w:r>
        <w:t>mentonnière</w:t>
      </w:r>
      <w:proofErr w:type="spellEnd"/>
      <w:r>
        <w:t xml:space="preserve"> du casque doit </w:t>
      </w:r>
      <w:proofErr w:type="spellStart"/>
      <w:r>
        <w:t>impérativement</w:t>
      </w:r>
      <w:proofErr w:type="spellEnd"/>
      <w:r>
        <w:t xml:space="preserve"> </w:t>
      </w:r>
      <w:proofErr w:type="spellStart"/>
      <w:r>
        <w:t>être</w:t>
      </w:r>
      <w:proofErr w:type="spellEnd"/>
      <w:r>
        <w:t xml:space="preserve"> </w:t>
      </w:r>
      <w:proofErr w:type="spellStart"/>
      <w:r>
        <w:t>attachée</w:t>
      </w:r>
      <w:proofErr w:type="spellEnd"/>
      <w:r>
        <w:t>.</w:t>
      </w:r>
    </w:p>
    <w:p w14:paraId="777BC6B6" w14:textId="77777777" w:rsidR="00A81020" w:rsidRDefault="00000000">
      <w:pPr>
        <w:pStyle w:val="CERESBody"/>
        <w:numPr>
          <w:ilvl w:val="0"/>
          <w:numId w:val="117"/>
        </w:numPr>
        <w:spacing w:after="80"/>
        <w:jc w:val="both"/>
      </w:pPr>
      <w:r w:rsidRPr="00031A77">
        <w:rPr>
          <w:lang w:val="fr-FR"/>
        </w:rPr>
        <w:t xml:space="preserve">L’utilisation de la ceinture de sécurité est obligatoire dans les voitures pendant la conduite. </w:t>
      </w:r>
      <w:r>
        <w:t xml:space="preserve">Le </w:t>
      </w:r>
      <w:proofErr w:type="spellStart"/>
      <w:r>
        <w:t>conducteur</w:t>
      </w:r>
      <w:proofErr w:type="spellEnd"/>
      <w:r>
        <w:t xml:space="preserve"> est </w:t>
      </w:r>
      <w:proofErr w:type="spellStart"/>
      <w:r>
        <w:t>responsable</w:t>
      </w:r>
      <w:proofErr w:type="spellEnd"/>
      <w:r>
        <w:t xml:space="preserve"> du respect de cette obligation.</w:t>
      </w:r>
    </w:p>
    <w:p w14:paraId="62833392" w14:textId="77777777" w:rsidR="00A81020" w:rsidRPr="00031A77" w:rsidRDefault="00000000">
      <w:pPr>
        <w:pStyle w:val="CERESBody"/>
        <w:numPr>
          <w:ilvl w:val="0"/>
          <w:numId w:val="117"/>
        </w:numPr>
        <w:spacing w:after="80"/>
        <w:jc w:val="both"/>
        <w:rPr>
          <w:lang w:val="fr-FR"/>
        </w:rPr>
      </w:pPr>
      <w:r w:rsidRPr="00031A77">
        <w:rPr>
          <w:lang w:val="fr-FR"/>
        </w:rPr>
        <w:t>Il est interdit de fumer dans la voiture, ainsi que de se présenter dans un état pouvant nuire ou être irrespectueux envers les autres (ébriété, hygiène, etc.).</w:t>
      </w:r>
    </w:p>
    <w:p w14:paraId="5E5E40D4" w14:textId="77777777" w:rsidR="00A81020" w:rsidRPr="00031A77" w:rsidRDefault="00000000">
      <w:pPr>
        <w:pStyle w:val="CERESBody"/>
        <w:numPr>
          <w:ilvl w:val="0"/>
          <w:numId w:val="117"/>
        </w:numPr>
        <w:spacing w:after="80"/>
        <w:jc w:val="both"/>
        <w:rPr>
          <w:lang w:val="fr-FR"/>
        </w:rPr>
      </w:pPr>
      <w:r w:rsidRPr="00031A77">
        <w:rPr>
          <w:lang w:val="fr-FR"/>
        </w:rPr>
        <w:t>La conduite en état d’ébriété est considérée comme une faute lourde et peut entraîner un licenciement immédiat sans préavis.</w:t>
      </w:r>
    </w:p>
    <w:p w14:paraId="60E9E838" w14:textId="77777777" w:rsidR="00A81020" w:rsidRPr="00031A77" w:rsidRDefault="00000000">
      <w:pPr>
        <w:pStyle w:val="CERESBody"/>
        <w:numPr>
          <w:ilvl w:val="0"/>
          <w:numId w:val="117"/>
        </w:numPr>
        <w:spacing w:after="80"/>
        <w:jc w:val="both"/>
        <w:rPr>
          <w:lang w:val="fr-FR"/>
        </w:rPr>
      </w:pPr>
      <w:r w:rsidRPr="00031A77">
        <w:rPr>
          <w:lang w:val="fr-FR"/>
        </w:rPr>
        <w:t>Tout déplacement à moto est strictement interdit pour les femmes enceintes.</w:t>
      </w:r>
    </w:p>
    <w:p w14:paraId="087E9912" w14:textId="77777777" w:rsidR="00A81020" w:rsidRPr="00031A77" w:rsidRDefault="00000000" w:rsidP="00FC2AB2">
      <w:pPr>
        <w:pStyle w:val="CERESBody"/>
        <w:spacing w:after="80"/>
        <w:jc w:val="both"/>
        <w:rPr>
          <w:lang w:val="fr-FR"/>
        </w:rPr>
      </w:pPr>
      <w:r w:rsidRPr="00031A77">
        <w:rPr>
          <w:u w:val="single"/>
          <w:lang w:val="fr-FR"/>
        </w:rPr>
        <w:t>Location de véhicule par un salarié</w:t>
      </w:r>
      <w:r w:rsidRPr="00031A77">
        <w:rPr>
          <w:lang w:val="fr-FR"/>
        </w:rPr>
        <w:t xml:space="preserve"> (disposition abrogée)</w:t>
      </w:r>
    </w:p>
    <w:p w14:paraId="7BC2EA27" w14:textId="77777777" w:rsidR="00A81020" w:rsidRPr="00031A77" w:rsidRDefault="00000000" w:rsidP="00FC2AB2">
      <w:pPr>
        <w:pStyle w:val="CERESBody"/>
        <w:spacing w:after="80"/>
        <w:jc w:val="both"/>
        <w:rPr>
          <w:lang w:val="fr-FR"/>
        </w:rPr>
      </w:pPr>
      <w:r w:rsidRPr="00031A77">
        <w:rPr>
          <w:lang w:val="fr-FR"/>
        </w:rPr>
        <w:t>Abrogée par le Directeur du Programme le 5 mars 2019.</w:t>
      </w:r>
    </w:p>
    <w:p w14:paraId="7F9DD738" w14:textId="77777777" w:rsidR="00A81020" w:rsidRPr="00031A77" w:rsidRDefault="00000000" w:rsidP="00FC2AB2">
      <w:pPr>
        <w:pStyle w:val="CERESBody"/>
        <w:spacing w:after="80"/>
        <w:jc w:val="both"/>
        <w:rPr>
          <w:b/>
          <w:bCs/>
          <w:u w:val="single"/>
          <w:lang w:val="fr-FR"/>
        </w:rPr>
      </w:pPr>
      <w:r w:rsidRPr="00031A77">
        <w:rPr>
          <w:b/>
          <w:bCs/>
          <w:u w:val="single"/>
          <w:lang w:val="fr-FR"/>
        </w:rPr>
        <w:t>Entretien des véhicules</w:t>
      </w:r>
    </w:p>
    <w:p w14:paraId="655685B0" w14:textId="77777777" w:rsidR="00A81020" w:rsidRPr="00031A77" w:rsidRDefault="00000000" w:rsidP="00FC2AB2">
      <w:pPr>
        <w:pStyle w:val="CERESBody"/>
        <w:spacing w:after="80"/>
        <w:jc w:val="both"/>
        <w:rPr>
          <w:lang w:val="fr-FR"/>
        </w:rPr>
      </w:pPr>
      <w:r w:rsidRPr="00031A77">
        <w:rPr>
          <w:lang w:val="fr-FR"/>
        </w:rPr>
        <w:t>Seuls les garages autorisés, sélectionnés en fonction de critères de qualité de service et de coûts, peuvent entretenir et réparer les motos et voitures de PROMES.</w:t>
      </w:r>
    </w:p>
    <w:p w14:paraId="4353A500" w14:textId="77777777" w:rsidR="00A81020" w:rsidRPr="00031A77" w:rsidRDefault="00000000">
      <w:pPr>
        <w:pStyle w:val="CERESBody"/>
        <w:numPr>
          <w:ilvl w:val="0"/>
          <w:numId w:val="118"/>
        </w:numPr>
        <w:spacing w:after="80"/>
        <w:jc w:val="both"/>
        <w:rPr>
          <w:lang w:val="fr-FR"/>
        </w:rPr>
      </w:pPr>
      <w:r w:rsidRPr="00031A77">
        <w:rPr>
          <w:lang w:val="fr-FR"/>
        </w:rPr>
        <w:t>Les véhicules CERES (voitures et motos) neufs sous garantie doivent être entretenus dans un garage autorisé par le concessionnaire.</w:t>
      </w:r>
    </w:p>
    <w:p w14:paraId="7AEDD8B3" w14:textId="77777777" w:rsidR="00A81020" w:rsidRPr="00031A77" w:rsidRDefault="00000000">
      <w:pPr>
        <w:pStyle w:val="CERESBody"/>
        <w:numPr>
          <w:ilvl w:val="0"/>
          <w:numId w:val="118"/>
        </w:numPr>
        <w:spacing w:after="80"/>
        <w:jc w:val="both"/>
        <w:rPr>
          <w:lang w:val="fr-FR"/>
        </w:rPr>
      </w:pPr>
      <w:r w:rsidRPr="00031A77">
        <w:rPr>
          <w:lang w:val="fr-FR"/>
        </w:rPr>
        <w:t>Les interventions prévues au contrat de maintenance doivent faire l’objet d’un devis préalable. Tout devis soumis au DPR doit être préalablement validé par le responsable des motos, en l’occurrence le CT.</w:t>
      </w:r>
    </w:p>
    <w:p w14:paraId="119F33DB" w14:textId="77777777" w:rsidR="00A81020" w:rsidRPr="00031A77" w:rsidRDefault="00000000">
      <w:pPr>
        <w:pStyle w:val="CERESBody"/>
        <w:numPr>
          <w:ilvl w:val="0"/>
          <w:numId w:val="118"/>
        </w:numPr>
        <w:spacing w:after="80"/>
        <w:jc w:val="both"/>
        <w:rPr>
          <w:lang w:val="fr-FR"/>
        </w:rPr>
      </w:pPr>
      <w:r w:rsidRPr="00031A77">
        <w:rPr>
          <w:lang w:val="fr-FR"/>
        </w:rPr>
        <w:t>Les conducteurs veillent à la propreté de leurs véhicules et en assurent l'entretien.</w:t>
      </w:r>
    </w:p>
    <w:p w14:paraId="23951088" w14:textId="5D4C163E" w:rsidR="00A81020" w:rsidRPr="00031A77" w:rsidRDefault="00000000" w:rsidP="00FC2AB2">
      <w:pPr>
        <w:pStyle w:val="CERESBody"/>
        <w:spacing w:after="80"/>
        <w:jc w:val="both"/>
        <w:rPr>
          <w:b/>
          <w:bCs/>
          <w:lang w:val="fr-FR"/>
        </w:rPr>
      </w:pPr>
      <w:r w:rsidRPr="00031A77">
        <w:rPr>
          <w:b/>
          <w:bCs/>
          <w:lang w:val="fr-FR"/>
        </w:rPr>
        <w:t xml:space="preserve">Cas spécifique des suivis des </w:t>
      </w:r>
      <w:proofErr w:type="gramStart"/>
      <w:r w:rsidR="00B965BA" w:rsidRPr="00031A77">
        <w:rPr>
          <w:b/>
          <w:bCs/>
          <w:lang w:val="fr-FR"/>
        </w:rPr>
        <w:t>motos:</w:t>
      </w:r>
      <w:proofErr w:type="gramEnd"/>
    </w:p>
    <w:p w14:paraId="28A7FF2F" w14:textId="619A605C" w:rsidR="00A81020" w:rsidRPr="00031A77" w:rsidRDefault="00000000" w:rsidP="00FC2AB2">
      <w:pPr>
        <w:pStyle w:val="CERESBody"/>
        <w:spacing w:after="80"/>
        <w:jc w:val="both"/>
        <w:rPr>
          <w:lang w:val="fr-FR"/>
        </w:rPr>
      </w:pPr>
      <w:r w:rsidRPr="00031A77">
        <w:rPr>
          <w:lang w:val="fr-FR"/>
        </w:rPr>
        <w:t xml:space="preserve">Chaque semaine, tous les conducteurs de motos doivent effectuer les vérifications </w:t>
      </w:r>
      <w:proofErr w:type="gramStart"/>
      <w:r w:rsidR="00FC2AB2" w:rsidRPr="00031A77">
        <w:rPr>
          <w:lang w:val="fr-FR"/>
        </w:rPr>
        <w:t>suivantes:</w:t>
      </w:r>
      <w:proofErr w:type="gramEnd"/>
    </w:p>
    <w:p w14:paraId="4FF57661" w14:textId="77777777" w:rsidR="00A81020" w:rsidRPr="00031A77" w:rsidRDefault="00000000">
      <w:pPr>
        <w:pStyle w:val="CERESBody"/>
        <w:numPr>
          <w:ilvl w:val="0"/>
          <w:numId w:val="119"/>
        </w:numPr>
        <w:spacing w:after="80"/>
        <w:jc w:val="both"/>
        <w:rPr>
          <w:lang w:val="fr-FR"/>
        </w:rPr>
      </w:pPr>
      <w:r w:rsidRPr="00031A77">
        <w:rPr>
          <w:lang w:val="fr-FR"/>
        </w:rPr>
        <w:t>Le niveau d’huile moteur de leur moto</w:t>
      </w:r>
    </w:p>
    <w:p w14:paraId="16CB4BF2" w14:textId="04C3D0C7" w:rsidR="00A81020" w:rsidRPr="00031A77" w:rsidRDefault="00000000">
      <w:pPr>
        <w:pStyle w:val="CERESBody"/>
        <w:numPr>
          <w:ilvl w:val="0"/>
          <w:numId w:val="119"/>
        </w:numPr>
        <w:spacing w:after="80"/>
        <w:jc w:val="both"/>
        <w:rPr>
          <w:lang w:val="fr-FR"/>
        </w:rPr>
      </w:pPr>
      <w:r w:rsidRPr="00031A77">
        <w:rPr>
          <w:lang w:val="fr-FR"/>
        </w:rPr>
        <w:t xml:space="preserve">La pression d’air des pneus (terme </w:t>
      </w:r>
      <w:proofErr w:type="gramStart"/>
      <w:r w:rsidR="00FC2AB2" w:rsidRPr="00031A77">
        <w:rPr>
          <w:lang w:val="fr-FR"/>
        </w:rPr>
        <w:t>usuel:</w:t>
      </w:r>
      <w:proofErr w:type="gramEnd"/>
      <w:r w:rsidRPr="00031A77">
        <w:rPr>
          <w:lang w:val="fr-FR"/>
        </w:rPr>
        <w:t xml:space="preserve"> « gonflage » selon les instructions du constructeur affichées sur la moto)</w:t>
      </w:r>
    </w:p>
    <w:p w14:paraId="102D3B30" w14:textId="77777777" w:rsidR="00A81020" w:rsidRDefault="00000000">
      <w:pPr>
        <w:pStyle w:val="CERESBody"/>
        <w:numPr>
          <w:ilvl w:val="0"/>
          <w:numId w:val="119"/>
        </w:numPr>
        <w:spacing w:after="80"/>
        <w:jc w:val="both"/>
      </w:pPr>
      <w:r>
        <w:t xml:space="preserve">La lubrification de la </w:t>
      </w:r>
      <w:proofErr w:type="spellStart"/>
      <w:r>
        <w:t>chaîne</w:t>
      </w:r>
      <w:proofErr w:type="spellEnd"/>
    </w:p>
    <w:p w14:paraId="324463B9" w14:textId="77777777" w:rsidR="00A81020" w:rsidRPr="00031A77" w:rsidRDefault="00000000">
      <w:pPr>
        <w:pStyle w:val="CERESBody"/>
        <w:numPr>
          <w:ilvl w:val="0"/>
          <w:numId w:val="119"/>
        </w:numPr>
        <w:spacing w:after="80"/>
        <w:jc w:val="both"/>
        <w:rPr>
          <w:lang w:val="fr-FR"/>
        </w:rPr>
      </w:pPr>
      <w:r w:rsidRPr="00031A77">
        <w:rPr>
          <w:lang w:val="fr-FR"/>
        </w:rPr>
        <w:lastRenderedPageBreak/>
        <w:t>La vérification du serrage (sauf sur le moteur) des pièces mobiles (boulons des clignotants, carénage, etc.)</w:t>
      </w:r>
    </w:p>
    <w:p w14:paraId="04B28E65" w14:textId="24A68085" w:rsidR="00A81020" w:rsidRPr="00031A77" w:rsidRDefault="00000000">
      <w:pPr>
        <w:pStyle w:val="CERESBody"/>
        <w:numPr>
          <w:ilvl w:val="0"/>
          <w:numId w:val="119"/>
        </w:numPr>
        <w:spacing w:after="80"/>
        <w:jc w:val="both"/>
        <w:rPr>
          <w:lang w:val="fr-FR"/>
        </w:rPr>
      </w:pPr>
      <w:r w:rsidRPr="00031A77">
        <w:rPr>
          <w:lang w:val="fr-FR"/>
        </w:rPr>
        <w:t xml:space="preserve">Tous les 2 000 km, les motos doivent subir les vérifications et interventions </w:t>
      </w:r>
      <w:proofErr w:type="gramStart"/>
      <w:r w:rsidR="00FC2AB2" w:rsidRPr="00031A77">
        <w:rPr>
          <w:lang w:val="fr-FR"/>
        </w:rPr>
        <w:t>suivantes:</w:t>
      </w:r>
      <w:proofErr w:type="gramEnd"/>
    </w:p>
    <w:p w14:paraId="510D7888" w14:textId="49F35DDB" w:rsidR="00A81020" w:rsidRPr="00031A77" w:rsidRDefault="00000000">
      <w:pPr>
        <w:pStyle w:val="CERESBody"/>
        <w:numPr>
          <w:ilvl w:val="0"/>
          <w:numId w:val="119"/>
        </w:numPr>
        <w:spacing w:after="80"/>
        <w:jc w:val="both"/>
        <w:rPr>
          <w:lang w:val="fr-FR"/>
        </w:rPr>
      </w:pPr>
      <w:r w:rsidRPr="00031A77">
        <w:rPr>
          <w:lang w:val="fr-FR"/>
        </w:rPr>
        <w:t xml:space="preserve">Vidange moteur (type d’huile </w:t>
      </w:r>
      <w:proofErr w:type="gramStart"/>
      <w:r w:rsidR="00FC2AB2" w:rsidRPr="00031A77">
        <w:rPr>
          <w:lang w:val="fr-FR"/>
        </w:rPr>
        <w:t>requis:</w:t>
      </w:r>
      <w:proofErr w:type="gramEnd"/>
      <w:r w:rsidRPr="00031A77">
        <w:rPr>
          <w:lang w:val="fr-FR"/>
        </w:rPr>
        <w:t xml:space="preserve"> 40, 15W40, 15W50, 20W50)</w:t>
      </w:r>
    </w:p>
    <w:p w14:paraId="0CD5C9F5" w14:textId="77777777" w:rsidR="00A81020" w:rsidRDefault="00000000">
      <w:pPr>
        <w:pStyle w:val="CERESBody"/>
        <w:numPr>
          <w:ilvl w:val="0"/>
          <w:numId w:val="119"/>
        </w:numPr>
        <w:spacing w:after="80"/>
        <w:jc w:val="both"/>
      </w:pPr>
      <w:proofErr w:type="spellStart"/>
      <w:r>
        <w:t>Vérification</w:t>
      </w:r>
      <w:proofErr w:type="spellEnd"/>
      <w:r>
        <w:t xml:space="preserve"> du </w:t>
      </w:r>
      <w:proofErr w:type="spellStart"/>
      <w:r>
        <w:t>filtre</w:t>
      </w:r>
      <w:proofErr w:type="spellEnd"/>
      <w:r>
        <w:t xml:space="preserve"> à air</w:t>
      </w:r>
    </w:p>
    <w:p w14:paraId="00B17999" w14:textId="77777777" w:rsidR="00A81020" w:rsidRPr="00031A77" w:rsidRDefault="00000000">
      <w:pPr>
        <w:pStyle w:val="CERESBody"/>
        <w:numPr>
          <w:ilvl w:val="0"/>
          <w:numId w:val="119"/>
        </w:numPr>
        <w:spacing w:after="80"/>
        <w:jc w:val="both"/>
        <w:rPr>
          <w:lang w:val="fr-FR"/>
        </w:rPr>
      </w:pPr>
      <w:r w:rsidRPr="00031A77">
        <w:rPr>
          <w:lang w:val="fr-FR"/>
        </w:rPr>
        <w:t>Vérification de la tension de chaîne</w:t>
      </w:r>
    </w:p>
    <w:p w14:paraId="3392A1E6" w14:textId="77777777" w:rsidR="00A81020" w:rsidRPr="00031A77" w:rsidRDefault="00000000">
      <w:pPr>
        <w:pStyle w:val="CERESBody"/>
        <w:numPr>
          <w:ilvl w:val="0"/>
          <w:numId w:val="119"/>
        </w:numPr>
        <w:spacing w:after="80"/>
        <w:jc w:val="both"/>
        <w:rPr>
          <w:lang w:val="fr-FR"/>
        </w:rPr>
      </w:pPr>
      <w:r w:rsidRPr="00031A77">
        <w:rPr>
          <w:lang w:val="fr-FR"/>
        </w:rPr>
        <w:t>Vérification du système de freinage, des feux, de l’éclairage et de la signalisation</w:t>
      </w:r>
    </w:p>
    <w:p w14:paraId="1B59BAB1" w14:textId="77777777" w:rsidR="00A81020" w:rsidRDefault="00000000">
      <w:pPr>
        <w:pStyle w:val="CERESBody"/>
        <w:numPr>
          <w:ilvl w:val="0"/>
          <w:numId w:val="119"/>
        </w:numPr>
        <w:spacing w:after="80"/>
        <w:jc w:val="both"/>
      </w:pPr>
      <w:proofErr w:type="spellStart"/>
      <w:r>
        <w:t>Autres</w:t>
      </w:r>
      <w:proofErr w:type="spellEnd"/>
      <w:r>
        <w:t xml:space="preserve"> petites </w:t>
      </w:r>
      <w:proofErr w:type="spellStart"/>
      <w:r>
        <w:t>réparations</w:t>
      </w:r>
      <w:proofErr w:type="spellEnd"/>
      <w:r>
        <w:t xml:space="preserve"> indispensables</w:t>
      </w:r>
    </w:p>
    <w:p w14:paraId="5C5BD7E0" w14:textId="613F79CF" w:rsidR="00A81020" w:rsidRPr="00031A77" w:rsidRDefault="00000000" w:rsidP="00FC2AB2">
      <w:pPr>
        <w:pStyle w:val="CERESBody"/>
        <w:spacing w:after="80"/>
        <w:jc w:val="both"/>
        <w:rPr>
          <w:lang w:val="fr-FR"/>
        </w:rPr>
      </w:pPr>
      <w:r w:rsidRPr="00031A77">
        <w:rPr>
          <w:lang w:val="fr-FR"/>
        </w:rPr>
        <w:t xml:space="preserve">Par ailleurs, chaque moto doit être équipée des outils de base </w:t>
      </w:r>
      <w:proofErr w:type="gramStart"/>
      <w:r w:rsidR="00FC2AB2" w:rsidRPr="00031A77">
        <w:rPr>
          <w:lang w:val="fr-FR"/>
        </w:rPr>
        <w:t>indispensables:</w:t>
      </w:r>
      <w:proofErr w:type="gramEnd"/>
      <w:r w:rsidRPr="00031A77">
        <w:rPr>
          <w:lang w:val="fr-FR"/>
        </w:rPr>
        <w:t xml:space="preserve"> clé de roue avant, clé de roue arrière, pince, tournevis plat (ou tournevis Parker), ainsi que des clés plates de 10, 12 et 14.</w:t>
      </w:r>
    </w:p>
    <w:p w14:paraId="4A759E14" w14:textId="77777777" w:rsidR="00A81020" w:rsidRPr="00031A77" w:rsidRDefault="00000000" w:rsidP="00FC2AB2">
      <w:pPr>
        <w:pStyle w:val="CERESBody"/>
        <w:spacing w:after="80"/>
        <w:jc w:val="both"/>
        <w:rPr>
          <w:b/>
          <w:bCs/>
          <w:u w:val="single"/>
          <w:lang w:val="fr-FR"/>
        </w:rPr>
      </w:pPr>
      <w:r w:rsidRPr="00031A77">
        <w:rPr>
          <w:b/>
          <w:bCs/>
          <w:u w:val="single"/>
          <w:lang w:val="fr-FR"/>
        </w:rPr>
        <w:t>Carte de carburant</w:t>
      </w:r>
    </w:p>
    <w:p w14:paraId="1D3E446D" w14:textId="77777777" w:rsidR="00A81020" w:rsidRPr="00031A77" w:rsidRDefault="00000000" w:rsidP="00FC2AB2">
      <w:pPr>
        <w:pStyle w:val="CERESBody"/>
        <w:spacing w:after="80"/>
        <w:jc w:val="both"/>
        <w:rPr>
          <w:lang w:val="fr-FR"/>
        </w:rPr>
      </w:pPr>
      <w:r w:rsidRPr="00031A77">
        <w:rPr>
          <w:lang w:val="fr-FR"/>
        </w:rPr>
        <w:t>Chaque véhicule de CERES est doté d’une carte carburant TOTAL, attribuée nominativement. Ces cartes sont strictement personnelles et ne peuvent en aucun cas être échangées entre véhicules. Seul le RAL peut demander leur activation ou leur résiliation. Le crédit est alimenté par l’Autorisation Formelle de Paiement.</w:t>
      </w:r>
    </w:p>
    <w:p w14:paraId="78D3D74C" w14:textId="77777777" w:rsidR="00A81020" w:rsidRPr="00031A77" w:rsidRDefault="00000000" w:rsidP="00FC2AB2">
      <w:pPr>
        <w:pStyle w:val="CERESBody"/>
        <w:spacing w:after="80"/>
        <w:jc w:val="both"/>
        <w:rPr>
          <w:lang w:val="fr-FR"/>
        </w:rPr>
      </w:pPr>
      <w:r w:rsidRPr="00031A77">
        <w:rPr>
          <w:lang w:val="fr-FR"/>
        </w:rPr>
        <w:t>Les cartes carburant des motos sont réservées à un usage professionnel et attribuées nominativement. Seuls les conducteurs habilités sont autorisés à les utiliser.</w:t>
      </w:r>
    </w:p>
    <w:p w14:paraId="71F7664F" w14:textId="77777777" w:rsidR="00A81020" w:rsidRPr="00031A77" w:rsidRDefault="00000000" w:rsidP="00FC2AB2">
      <w:pPr>
        <w:pStyle w:val="CERESBody"/>
        <w:spacing w:after="80"/>
        <w:jc w:val="both"/>
        <w:rPr>
          <w:lang w:val="fr-FR"/>
        </w:rPr>
      </w:pPr>
      <w:r w:rsidRPr="00031A77">
        <w:rPr>
          <w:lang w:val="fr-FR"/>
        </w:rPr>
        <w:t>Chaque voiture de service dispose d’une carte carburante, conservée dans la boîte à gants. Ces cartes sont réservées aux conducteurs autorisés pour les pleins ou les compléments de carburant.</w:t>
      </w:r>
    </w:p>
    <w:p w14:paraId="3B1CCD86" w14:textId="1FAD4402" w:rsidR="00A81020" w:rsidRPr="00031A77" w:rsidRDefault="00000000" w:rsidP="00FC2AB2">
      <w:pPr>
        <w:pStyle w:val="CERESBody"/>
        <w:spacing w:after="80"/>
        <w:jc w:val="both"/>
        <w:rPr>
          <w:lang w:val="fr-FR"/>
        </w:rPr>
      </w:pPr>
      <w:r w:rsidRPr="00031A77">
        <w:rPr>
          <w:lang w:val="fr-FR"/>
        </w:rPr>
        <w:t xml:space="preserve">Après chaque plein ou complément, le conducteur </w:t>
      </w:r>
      <w:proofErr w:type="gramStart"/>
      <w:r w:rsidR="00A87227" w:rsidRPr="00031A77">
        <w:rPr>
          <w:lang w:val="fr-FR"/>
        </w:rPr>
        <w:t>doit:</w:t>
      </w:r>
      <w:proofErr w:type="gramEnd"/>
    </w:p>
    <w:p w14:paraId="5B056C03" w14:textId="77777777" w:rsidR="00A81020" w:rsidRPr="00031A77" w:rsidRDefault="00000000">
      <w:pPr>
        <w:pStyle w:val="CERESBody"/>
        <w:numPr>
          <w:ilvl w:val="0"/>
          <w:numId w:val="120"/>
        </w:numPr>
        <w:spacing w:after="80"/>
        <w:jc w:val="both"/>
        <w:rPr>
          <w:lang w:val="fr-FR"/>
        </w:rPr>
      </w:pPr>
      <w:r w:rsidRPr="00031A77">
        <w:rPr>
          <w:lang w:val="fr-FR"/>
        </w:rPr>
        <w:t>Photocopier le ticket de carburant,</w:t>
      </w:r>
    </w:p>
    <w:p w14:paraId="7A0DA33A" w14:textId="77777777" w:rsidR="00A81020" w:rsidRPr="00031A77" w:rsidRDefault="00000000">
      <w:pPr>
        <w:pStyle w:val="CERESBody"/>
        <w:numPr>
          <w:ilvl w:val="0"/>
          <w:numId w:val="120"/>
        </w:numPr>
        <w:spacing w:after="80"/>
        <w:jc w:val="both"/>
        <w:rPr>
          <w:lang w:val="fr-FR"/>
        </w:rPr>
      </w:pPr>
      <w:r w:rsidRPr="00031A77">
        <w:rPr>
          <w:lang w:val="fr-FR"/>
        </w:rPr>
        <w:t>Enregistrer l’opération dans le cahier d’enregistrement des cartes carburant auprès du CT (Chargé Technique).</w:t>
      </w:r>
    </w:p>
    <w:p w14:paraId="639D583B" w14:textId="77777777" w:rsidR="00B82D61" w:rsidRPr="00031A77" w:rsidRDefault="00B82D61" w:rsidP="00FC2AB2">
      <w:pPr>
        <w:pStyle w:val="CERESBody"/>
        <w:spacing w:after="80"/>
        <w:ind w:left="720"/>
        <w:jc w:val="both"/>
        <w:rPr>
          <w:lang w:val="fr-FR"/>
        </w:rPr>
      </w:pPr>
    </w:p>
    <w:p w14:paraId="783BD6BC" w14:textId="77C19B5C" w:rsidR="00A81020" w:rsidRPr="00031A77" w:rsidRDefault="00000000" w:rsidP="00FC2AB2">
      <w:pPr>
        <w:pStyle w:val="CERESBody"/>
        <w:spacing w:after="80"/>
        <w:jc w:val="both"/>
        <w:rPr>
          <w:lang w:val="fr-FR"/>
        </w:rPr>
      </w:pPr>
      <w:r w:rsidRPr="00031A77">
        <w:rPr>
          <w:lang w:val="fr-FR"/>
        </w:rPr>
        <w:t xml:space="preserve">Le cahier d’enregistrement doit comporter les informations </w:t>
      </w:r>
      <w:proofErr w:type="gramStart"/>
      <w:r w:rsidR="008017FA" w:rsidRPr="00031A77">
        <w:rPr>
          <w:lang w:val="fr-FR"/>
        </w:rPr>
        <w:t>suivantes:</w:t>
      </w:r>
      <w:proofErr w:type="gramEnd"/>
    </w:p>
    <w:p w14:paraId="2AA9F571" w14:textId="77777777" w:rsidR="00A81020" w:rsidRDefault="00000000">
      <w:pPr>
        <w:pStyle w:val="CERESBody"/>
        <w:numPr>
          <w:ilvl w:val="0"/>
          <w:numId w:val="121"/>
        </w:numPr>
        <w:spacing w:after="80"/>
        <w:jc w:val="both"/>
      </w:pPr>
      <w:proofErr w:type="spellStart"/>
      <w:r>
        <w:t>Immatriculation</w:t>
      </w:r>
      <w:proofErr w:type="spellEnd"/>
      <w:r>
        <w:t xml:space="preserve"> du véhicule</w:t>
      </w:r>
    </w:p>
    <w:p w14:paraId="5539AF5D" w14:textId="77777777" w:rsidR="00A81020" w:rsidRPr="00031A77" w:rsidRDefault="00000000">
      <w:pPr>
        <w:pStyle w:val="CERESBody"/>
        <w:numPr>
          <w:ilvl w:val="0"/>
          <w:numId w:val="121"/>
        </w:numPr>
        <w:spacing w:after="80"/>
        <w:jc w:val="both"/>
        <w:rPr>
          <w:lang w:val="fr-FR"/>
        </w:rPr>
      </w:pPr>
      <w:r w:rsidRPr="00031A77">
        <w:rPr>
          <w:lang w:val="fr-FR"/>
        </w:rPr>
        <w:t>Date et heure dépôt du ticket</w:t>
      </w:r>
    </w:p>
    <w:p w14:paraId="21096F49" w14:textId="77777777" w:rsidR="00A81020" w:rsidRDefault="00000000">
      <w:pPr>
        <w:pStyle w:val="CERESBody"/>
        <w:numPr>
          <w:ilvl w:val="0"/>
          <w:numId w:val="121"/>
        </w:numPr>
        <w:spacing w:after="80"/>
        <w:jc w:val="both"/>
      </w:pPr>
      <w:proofErr w:type="spellStart"/>
      <w:r>
        <w:t>Kilométrage</w:t>
      </w:r>
      <w:proofErr w:type="spellEnd"/>
      <w:r>
        <w:t xml:space="preserve"> avant le plein</w:t>
      </w:r>
    </w:p>
    <w:p w14:paraId="01FEF799" w14:textId="77777777" w:rsidR="00A81020" w:rsidRDefault="00000000">
      <w:pPr>
        <w:pStyle w:val="CERESBody"/>
        <w:numPr>
          <w:ilvl w:val="0"/>
          <w:numId w:val="121"/>
        </w:numPr>
        <w:spacing w:after="80"/>
        <w:jc w:val="both"/>
      </w:pPr>
      <w:proofErr w:type="spellStart"/>
      <w:r>
        <w:t>Kilométrage</w:t>
      </w:r>
      <w:proofErr w:type="spellEnd"/>
      <w:r>
        <w:t xml:space="preserve"> </w:t>
      </w:r>
      <w:proofErr w:type="spellStart"/>
      <w:r>
        <w:t>actuel</w:t>
      </w:r>
      <w:proofErr w:type="spellEnd"/>
    </w:p>
    <w:p w14:paraId="2D6D6547" w14:textId="77777777" w:rsidR="00A81020" w:rsidRDefault="00000000">
      <w:pPr>
        <w:pStyle w:val="CERESBody"/>
        <w:numPr>
          <w:ilvl w:val="0"/>
          <w:numId w:val="121"/>
        </w:numPr>
        <w:spacing w:after="80"/>
        <w:jc w:val="both"/>
      </w:pPr>
      <w:proofErr w:type="spellStart"/>
      <w:r>
        <w:t>Solde</w:t>
      </w:r>
      <w:proofErr w:type="spellEnd"/>
      <w:r>
        <w:t xml:space="preserve"> de la carte carburant</w:t>
      </w:r>
    </w:p>
    <w:p w14:paraId="58D30D37" w14:textId="77777777" w:rsidR="00A81020" w:rsidRDefault="00000000">
      <w:pPr>
        <w:pStyle w:val="CERESBody"/>
        <w:numPr>
          <w:ilvl w:val="0"/>
          <w:numId w:val="121"/>
        </w:numPr>
        <w:spacing w:after="80"/>
        <w:jc w:val="both"/>
      </w:pPr>
      <w:proofErr w:type="spellStart"/>
      <w:r>
        <w:t>Montant</w:t>
      </w:r>
      <w:proofErr w:type="spellEnd"/>
      <w:r>
        <w:t xml:space="preserve"> </w:t>
      </w:r>
      <w:proofErr w:type="spellStart"/>
      <w:r>
        <w:t>débité</w:t>
      </w:r>
      <w:proofErr w:type="spellEnd"/>
    </w:p>
    <w:p w14:paraId="33AEDF35" w14:textId="77777777" w:rsidR="00A81020" w:rsidRDefault="00000000">
      <w:pPr>
        <w:pStyle w:val="CERESBody"/>
        <w:numPr>
          <w:ilvl w:val="0"/>
          <w:numId w:val="121"/>
        </w:numPr>
        <w:spacing w:after="80"/>
        <w:jc w:val="both"/>
      </w:pPr>
      <w:r>
        <w:t xml:space="preserve">Signature du </w:t>
      </w:r>
      <w:proofErr w:type="spellStart"/>
      <w:r>
        <w:t>conducteur</w:t>
      </w:r>
      <w:proofErr w:type="spellEnd"/>
    </w:p>
    <w:p w14:paraId="56B5C121" w14:textId="77777777" w:rsidR="00A81020" w:rsidRPr="00031A77" w:rsidRDefault="00000000">
      <w:pPr>
        <w:pStyle w:val="CERESBody"/>
        <w:numPr>
          <w:ilvl w:val="0"/>
          <w:numId w:val="121"/>
        </w:numPr>
        <w:spacing w:after="80"/>
        <w:jc w:val="both"/>
        <w:rPr>
          <w:lang w:val="fr-FR"/>
        </w:rPr>
      </w:pPr>
      <w:r w:rsidRPr="00031A77">
        <w:rPr>
          <w:lang w:val="fr-FR"/>
        </w:rPr>
        <w:t>Signature du représentant du service Administratif et Logistique</w:t>
      </w:r>
    </w:p>
    <w:p w14:paraId="15BEF6C4" w14:textId="3AC08DE4" w:rsidR="00A81020" w:rsidRPr="00031A77" w:rsidRDefault="00000000" w:rsidP="00FC2AB2">
      <w:pPr>
        <w:pStyle w:val="CERESBody"/>
        <w:spacing w:after="80"/>
        <w:jc w:val="both"/>
        <w:rPr>
          <w:lang w:val="fr-FR"/>
        </w:rPr>
      </w:pPr>
      <w:r w:rsidRPr="00031A77">
        <w:rPr>
          <w:lang w:val="fr-FR"/>
        </w:rPr>
        <w:t xml:space="preserve">Le Chargé Technique (CT) est chargé </w:t>
      </w:r>
      <w:proofErr w:type="gramStart"/>
      <w:r w:rsidR="008017FA" w:rsidRPr="00031A77">
        <w:rPr>
          <w:lang w:val="fr-FR"/>
        </w:rPr>
        <w:t>de:</w:t>
      </w:r>
      <w:proofErr w:type="gramEnd"/>
    </w:p>
    <w:p w14:paraId="5A0D86A2" w14:textId="77777777" w:rsidR="00A81020" w:rsidRPr="00031A77" w:rsidRDefault="00000000">
      <w:pPr>
        <w:pStyle w:val="CERESBody"/>
        <w:numPr>
          <w:ilvl w:val="0"/>
          <w:numId w:val="122"/>
        </w:numPr>
        <w:spacing w:after="80"/>
        <w:jc w:val="both"/>
        <w:rPr>
          <w:lang w:val="fr-FR"/>
        </w:rPr>
      </w:pPr>
      <w:r w:rsidRPr="00031A77">
        <w:rPr>
          <w:lang w:val="fr-FR"/>
        </w:rPr>
        <w:t>Assurer le réapprovisionnement des cartes carburant TOTAL.</w:t>
      </w:r>
    </w:p>
    <w:p w14:paraId="53F2CEFD" w14:textId="77777777" w:rsidR="00A81020" w:rsidRPr="00031A77" w:rsidRDefault="00000000">
      <w:pPr>
        <w:pStyle w:val="CERESBody"/>
        <w:numPr>
          <w:ilvl w:val="0"/>
          <w:numId w:val="122"/>
        </w:numPr>
        <w:spacing w:after="80"/>
        <w:jc w:val="both"/>
        <w:rPr>
          <w:lang w:val="fr-FR"/>
        </w:rPr>
      </w:pPr>
      <w:r w:rsidRPr="00031A77">
        <w:rPr>
          <w:lang w:val="fr-FR"/>
        </w:rPr>
        <w:t>Suivre la consommation de carburant, à partir des tickets de ravitaillement fournis par TOTAL.</w:t>
      </w:r>
    </w:p>
    <w:p w14:paraId="24FBAD75" w14:textId="77777777" w:rsidR="00A81020" w:rsidRPr="00031A77" w:rsidRDefault="00000000">
      <w:pPr>
        <w:pStyle w:val="CERESBody"/>
        <w:numPr>
          <w:ilvl w:val="0"/>
          <w:numId w:val="122"/>
        </w:numPr>
        <w:spacing w:after="80"/>
        <w:jc w:val="both"/>
        <w:rPr>
          <w:lang w:val="fr-FR"/>
        </w:rPr>
      </w:pPr>
      <w:r w:rsidRPr="00031A77">
        <w:rPr>
          <w:lang w:val="fr-FR"/>
        </w:rPr>
        <w:lastRenderedPageBreak/>
        <w:t>Chaque ravitaillement doit être effectué en remplissant complètement le réservoir du véhicule.</w:t>
      </w:r>
    </w:p>
    <w:p w14:paraId="663A2A68" w14:textId="77777777" w:rsidR="00A81020" w:rsidRPr="00031A77" w:rsidRDefault="00000000">
      <w:pPr>
        <w:pStyle w:val="CERESBody"/>
        <w:numPr>
          <w:ilvl w:val="0"/>
          <w:numId w:val="122"/>
        </w:numPr>
        <w:spacing w:after="80"/>
        <w:jc w:val="both"/>
        <w:rPr>
          <w:lang w:val="fr-FR"/>
        </w:rPr>
      </w:pPr>
      <w:r w:rsidRPr="00031A77">
        <w:rPr>
          <w:lang w:val="fr-FR"/>
        </w:rPr>
        <w:t>Les conducteurs doivent remettre le ticket de carburant au Chargé Technique (CT) dans un délai maximal de 7 jours après le ravitaillement.</w:t>
      </w:r>
    </w:p>
    <w:p w14:paraId="6079CDDE" w14:textId="77777777" w:rsidR="00A81020" w:rsidRPr="00031A77" w:rsidRDefault="00000000">
      <w:pPr>
        <w:pStyle w:val="CERESBody"/>
        <w:numPr>
          <w:ilvl w:val="0"/>
          <w:numId w:val="122"/>
        </w:numPr>
        <w:spacing w:after="80"/>
        <w:jc w:val="both"/>
        <w:rPr>
          <w:lang w:val="fr-FR"/>
        </w:rPr>
      </w:pPr>
      <w:r w:rsidRPr="00031A77">
        <w:rPr>
          <w:lang w:val="fr-FR"/>
        </w:rPr>
        <w:t>Pour les chauffeurs, la remise du ticket est obligatoire le jour même de l’opération.</w:t>
      </w:r>
    </w:p>
    <w:p w14:paraId="3BDBA1AE" w14:textId="334DF44D" w:rsidR="00A81020" w:rsidRDefault="00000000" w:rsidP="00FC2AB2">
      <w:pPr>
        <w:pStyle w:val="CERESBody"/>
        <w:spacing w:after="80"/>
        <w:jc w:val="both"/>
      </w:pPr>
      <w:r>
        <w:t xml:space="preserve">Le CT est </w:t>
      </w:r>
      <w:proofErr w:type="spellStart"/>
      <w:r w:rsidR="00E26F72">
        <w:t>responsable</w:t>
      </w:r>
      <w:proofErr w:type="spellEnd"/>
      <w:r w:rsidR="00E26F72">
        <w:t>:</w:t>
      </w:r>
    </w:p>
    <w:p w14:paraId="73D6567E" w14:textId="77777777" w:rsidR="00A81020" w:rsidRPr="00031A77" w:rsidRDefault="00000000">
      <w:pPr>
        <w:pStyle w:val="CERESBody"/>
        <w:numPr>
          <w:ilvl w:val="0"/>
          <w:numId w:val="123"/>
        </w:numPr>
        <w:spacing w:after="80"/>
        <w:jc w:val="both"/>
        <w:rPr>
          <w:lang w:val="fr-FR"/>
        </w:rPr>
      </w:pPr>
      <w:r w:rsidRPr="00031A77">
        <w:rPr>
          <w:lang w:val="fr-FR"/>
        </w:rPr>
        <w:t>De mettre à jour le fichier de suivi carburant,</w:t>
      </w:r>
    </w:p>
    <w:p w14:paraId="00C10827" w14:textId="77777777" w:rsidR="00A81020" w:rsidRPr="00031A77" w:rsidRDefault="00000000">
      <w:pPr>
        <w:pStyle w:val="CERESBody"/>
        <w:numPr>
          <w:ilvl w:val="0"/>
          <w:numId w:val="123"/>
        </w:numPr>
        <w:spacing w:after="80"/>
        <w:jc w:val="both"/>
        <w:rPr>
          <w:lang w:val="fr-FR"/>
        </w:rPr>
      </w:pPr>
      <w:r w:rsidRPr="00031A77">
        <w:rPr>
          <w:lang w:val="fr-FR"/>
        </w:rPr>
        <w:t>D’analyser les consommations par véhicule,</w:t>
      </w:r>
    </w:p>
    <w:p w14:paraId="086274B2" w14:textId="77777777" w:rsidR="00A81020" w:rsidRPr="00031A77" w:rsidRDefault="00000000">
      <w:pPr>
        <w:pStyle w:val="CERESBody"/>
        <w:numPr>
          <w:ilvl w:val="0"/>
          <w:numId w:val="123"/>
        </w:numPr>
        <w:spacing w:after="80"/>
        <w:jc w:val="both"/>
        <w:rPr>
          <w:lang w:val="fr-FR"/>
        </w:rPr>
      </w:pPr>
      <w:r w:rsidRPr="00031A77">
        <w:rPr>
          <w:lang w:val="fr-FR"/>
        </w:rPr>
        <w:t>Et d’archiver les tickets de manière systématique.</w:t>
      </w:r>
    </w:p>
    <w:p w14:paraId="442390CE" w14:textId="77777777" w:rsidR="00A81020" w:rsidRPr="00031A77" w:rsidRDefault="00000000">
      <w:pPr>
        <w:pStyle w:val="CERESBody"/>
        <w:numPr>
          <w:ilvl w:val="0"/>
          <w:numId w:val="123"/>
        </w:numPr>
        <w:spacing w:after="80"/>
        <w:jc w:val="both"/>
        <w:rPr>
          <w:lang w:val="fr-FR"/>
        </w:rPr>
      </w:pPr>
      <w:r w:rsidRPr="00031A77">
        <w:rPr>
          <w:lang w:val="fr-FR"/>
        </w:rPr>
        <w:t>Tout véhicule dont le compteur kilométrique est défectueux ne peut circuler qu’avec une autorisation spéciale délivrée par le Service Logistique ou le DPR.</w:t>
      </w:r>
    </w:p>
    <w:p w14:paraId="23770066" w14:textId="77777777" w:rsidR="00A81020" w:rsidRPr="00031A77" w:rsidRDefault="00000000">
      <w:pPr>
        <w:pStyle w:val="CERESBody"/>
        <w:numPr>
          <w:ilvl w:val="0"/>
          <w:numId w:val="123"/>
        </w:numPr>
        <w:spacing w:after="80"/>
        <w:jc w:val="both"/>
        <w:rPr>
          <w:lang w:val="fr-FR"/>
        </w:rPr>
      </w:pPr>
      <w:r w:rsidRPr="00031A77">
        <w:rPr>
          <w:lang w:val="fr-FR"/>
        </w:rPr>
        <w:t>Toute manipulation non autorisée du câble ou système de comptage kilométrique sera considérée comme une faute professionnelle grave et fera l’objet de mesures disciplinaires.</w:t>
      </w:r>
    </w:p>
    <w:p w14:paraId="275704D9" w14:textId="77777777" w:rsidR="00A81020" w:rsidRPr="00031A77" w:rsidRDefault="00000000" w:rsidP="00FC2AB2">
      <w:pPr>
        <w:pStyle w:val="CERESBody"/>
        <w:spacing w:after="80"/>
        <w:jc w:val="both"/>
        <w:rPr>
          <w:b/>
          <w:bCs/>
          <w:u w:val="single"/>
          <w:lang w:val="fr-FR"/>
        </w:rPr>
      </w:pPr>
      <w:r w:rsidRPr="00031A77">
        <w:rPr>
          <w:b/>
          <w:bCs/>
          <w:u w:val="single"/>
          <w:lang w:val="fr-FR"/>
        </w:rPr>
        <w:t>Acquisition d’un véhicule</w:t>
      </w:r>
    </w:p>
    <w:p w14:paraId="5061D0B9" w14:textId="77777777" w:rsidR="00A81020" w:rsidRPr="00031A77" w:rsidRDefault="00000000" w:rsidP="00FC2AB2">
      <w:pPr>
        <w:pStyle w:val="CERESBody"/>
        <w:spacing w:after="80"/>
        <w:jc w:val="both"/>
        <w:rPr>
          <w:lang w:val="fr-FR"/>
        </w:rPr>
      </w:pPr>
      <w:r w:rsidRPr="00031A77">
        <w:rPr>
          <w:lang w:val="fr-FR"/>
        </w:rPr>
        <w:t>Compte tenu des spécificités opérationnelles du Programme CERES, tout achat de véhicules (voiture ou moto) doit respecter les procédures d’acquisition en vigueur. Les véhicules devront obligatoirement être neufs et fournis par un concessionnaire agréé.</w:t>
      </w:r>
    </w:p>
    <w:p w14:paraId="53912585" w14:textId="0079194D" w:rsidR="00A81020" w:rsidRPr="00031A77" w:rsidRDefault="00000000" w:rsidP="00FC2AB2">
      <w:pPr>
        <w:pStyle w:val="CERESBody"/>
        <w:spacing w:after="80"/>
        <w:jc w:val="both"/>
        <w:rPr>
          <w:b/>
          <w:bCs/>
          <w:u w:val="single"/>
          <w:lang w:val="fr-FR"/>
        </w:rPr>
      </w:pPr>
      <w:r w:rsidRPr="00031A77">
        <w:rPr>
          <w:b/>
          <w:bCs/>
          <w:u w:val="single"/>
          <w:lang w:val="fr-FR"/>
        </w:rPr>
        <w:t xml:space="preserve">Accès à l’utilisation des locaux et salles, archivage de double de </w:t>
      </w:r>
      <w:proofErr w:type="gramStart"/>
      <w:r w:rsidR="00FC2AB2" w:rsidRPr="00031A77">
        <w:rPr>
          <w:b/>
          <w:bCs/>
          <w:u w:val="single"/>
          <w:lang w:val="fr-FR"/>
        </w:rPr>
        <w:t>clés:</w:t>
      </w:r>
      <w:proofErr w:type="gramEnd"/>
    </w:p>
    <w:p w14:paraId="025930C4" w14:textId="77777777" w:rsidR="00A81020" w:rsidRPr="00E26F72" w:rsidRDefault="00000000" w:rsidP="00FC2AB2">
      <w:pPr>
        <w:pStyle w:val="CERESBody"/>
        <w:spacing w:after="80"/>
        <w:jc w:val="both"/>
        <w:rPr>
          <w:b/>
          <w:bCs/>
          <w:u w:val="single"/>
        </w:rPr>
      </w:pPr>
      <w:proofErr w:type="spellStart"/>
      <w:r w:rsidRPr="00E26F72">
        <w:rPr>
          <w:b/>
          <w:bCs/>
          <w:u w:val="single"/>
        </w:rPr>
        <w:t>Archivage</w:t>
      </w:r>
      <w:proofErr w:type="spellEnd"/>
      <w:r w:rsidRPr="00E26F72">
        <w:rPr>
          <w:b/>
          <w:bCs/>
          <w:u w:val="single"/>
        </w:rPr>
        <w:t xml:space="preserve"> et </w:t>
      </w:r>
      <w:proofErr w:type="spellStart"/>
      <w:r w:rsidRPr="00E26F72">
        <w:rPr>
          <w:b/>
          <w:bCs/>
          <w:u w:val="single"/>
        </w:rPr>
        <w:t>responsabilités</w:t>
      </w:r>
      <w:proofErr w:type="spellEnd"/>
    </w:p>
    <w:p w14:paraId="32B093B0" w14:textId="77777777" w:rsidR="00A81020" w:rsidRPr="00031A77" w:rsidRDefault="00000000">
      <w:pPr>
        <w:pStyle w:val="CERESBody"/>
        <w:numPr>
          <w:ilvl w:val="0"/>
          <w:numId w:val="124"/>
        </w:numPr>
        <w:spacing w:after="80"/>
        <w:jc w:val="both"/>
        <w:rPr>
          <w:lang w:val="fr-FR"/>
        </w:rPr>
      </w:pPr>
      <w:r w:rsidRPr="00031A77">
        <w:rPr>
          <w:lang w:val="fr-FR"/>
        </w:rPr>
        <w:t>Le Service Logistique est responsable de l’archivage sécurisé des doubles de clés pour l’ensemble des locaux du Campus.</w:t>
      </w:r>
    </w:p>
    <w:p w14:paraId="3B1EA187" w14:textId="77777777" w:rsidR="00A81020" w:rsidRPr="00031A77" w:rsidRDefault="00000000">
      <w:pPr>
        <w:pStyle w:val="CERESBody"/>
        <w:numPr>
          <w:ilvl w:val="0"/>
          <w:numId w:val="124"/>
        </w:numPr>
        <w:spacing w:after="80"/>
        <w:jc w:val="both"/>
        <w:rPr>
          <w:lang w:val="fr-FR"/>
        </w:rPr>
      </w:pPr>
      <w:r w:rsidRPr="00031A77">
        <w:rPr>
          <w:lang w:val="fr-FR"/>
        </w:rPr>
        <w:t>En cas d'absence du Chargé Technique (CT), le Responsable Administratif et Logistique (RAL) assure son intérim et prend en charge l'ensemble de ses responsabilités, notamment la gestion des clés et la mise à jour du cahier de suivi.</w:t>
      </w:r>
    </w:p>
    <w:p w14:paraId="212799AD" w14:textId="77777777" w:rsidR="00A81020" w:rsidRPr="00031A77" w:rsidRDefault="00000000">
      <w:pPr>
        <w:pStyle w:val="CERESBody"/>
        <w:numPr>
          <w:ilvl w:val="0"/>
          <w:numId w:val="124"/>
        </w:numPr>
        <w:spacing w:after="80"/>
        <w:jc w:val="both"/>
        <w:rPr>
          <w:lang w:val="fr-FR"/>
        </w:rPr>
      </w:pPr>
      <w:r w:rsidRPr="00031A77">
        <w:rPr>
          <w:lang w:val="fr-FR"/>
        </w:rPr>
        <w:t>Un inventaire semestriel de toutes les clés (originales et doubles) est effectué par les Responsables de Centres, en collaboration avec le Chargé Technique (CT),</w:t>
      </w:r>
    </w:p>
    <w:p w14:paraId="073F4F54" w14:textId="77777777" w:rsidR="00A81020" w:rsidRPr="00031A77" w:rsidRDefault="00000000">
      <w:pPr>
        <w:pStyle w:val="CERESBody"/>
        <w:numPr>
          <w:ilvl w:val="0"/>
          <w:numId w:val="124"/>
        </w:numPr>
        <w:spacing w:after="80"/>
        <w:jc w:val="both"/>
        <w:rPr>
          <w:lang w:val="fr-FR"/>
        </w:rPr>
      </w:pPr>
      <w:r w:rsidRPr="00031A77">
        <w:rPr>
          <w:lang w:val="fr-FR"/>
        </w:rPr>
        <w:t>Chaque Chef de Centre ou Chef de Service est responsable des clés de son propre espace (centre ou service).</w:t>
      </w:r>
    </w:p>
    <w:p w14:paraId="22D2F5F3" w14:textId="77777777" w:rsidR="00A81020" w:rsidRPr="00031A77" w:rsidRDefault="00000000">
      <w:pPr>
        <w:pStyle w:val="CERESBody"/>
        <w:numPr>
          <w:ilvl w:val="0"/>
          <w:numId w:val="124"/>
        </w:numPr>
        <w:spacing w:after="80"/>
        <w:jc w:val="both"/>
        <w:rPr>
          <w:lang w:val="fr-FR"/>
        </w:rPr>
      </w:pPr>
      <w:r w:rsidRPr="00031A77">
        <w:rPr>
          <w:lang w:val="fr-FR"/>
        </w:rPr>
        <w:t>Le CT assure la gestion et la garde des clés des autres locaux du Campus, pour lesquels aucun collaborateur n’a été désigné responsable.</w:t>
      </w:r>
    </w:p>
    <w:p w14:paraId="12323A1B" w14:textId="77777777" w:rsidR="00A81020" w:rsidRPr="00E26F72" w:rsidRDefault="00000000" w:rsidP="00FC2AB2">
      <w:pPr>
        <w:pStyle w:val="CERESBody"/>
        <w:spacing w:after="80"/>
        <w:jc w:val="both"/>
        <w:rPr>
          <w:b/>
          <w:bCs/>
          <w:u w:val="single"/>
        </w:rPr>
      </w:pPr>
      <w:proofErr w:type="spellStart"/>
      <w:r w:rsidRPr="00E26F72">
        <w:rPr>
          <w:b/>
          <w:bCs/>
          <w:u w:val="single"/>
        </w:rPr>
        <w:t>Réservation</w:t>
      </w:r>
      <w:proofErr w:type="spellEnd"/>
      <w:r w:rsidRPr="00E26F72">
        <w:rPr>
          <w:b/>
          <w:bCs/>
          <w:u w:val="single"/>
        </w:rPr>
        <w:t xml:space="preserve"> des salles</w:t>
      </w:r>
    </w:p>
    <w:p w14:paraId="2BEBD495" w14:textId="1E21DD99" w:rsidR="00A81020" w:rsidRPr="00031A77" w:rsidRDefault="00000000">
      <w:pPr>
        <w:pStyle w:val="CERESBody"/>
        <w:numPr>
          <w:ilvl w:val="0"/>
          <w:numId w:val="125"/>
        </w:numPr>
        <w:spacing w:after="80"/>
        <w:jc w:val="both"/>
        <w:rPr>
          <w:lang w:val="fr-FR"/>
        </w:rPr>
      </w:pPr>
      <w:r w:rsidRPr="00031A77">
        <w:rPr>
          <w:lang w:val="fr-FR"/>
        </w:rPr>
        <w:t xml:space="preserve">Les réservations de salle se font via le fichier en </w:t>
      </w:r>
      <w:r w:rsidR="00311925" w:rsidRPr="00031A77">
        <w:rPr>
          <w:lang w:val="fr-FR"/>
        </w:rPr>
        <w:t xml:space="preserve">ligne </w:t>
      </w:r>
      <w:r w:rsidR="00215155" w:rsidRPr="007922E2">
        <w:rPr>
          <w:rFonts w:cs="Calibri"/>
          <w:noProof/>
          <w:sz w:val="24"/>
        </w:rPr>
        <w:drawing>
          <wp:inline distT="0" distB="0" distL="0" distR="0" wp14:anchorId="143EF872" wp14:editId="4ECDFA4A">
            <wp:extent cx="152400" cy="152400"/>
            <wp:effectExtent l="0" t="0" r="0" b="0"/>
            <wp:docPr id="821062073" name="Picture 82106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hyperlink r:id="rId14">
        <w:r w:rsidR="00215155" w:rsidRPr="00031A77">
          <w:rPr>
            <w:rFonts w:eastAsia="Aptos" w:cs="Calibri"/>
            <w:color w:val="0000FF"/>
            <w:sz w:val="24"/>
            <w:u w:val="single"/>
            <w:lang w:val="fr-FR"/>
          </w:rPr>
          <w:t>24 10 16_planning salle 2025.xlsx</w:t>
        </w:r>
      </w:hyperlink>
    </w:p>
    <w:p w14:paraId="11472981" w14:textId="77777777" w:rsidR="00A81020" w:rsidRPr="00031A77" w:rsidRDefault="00000000">
      <w:pPr>
        <w:pStyle w:val="CERESBody"/>
        <w:numPr>
          <w:ilvl w:val="0"/>
          <w:numId w:val="125"/>
        </w:numPr>
        <w:spacing w:after="80"/>
        <w:jc w:val="both"/>
        <w:rPr>
          <w:lang w:val="fr-FR"/>
        </w:rPr>
      </w:pPr>
      <w:r w:rsidRPr="00031A77">
        <w:rPr>
          <w:lang w:val="fr-FR"/>
        </w:rPr>
        <w:t>Toute demande de réservation doit être envoyée par mail, au minimum une semaine à l’avance, afin de garantir une organisation logistique efficace.</w:t>
      </w:r>
    </w:p>
    <w:p w14:paraId="720FF760" w14:textId="77777777" w:rsidR="00A81020" w:rsidRPr="00031A77" w:rsidRDefault="00000000">
      <w:pPr>
        <w:pStyle w:val="CERESBody"/>
        <w:numPr>
          <w:ilvl w:val="0"/>
          <w:numId w:val="125"/>
        </w:numPr>
        <w:spacing w:after="80"/>
        <w:jc w:val="both"/>
        <w:rPr>
          <w:lang w:val="fr-FR"/>
        </w:rPr>
      </w:pPr>
      <w:r w:rsidRPr="00031A77">
        <w:rPr>
          <w:lang w:val="fr-FR"/>
        </w:rPr>
        <w:t>Seules les personnes autorisées (salariés, formateurs, éducateurs) peuvent accéder aux salles, dans le cadre exclusif de leurs missions professionnelles au sein du Programme CERES.</w:t>
      </w:r>
    </w:p>
    <w:p w14:paraId="699222F2" w14:textId="77777777" w:rsidR="00A81020" w:rsidRPr="00031A77" w:rsidRDefault="00000000">
      <w:pPr>
        <w:pStyle w:val="CERESBody"/>
        <w:numPr>
          <w:ilvl w:val="0"/>
          <w:numId w:val="125"/>
        </w:numPr>
        <w:spacing w:after="80"/>
        <w:jc w:val="both"/>
        <w:rPr>
          <w:lang w:val="fr-FR"/>
        </w:rPr>
      </w:pPr>
      <w:r w:rsidRPr="00031A77">
        <w:rPr>
          <w:lang w:val="fr-FR"/>
        </w:rPr>
        <w:lastRenderedPageBreak/>
        <w:t>Le Programme CERES met également à disposition des salles destinées à la location externe. Les locataires doivent impérativement respecter les consignes spécifiques liées à l’usage de ces espaces.</w:t>
      </w:r>
    </w:p>
    <w:p w14:paraId="26538E88" w14:textId="77777777" w:rsidR="00A81020" w:rsidRPr="00031A77" w:rsidRDefault="00000000" w:rsidP="00FC2AB2">
      <w:pPr>
        <w:pStyle w:val="CERESBody"/>
        <w:spacing w:after="80"/>
        <w:jc w:val="both"/>
        <w:rPr>
          <w:b/>
          <w:bCs/>
          <w:u w:val="single"/>
          <w:lang w:val="fr-FR"/>
        </w:rPr>
      </w:pPr>
      <w:r w:rsidRPr="00031A77">
        <w:rPr>
          <w:b/>
          <w:bCs/>
          <w:u w:val="single"/>
          <w:lang w:val="fr-FR"/>
        </w:rPr>
        <w:t>Suivi des clés</w:t>
      </w:r>
    </w:p>
    <w:p w14:paraId="6E8FD178" w14:textId="5D513209" w:rsidR="00A81020" w:rsidRPr="00031A77" w:rsidRDefault="00000000" w:rsidP="00FC2AB2">
      <w:pPr>
        <w:pStyle w:val="CERESBody"/>
        <w:spacing w:after="80"/>
        <w:jc w:val="both"/>
        <w:rPr>
          <w:lang w:val="fr-FR"/>
        </w:rPr>
      </w:pPr>
      <w:r w:rsidRPr="00031A77">
        <w:rPr>
          <w:lang w:val="fr-FR"/>
        </w:rPr>
        <w:t xml:space="preserve">Le CT tient à jour un cahier de suivi des clés, mentionnant </w:t>
      </w:r>
      <w:proofErr w:type="gramStart"/>
      <w:r w:rsidR="00215155" w:rsidRPr="00031A77">
        <w:rPr>
          <w:lang w:val="fr-FR"/>
        </w:rPr>
        <w:t>systématiquement:</w:t>
      </w:r>
      <w:proofErr w:type="gramEnd"/>
    </w:p>
    <w:p w14:paraId="1E63CF2C" w14:textId="77777777" w:rsidR="00A81020" w:rsidRPr="00031A77" w:rsidRDefault="00000000">
      <w:pPr>
        <w:pStyle w:val="CERESBody"/>
        <w:numPr>
          <w:ilvl w:val="0"/>
          <w:numId w:val="126"/>
        </w:numPr>
        <w:spacing w:after="80"/>
        <w:jc w:val="both"/>
        <w:rPr>
          <w:lang w:val="fr-FR"/>
        </w:rPr>
      </w:pPr>
      <w:r w:rsidRPr="00031A77">
        <w:rPr>
          <w:lang w:val="fr-FR"/>
        </w:rPr>
        <w:t>Le nom du collaborateur ayant retiré la clé</w:t>
      </w:r>
    </w:p>
    <w:p w14:paraId="760F9815" w14:textId="77777777" w:rsidR="00A81020" w:rsidRDefault="00000000">
      <w:pPr>
        <w:pStyle w:val="CERESBody"/>
        <w:numPr>
          <w:ilvl w:val="0"/>
          <w:numId w:val="126"/>
        </w:numPr>
        <w:spacing w:after="80"/>
        <w:jc w:val="both"/>
      </w:pPr>
      <w:r>
        <w:t xml:space="preserve">La salle </w:t>
      </w:r>
      <w:proofErr w:type="spellStart"/>
      <w:r>
        <w:t>concernée</w:t>
      </w:r>
      <w:proofErr w:type="spellEnd"/>
    </w:p>
    <w:p w14:paraId="4F4A5A4F" w14:textId="77777777" w:rsidR="00A81020" w:rsidRPr="00031A77" w:rsidRDefault="00000000">
      <w:pPr>
        <w:pStyle w:val="CERESBody"/>
        <w:numPr>
          <w:ilvl w:val="0"/>
          <w:numId w:val="126"/>
        </w:numPr>
        <w:spacing w:after="80"/>
        <w:jc w:val="both"/>
        <w:rPr>
          <w:lang w:val="fr-FR"/>
        </w:rPr>
      </w:pPr>
      <w:r w:rsidRPr="00031A77">
        <w:rPr>
          <w:lang w:val="fr-FR"/>
        </w:rPr>
        <w:t>La date et l’heure de retrait</w:t>
      </w:r>
    </w:p>
    <w:p w14:paraId="72776C20" w14:textId="77777777" w:rsidR="00A81020" w:rsidRPr="00031A77" w:rsidRDefault="00000000">
      <w:pPr>
        <w:pStyle w:val="CERESBody"/>
        <w:numPr>
          <w:ilvl w:val="0"/>
          <w:numId w:val="126"/>
        </w:numPr>
        <w:spacing w:after="80"/>
        <w:jc w:val="both"/>
        <w:rPr>
          <w:lang w:val="fr-FR"/>
        </w:rPr>
      </w:pPr>
      <w:r w:rsidRPr="00031A77">
        <w:rPr>
          <w:lang w:val="fr-FR"/>
        </w:rPr>
        <w:t>La date et l’heure de restitution</w:t>
      </w:r>
    </w:p>
    <w:p w14:paraId="6A7C0940" w14:textId="77777777" w:rsidR="00A81020" w:rsidRDefault="00000000">
      <w:pPr>
        <w:pStyle w:val="CERESBody"/>
        <w:numPr>
          <w:ilvl w:val="0"/>
          <w:numId w:val="126"/>
        </w:numPr>
        <w:spacing w:after="80"/>
        <w:jc w:val="both"/>
      </w:pPr>
      <w:r>
        <w:t xml:space="preserve">La signature du </w:t>
      </w:r>
      <w:proofErr w:type="spellStart"/>
      <w:r>
        <w:t>collaborateur</w:t>
      </w:r>
      <w:proofErr w:type="spellEnd"/>
    </w:p>
    <w:p w14:paraId="337BBF62" w14:textId="77777777" w:rsidR="00A81020" w:rsidRPr="00031A77" w:rsidRDefault="00000000">
      <w:pPr>
        <w:pStyle w:val="CERESBody"/>
        <w:numPr>
          <w:ilvl w:val="0"/>
          <w:numId w:val="126"/>
        </w:numPr>
        <w:spacing w:after="80"/>
        <w:jc w:val="both"/>
        <w:rPr>
          <w:lang w:val="fr-FR"/>
        </w:rPr>
      </w:pPr>
      <w:r w:rsidRPr="00031A77">
        <w:rPr>
          <w:lang w:val="fr-FR"/>
        </w:rPr>
        <w:t>La signature du CT lors de la restitution</w:t>
      </w:r>
    </w:p>
    <w:p w14:paraId="2D69D1FE" w14:textId="77777777" w:rsidR="00A81020" w:rsidRPr="00031A77" w:rsidRDefault="00000000">
      <w:pPr>
        <w:pStyle w:val="CERESBody"/>
        <w:numPr>
          <w:ilvl w:val="0"/>
          <w:numId w:val="126"/>
        </w:numPr>
        <w:spacing w:after="80"/>
        <w:jc w:val="both"/>
        <w:rPr>
          <w:lang w:val="fr-FR"/>
        </w:rPr>
      </w:pPr>
      <w:r w:rsidRPr="00031A77">
        <w:rPr>
          <w:lang w:val="fr-FR"/>
        </w:rPr>
        <w:t>Le collaborateur ayant retiré la clé est personnellement responsable de la salle jusqu’à sa restitution complète.</w:t>
      </w:r>
    </w:p>
    <w:p w14:paraId="4FA9CA60" w14:textId="77777777" w:rsidR="00A81020" w:rsidRPr="00031A77" w:rsidRDefault="00000000">
      <w:pPr>
        <w:pStyle w:val="CERESBody"/>
        <w:numPr>
          <w:ilvl w:val="0"/>
          <w:numId w:val="126"/>
        </w:numPr>
        <w:spacing w:after="80"/>
        <w:jc w:val="both"/>
        <w:rPr>
          <w:lang w:val="fr-FR"/>
        </w:rPr>
      </w:pPr>
      <w:r w:rsidRPr="00031A77">
        <w:rPr>
          <w:lang w:val="fr-FR"/>
        </w:rPr>
        <w:t>La restitution de la clé se fait directement au CT, avec enregistrement immédiat dans le cahier de suivi.</w:t>
      </w:r>
    </w:p>
    <w:p w14:paraId="3FC59B31" w14:textId="23485FFC" w:rsidR="00A81020" w:rsidRPr="00031A77" w:rsidRDefault="00000000" w:rsidP="002D6959">
      <w:pPr>
        <w:pStyle w:val="Titre3"/>
        <w:rPr>
          <w:lang w:val="fr-FR"/>
        </w:rPr>
      </w:pPr>
      <w:bookmarkStart w:id="340" w:name="_Toc223448290"/>
      <w:r w:rsidRPr="00031A77">
        <w:rPr>
          <w:lang w:val="fr-FR"/>
        </w:rPr>
        <w:t>Procédure du Système d'information (SI)</w:t>
      </w:r>
      <w:bookmarkEnd w:id="340"/>
    </w:p>
    <w:p w14:paraId="1ADF8A3C" w14:textId="1D20ACBD" w:rsidR="00A81020" w:rsidRDefault="00000000" w:rsidP="002D6959">
      <w:pPr>
        <w:pStyle w:val="Titre4"/>
      </w:pPr>
      <w:bookmarkStart w:id="341" w:name="_Toc223448291"/>
      <w:proofErr w:type="spellStart"/>
      <w:r>
        <w:t>Définition</w:t>
      </w:r>
      <w:proofErr w:type="spellEnd"/>
      <w:r>
        <w:t xml:space="preserve"> des moyens </w:t>
      </w:r>
      <w:proofErr w:type="spellStart"/>
      <w:r>
        <w:t>informatiques</w:t>
      </w:r>
      <w:bookmarkEnd w:id="341"/>
      <w:proofErr w:type="spellEnd"/>
    </w:p>
    <w:p w14:paraId="0CC6D4B3" w14:textId="26359BCC" w:rsidR="00A81020" w:rsidRPr="00031A77" w:rsidRDefault="00000000" w:rsidP="00AF4E7B">
      <w:pPr>
        <w:pStyle w:val="CERESBody"/>
        <w:spacing w:after="80"/>
        <w:jc w:val="both"/>
        <w:rPr>
          <w:lang w:val="fr-FR"/>
        </w:rPr>
      </w:pPr>
      <w:r w:rsidRPr="00031A77">
        <w:rPr>
          <w:lang w:val="fr-FR"/>
        </w:rPr>
        <w:t xml:space="preserve">Pour bénéficier d’un équipement informatique adapté à ses missions, chaque collaborateur doit préciser dans sa </w:t>
      </w:r>
      <w:proofErr w:type="gramStart"/>
      <w:r w:rsidR="00A87227" w:rsidRPr="00031A77">
        <w:rPr>
          <w:lang w:val="fr-FR"/>
        </w:rPr>
        <w:t>demande:</w:t>
      </w:r>
      <w:proofErr w:type="gramEnd"/>
      <w:r w:rsidRPr="00031A77">
        <w:rPr>
          <w:lang w:val="fr-FR"/>
        </w:rPr>
        <w:t xml:space="preserve"> ses besoins fonctionnels, les usages prévus de l’ordinateur, les spécificités liées à son poste. Ensuite, le Responsable Informatique (RI) définit les exigences matérielles des logiciels afin de déterminer le matériel adéquat à fournir. Il transmet alors les caractéristiques du matériel nécessaire au collaborateur au RAL. En dernier lieu, l’équipe logistique doit mettre en œuvre la solution appropriée pour fournir l’équipement au collaborateur, que ce soit </w:t>
      </w:r>
      <w:proofErr w:type="gramStart"/>
      <w:r w:rsidR="00A87227" w:rsidRPr="00031A77">
        <w:rPr>
          <w:lang w:val="fr-FR"/>
        </w:rPr>
        <w:t>par:</w:t>
      </w:r>
      <w:proofErr w:type="gramEnd"/>
      <w:r w:rsidRPr="00031A77">
        <w:rPr>
          <w:lang w:val="fr-FR"/>
        </w:rPr>
        <w:t xml:space="preserve"> un achat de matériel neuf, une réaffectation d’équipement existant.</w:t>
      </w:r>
    </w:p>
    <w:p w14:paraId="42DA93A5" w14:textId="10C82211" w:rsidR="00A81020" w:rsidRPr="00031A77" w:rsidRDefault="00000000" w:rsidP="002D6959">
      <w:pPr>
        <w:pStyle w:val="Titre4"/>
        <w:rPr>
          <w:lang w:val="fr-FR"/>
        </w:rPr>
      </w:pPr>
      <w:bookmarkStart w:id="342" w:name="_Toc223448292"/>
      <w:r w:rsidRPr="00031A77">
        <w:rPr>
          <w:lang w:val="fr-FR"/>
        </w:rPr>
        <w:t>Politique de sécurité de Systèmes d'information</w:t>
      </w:r>
      <w:bookmarkEnd w:id="342"/>
    </w:p>
    <w:p w14:paraId="565EF8C2" w14:textId="28D9A856" w:rsidR="00A81020" w:rsidRPr="00031A77" w:rsidRDefault="00000000" w:rsidP="00AF4E7B">
      <w:pPr>
        <w:pStyle w:val="CERESBody"/>
        <w:spacing w:after="80"/>
        <w:jc w:val="both"/>
        <w:rPr>
          <w:lang w:val="fr-FR"/>
        </w:rPr>
      </w:pPr>
      <w:r w:rsidRPr="00031A77">
        <w:rPr>
          <w:lang w:val="fr-FR"/>
        </w:rPr>
        <w:t xml:space="preserve">Le risque majeur pour le parc informatique, et particulièrement les ordinateurs, réside dans leur utilisation non conforme et non autorisée. Ainsi, chaque ordinateur mis à la disposition des collaborateurs est protégé par un mot de passe administrateur, l’administrateur étant le RI. Toute installation de logiciel supplémentaire est soumise à une double </w:t>
      </w:r>
      <w:proofErr w:type="gramStart"/>
      <w:r w:rsidR="00A87227" w:rsidRPr="00031A77">
        <w:rPr>
          <w:lang w:val="fr-FR"/>
        </w:rPr>
        <w:t>validation:</w:t>
      </w:r>
      <w:proofErr w:type="gramEnd"/>
      <w:r w:rsidRPr="00031A77">
        <w:rPr>
          <w:lang w:val="fr-FR"/>
        </w:rPr>
        <w:t xml:space="preserve"> validation technique par le RI, autorisation préalable du RAL. Tous les mots de passe utilisés dans le cadre de la gestion informatique doivent être transmis au RAL, qui garantit leur archivage.</w:t>
      </w:r>
    </w:p>
    <w:p w14:paraId="1479FFD3" w14:textId="77777777" w:rsidR="00A81020" w:rsidRPr="00031A77" w:rsidRDefault="00000000" w:rsidP="00AF4E7B">
      <w:pPr>
        <w:pStyle w:val="CERESBody"/>
        <w:spacing w:after="80"/>
        <w:jc w:val="both"/>
        <w:rPr>
          <w:lang w:val="fr-FR"/>
        </w:rPr>
      </w:pPr>
      <w:r w:rsidRPr="00031A77">
        <w:rPr>
          <w:lang w:val="fr-FR"/>
        </w:rPr>
        <w:t>La deuxième protection concerne les données et le fonctionnement global de l’ordinateur. Il est donc recommandé d’utiliser un antivirus et de configurer la mise à jour automatique. Toutefois, pour les ordinateurs contenant des informations sensibles (RAL, RF, comptable, CG, RH, DPR), il est recommandé de souscrire à une licence payante pour l’antivirus.</w:t>
      </w:r>
    </w:p>
    <w:p w14:paraId="2757F0DC" w14:textId="77777777" w:rsidR="00A81020" w:rsidRPr="00031A77" w:rsidRDefault="00000000" w:rsidP="00AF4E7B">
      <w:pPr>
        <w:pStyle w:val="CERESBody"/>
        <w:spacing w:after="80"/>
        <w:jc w:val="both"/>
        <w:rPr>
          <w:lang w:val="fr-FR"/>
        </w:rPr>
      </w:pPr>
      <w:r w:rsidRPr="00031A77">
        <w:rPr>
          <w:lang w:val="fr-FR"/>
        </w:rPr>
        <w:lastRenderedPageBreak/>
        <w:t>Etant donné que la salle informatique est ouverte aux étudiants, un filtre et un système de contrôle des accès sites sont mis en place. Il est essentiel de s’assurer qu’ils n’ont accès qu’à des sites et contenus appropriés à leur âge et à leurs besoins.</w:t>
      </w:r>
    </w:p>
    <w:p w14:paraId="73BFEC07" w14:textId="77777777" w:rsidR="00A81020" w:rsidRPr="00031A77" w:rsidRDefault="00000000" w:rsidP="00AF4E7B">
      <w:pPr>
        <w:pStyle w:val="CERESBody"/>
        <w:spacing w:after="80"/>
        <w:jc w:val="both"/>
        <w:rPr>
          <w:lang w:val="fr-FR"/>
        </w:rPr>
      </w:pPr>
      <w:r w:rsidRPr="00031A77">
        <w:rPr>
          <w:lang w:val="fr-FR"/>
        </w:rPr>
        <w:t>Tous les documents des collaborateurs doivent être produits et classés sous le système SharePoint. Il est interdit de stocker des documents sur le disque dur (à l’exception des documents personnels) sans une synchronisation préalable avec SharePoint.</w:t>
      </w:r>
    </w:p>
    <w:p w14:paraId="24CECD05" w14:textId="77777777" w:rsidR="00A81020" w:rsidRPr="00031A77" w:rsidRDefault="00A81020">
      <w:pPr>
        <w:pStyle w:val="CERESBody"/>
        <w:rPr>
          <w:lang w:val="fr-FR"/>
        </w:rPr>
      </w:pPr>
    </w:p>
    <w:p w14:paraId="2C9BF1B0" w14:textId="77777777" w:rsidR="00A81020" w:rsidRPr="00031A77" w:rsidRDefault="00000000" w:rsidP="00AF4E7B">
      <w:pPr>
        <w:pStyle w:val="CERESBody"/>
        <w:spacing w:after="80"/>
        <w:jc w:val="both"/>
        <w:rPr>
          <w:b/>
          <w:bCs/>
          <w:u w:val="single"/>
          <w:lang w:val="fr-FR"/>
        </w:rPr>
      </w:pPr>
      <w:r w:rsidRPr="00031A77">
        <w:rPr>
          <w:b/>
          <w:bCs/>
          <w:u w:val="single"/>
          <w:lang w:val="fr-FR"/>
        </w:rPr>
        <w:t>Utilisation de l’application de l’intendance</w:t>
      </w:r>
    </w:p>
    <w:p w14:paraId="7593C19B" w14:textId="54E7489D" w:rsidR="00A81020" w:rsidRPr="00031A77" w:rsidRDefault="00000000" w:rsidP="00AF4E7B">
      <w:pPr>
        <w:pStyle w:val="CERESBody"/>
        <w:spacing w:after="80"/>
        <w:jc w:val="both"/>
        <w:rPr>
          <w:lang w:val="fr-FR"/>
        </w:rPr>
      </w:pPr>
      <w:r w:rsidRPr="00031A77">
        <w:rPr>
          <w:lang w:val="fr-FR"/>
        </w:rPr>
        <w:t xml:space="preserve">Le RAL est le premier responsable de </w:t>
      </w:r>
      <w:proofErr w:type="gramStart"/>
      <w:r w:rsidR="001651AF" w:rsidRPr="00031A77">
        <w:rPr>
          <w:lang w:val="fr-FR"/>
        </w:rPr>
        <w:t>l’intendance:</w:t>
      </w:r>
      <w:proofErr w:type="gramEnd"/>
    </w:p>
    <w:p w14:paraId="40773AE3" w14:textId="77777777" w:rsidR="00A81020" w:rsidRPr="00031A77" w:rsidRDefault="00000000">
      <w:pPr>
        <w:pStyle w:val="CERESBody"/>
        <w:numPr>
          <w:ilvl w:val="0"/>
          <w:numId w:val="127"/>
        </w:numPr>
        <w:spacing w:after="80"/>
        <w:jc w:val="both"/>
        <w:rPr>
          <w:lang w:val="fr-FR"/>
        </w:rPr>
      </w:pPr>
      <w:r w:rsidRPr="00031A77">
        <w:rPr>
          <w:lang w:val="fr-FR"/>
        </w:rPr>
        <w:t>Assure l’envoi de bon de commande et le suivi de la livraison</w:t>
      </w:r>
    </w:p>
    <w:p w14:paraId="391AFFBD" w14:textId="77777777" w:rsidR="00A81020" w:rsidRPr="00031A77" w:rsidRDefault="00000000">
      <w:pPr>
        <w:pStyle w:val="CERESBody"/>
        <w:numPr>
          <w:ilvl w:val="0"/>
          <w:numId w:val="127"/>
        </w:numPr>
        <w:spacing w:after="80"/>
        <w:jc w:val="both"/>
        <w:rPr>
          <w:lang w:val="fr-FR"/>
        </w:rPr>
      </w:pPr>
      <w:r w:rsidRPr="00031A77">
        <w:rPr>
          <w:lang w:val="fr-FR"/>
        </w:rPr>
        <w:t>Assure aussi le suivi de paiement avant de transférer les pièces au service finance</w:t>
      </w:r>
    </w:p>
    <w:p w14:paraId="5BD1D75E" w14:textId="77777777" w:rsidR="00A81020" w:rsidRPr="00031A77" w:rsidRDefault="00000000" w:rsidP="00AF4E7B">
      <w:pPr>
        <w:pStyle w:val="CERESBody"/>
        <w:spacing w:after="80"/>
        <w:jc w:val="both"/>
        <w:rPr>
          <w:lang w:val="fr-FR"/>
        </w:rPr>
      </w:pPr>
      <w:r w:rsidRPr="00031A77">
        <w:rPr>
          <w:lang w:val="fr-FR"/>
        </w:rPr>
        <w:t>Dans ce cas pour mieux gérer la gestion des repas pour le personnel du campus et les jeunes dans les internats, une application de gestion de l’intendance a été mise en place. Cette application vise à assurer une planification efficace, une distribution équitable et un suivi rigoureux des repas.</w:t>
      </w:r>
    </w:p>
    <w:p w14:paraId="1C400598" w14:textId="28A81897" w:rsidR="00A81020" w:rsidRPr="00031A77" w:rsidRDefault="00000000" w:rsidP="00AF4E7B">
      <w:pPr>
        <w:pStyle w:val="CERESBody"/>
        <w:spacing w:after="80"/>
        <w:jc w:val="both"/>
        <w:rPr>
          <w:lang w:val="fr-FR"/>
        </w:rPr>
      </w:pPr>
      <w:r w:rsidRPr="00031A77">
        <w:rPr>
          <w:lang w:val="fr-FR"/>
        </w:rPr>
        <w:t xml:space="preserve">Elle permet de centraliser toutes les demandes liées à la </w:t>
      </w:r>
      <w:proofErr w:type="gramStart"/>
      <w:r w:rsidR="00A87227" w:rsidRPr="00031A77">
        <w:rPr>
          <w:lang w:val="fr-FR"/>
        </w:rPr>
        <w:t>restauration:</w:t>
      </w:r>
      <w:proofErr w:type="gramEnd"/>
      <w:r w:rsidRPr="00031A77">
        <w:rPr>
          <w:lang w:val="fr-FR"/>
        </w:rPr>
        <w:t xml:space="preserve"> nombre de repas à prévoir, suivi des consommations, répartition de chaque menu, et gestion des repas spéciaux (visiteurs, événements, urgences).</w:t>
      </w:r>
    </w:p>
    <w:p w14:paraId="5F2366E4" w14:textId="77777777" w:rsidR="00A81020" w:rsidRPr="00031A77" w:rsidRDefault="00000000" w:rsidP="00AF4E7B">
      <w:pPr>
        <w:pStyle w:val="CERESBody"/>
        <w:spacing w:after="80"/>
        <w:jc w:val="both"/>
        <w:rPr>
          <w:lang w:val="fr-FR"/>
        </w:rPr>
      </w:pPr>
      <w:r w:rsidRPr="00031A77">
        <w:rPr>
          <w:lang w:val="fr-FR"/>
        </w:rPr>
        <w:t>Le responsable de l’intendance (RAL), et les personnes concernées doivent utiliser l’application pour enregistrer les besoins, valider les demandes, suivre la distribution, et générer les rapports. Aucune demande ne sera traitée hors application afin de garantir la transparence et la traçabilité.</w:t>
      </w:r>
    </w:p>
    <w:p w14:paraId="6C2F2E63" w14:textId="77777777" w:rsidR="00A81020" w:rsidRPr="00031A77" w:rsidRDefault="00A81020" w:rsidP="00AF4E7B">
      <w:pPr>
        <w:pStyle w:val="CERESBody"/>
        <w:jc w:val="both"/>
        <w:rPr>
          <w:lang w:val="fr-FR"/>
        </w:rPr>
      </w:pPr>
    </w:p>
    <w:p w14:paraId="69138BF1" w14:textId="77777777" w:rsidR="00A81020" w:rsidRPr="00031A77" w:rsidRDefault="00000000" w:rsidP="00AF4E7B">
      <w:pPr>
        <w:pStyle w:val="CERESBody"/>
        <w:spacing w:after="80"/>
        <w:jc w:val="both"/>
        <w:rPr>
          <w:lang w:val="fr-FR"/>
        </w:rPr>
      </w:pPr>
      <w:r w:rsidRPr="00031A77">
        <w:rPr>
          <w:lang w:val="fr-FR"/>
        </w:rPr>
        <w:t>L’outil facilite également la production de rapports statistiques, ainsi que la prévision des besoins à court et moyen terme. Une formation des utilisateurs et un guide d’utilisation sont prévus pour accompagner la mise en œuvre.</w:t>
      </w:r>
    </w:p>
    <w:p w14:paraId="2DEC7FAF" w14:textId="77777777" w:rsidR="00A81020" w:rsidRPr="00031A77" w:rsidRDefault="00A81020" w:rsidP="00AF4E7B">
      <w:pPr>
        <w:pStyle w:val="CERESBody"/>
        <w:jc w:val="both"/>
        <w:rPr>
          <w:lang w:val="fr-FR"/>
        </w:rPr>
      </w:pPr>
    </w:p>
    <w:p w14:paraId="2A9C9FD5" w14:textId="7FE7551B" w:rsidR="00A81020" w:rsidRPr="00031A77" w:rsidRDefault="00000000" w:rsidP="00775CE8">
      <w:pPr>
        <w:pStyle w:val="Titre3"/>
        <w:rPr>
          <w:lang w:val="fr-FR"/>
        </w:rPr>
      </w:pPr>
      <w:bookmarkStart w:id="343" w:name="_Toc223448293"/>
      <w:r w:rsidRPr="00031A77">
        <w:rPr>
          <w:lang w:val="fr-FR"/>
        </w:rPr>
        <w:t>Procédure de gestion des travaux – Service Logistique</w:t>
      </w:r>
      <w:bookmarkEnd w:id="343"/>
    </w:p>
    <w:p w14:paraId="55AC84B2" w14:textId="77777777" w:rsidR="00A81020" w:rsidRPr="00031A77" w:rsidRDefault="00000000">
      <w:pPr>
        <w:pStyle w:val="CERESBody"/>
        <w:spacing w:after="80"/>
        <w:rPr>
          <w:lang w:val="fr-FR"/>
        </w:rPr>
      </w:pPr>
      <w:r w:rsidRPr="00031A77">
        <w:rPr>
          <w:lang w:val="fr-FR"/>
        </w:rPr>
        <w:t>Procédure des petits travaux de maintenance interne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2160"/>
        <w:gridCol w:w="2160"/>
        <w:gridCol w:w="2160"/>
      </w:tblGrid>
      <w:tr w:rsidR="002800C8" w:rsidRPr="002800C8" w14:paraId="3E3BB695" w14:textId="77777777" w:rsidTr="009E1379">
        <w:tc>
          <w:tcPr>
            <w:tcW w:w="2203" w:type="dxa"/>
            <w:shd w:val="clear" w:color="auto" w:fill="C6D9F1" w:themeFill="text2" w:themeFillTint="33"/>
          </w:tcPr>
          <w:p w14:paraId="07601AFE" w14:textId="77777777" w:rsidR="002800C8" w:rsidRPr="002800C8" w:rsidRDefault="002800C8" w:rsidP="00885DA1">
            <w:pPr>
              <w:rPr>
                <w:rFonts w:ascii="Calibri" w:hAnsi="Calibri" w:cs="Calibri"/>
                <w:b/>
                <w:bCs/>
              </w:rPr>
            </w:pPr>
            <w:r w:rsidRPr="002800C8">
              <w:rPr>
                <w:rFonts w:ascii="Calibri" w:hAnsi="Calibri" w:cs="Calibri"/>
                <w:b/>
                <w:bCs/>
              </w:rPr>
              <w:t>Étapes</w:t>
            </w:r>
          </w:p>
        </w:tc>
        <w:tc>
          <w:tcPr>
            <w:tcW w:w="2160" w:type="dxa"/>
            <w:shd w:val="clear" w:color="auto" w:fill="C6D9F1" w:themeFill="text2" w:themeFillTint="33"/>
          </w:tcPr>
          <w:p w14:paraId="0CF846D6" w14:textId="77777777" w:rsidR="002800C8" w:rsidRPr="002800C8" w:rsidRDefault="002800C8" w:rsidP="00885DA1">
            <w:pPr>
              <w:rPr>
                <w:rFonts w:ascii="Calibri" w:hAnsi="Calibri" w:cs="Calibri"/>
                <w:b/>
                <w:bCs/>
              </w:rPr>
            </w:pPr>
            <w:proofErr w:type="spellStart"/>
            <w:r w:rsidRPr="002800C8">
              <w:rPr>
                <w:rFonts w:ascii="Calibri" w:hAnsi="Calibri" w:cs="Calibri"/>
                <w:b/>
                <w:bCs/>
              </w:rPr>
              <w:t>Activités</w:t>
            </w:r>
            <w:proofErr w:type="spellEnd"/>
            <w:r w:rsidRPr="002800C8">
              <w:rPr>
                <w:rFonts w:ascii="Calibri" w:hAnsi="Calibri" w:cs="Calibri"/>
                <w:b/>
                <w:bCs/>
              </w:rPr>
              <w:t xml:space="preserve"> </w:t>
            </w:r>
            <w:proofErr w:type="spellStart"/>
            <w:r w:rsidRPr="002800C8">
              <w:rPr>
                <w:rFonts w:ascii="Calibri" w:hAnsi="Calibri" w:cs="Calibri"/>
                <w:b/>
                <w:bCs/>
              </w:rPr>
              <w:t>principales</w:t>
            </w:r>
            <w:proofErr w:type="spellEnd"/>
          </w:p>
        </w:tc>
        <w:tc>
          <w:tcPr>
            <w:tcW w:w="2160" w:type="dxa"/>
            <w:shd w:val="clear" w:color="auto" w:fill="C6D9F1" w:themeFill="text2" w:themeFillTint="33"/>
          </w:tcPr>
          <w:p w14:paraId="2BC23AF0" w14:textId="77777777" w:rsidR="002800C8" w:rsidRPr="002800C8" w:rsidRDefault="002800C8" w:rsidP="00885DA1">
            <w:pPr>
              <w:rPr>
                <w:rFonts w:ascii="Calibri" w:hAnsi="Calibri" w:cs="Calibri"/>
                <w:b/>
                <w:bCs/>
              </w:rPr>
            </w:pPr>
            <w:proofErr w:type="spellStart"/>
            <w:r w:rsidRPr="002800C8">
              <w:rPr>
                <w:rFonts w:ascii="Calibri" w:hAnsi="Calibri" w:cs="Calibri"/>
                <w:b/>
                <w:bCs/>
              </w:rPr>
              <w:t>Responsables</w:t>
            </w:r>
            <w:proofErr w:type="spellEnd"/>
          </w:p>
        </w:tc>
        <w:tc>
          <w:tcPr>
            <w:tcW w:w="2160" w:type="dxa"/>
            <w:shd w:val="clear" w:color="auto" w:fill="C6D9F1" w:themeFill="text2" w:themeFillTint="33"/>
          </w:tcPr>
          <w:p w14:paraId="555BCFB2" w14:textId="77777777" w:rsidR="002800C8" w:rsidRPr="002800C8" w:rsidRDefault="002800C8" w:rsidP="00885DA1">
            <w:pPr>
              <w:rPr>
                <w:rFonts w:ascii="Calibri" w:hAnsi="Calibri" w:cs="Calibri"/>
                <w:b/>
                <w:bCs/>
              </w:rPr>
            </w:pPr>
            <w:r w:rsidRPr="002800C8">
              <w:rPr>
                <w:rFonts w:ascii="Calibri" w:hAnsi="Calibri" w:cs="Calibri"/>
                <w:b/>
                <w:bCs/>
              </w:rPr>
              <w:t xml:space="preserve">Documents </w:t>
            </w:r>
            <w:proofErr w:type="spellStart"/>
            <w:r w:rsidRPr="002800C8">
              <w:rPr>
                <w:rFonts w:ascii="Calibri" w:hAnsi="Calibri" w:cs="Calibri"/>
                <w:b/>
                <w:bCs/>
              </w:rPr>
              <w:t>associés</w:t>
            </w:r>
            <w:proofErr w:type="spellEnd"/>
          </w:p>
        </w:tc>
      </w:tr>
      <w:tr w:rsidR="002800C8" w:rsidRPr="00031A77" w14:paraId="25FB3C15" w14:textId="77777777" w:rsidTr="00885DA1">
        <w:tc>
          <w:tcPr>
            <w:tcW w:w="2203" w:type="dxa"/>
          </w:tcPr>
          <w:p w14:paraId="13D84095" w14:textId="77777777" w:rsidR="002800C8" w:rsidRPr="002800C8" w:rsidRDefault="002800C8" w:rsidP="00885DA1">
            <w:pPr>
              <w:rPr>
                <w:rFonts w:ascii="Calibri" w:hAnsi="Calibri" w:cs="Calibri"/>
                <w:b/>
                <w:bCs/>
              </w:rPr>
            </w:pPr>
            <w:r w:rsidRPr="002800C8">
              <w:rPr>
                <w:rFonts w:ascii="Calibri" w:hAnsi="Calibri" w:cs="Calibri"/>
                <w:b/>
                <w:bCs/>
              </w:rPr>
              <w:t xml:space="preserve">1.Identification du </w:t>
            </w:r>
            <w:proofErr w:type="spellStart"/>
            <w:r w:rsidRPr="002800C8">
              <w:rPr>
                <w:rFonts w:ascii="Calibri" w:hAnsi="Calibri" w:cs="Calibri"/>
                <w:b/>
                <w:bCs/>
              </w:rPr>
              <w:t>besoin</w:t>
            </w:r>
            <w:proofErr w:type="spellEnd"/>
          </w:p>
        </w:tc>
        <w:tc>
          <w:tcPr>
            <w:tcW w:w="2160" w:type="dxa"/>
          </w:tcPr>
          <w:p w14:paraId="6A324E6C" w14:textId="77777777" w:rsidR="002800C8" w:rsidRPr="00031A77" w:rsidRDefault="002800C8" w:rsidP="00885DA1">
            <w:pPr>
              <w:rPr>
                <w:rFonts w:ascii="Calibri" w:hAnsi="Calibri" w:cs="Calibri"/>
                <w:lang w:val="fr-FR"/>
              </w:rPr>
            </w:pPr>
            <w:r w:rsidRPr="00031A77">
              <w:rPr>
                <w:rFonts w:ascii="Calibri" w:hAnsi="Calibri" w:cs="Calibri"/>
                <w:lang w:val="fr-FR"/>
              </w:rPr>
              <w:t>-Réception ou constat d’un besoin de travaux</w:t>
            </w:r>
            <w:r w:rsidRPr="00031A77">
              <w:rPr>
                <w:rFonts w:ascii="Calibri" w:hAnsi="Calibri" w:cs="Calibri"/>
                <w:lang w:val="fr-FR"/>
              </w:rPr>
              <w:br/>
              <w:t>-Validation de la demande par la hiérarchie</w:t>
            </w:r>
          </w:p>
        </w:tc>
        <w:tc>
          <w:tcPr>
            <w:tcW w:w="2160" w:type="dxa"/>
          </w:tcPr>
          <w:p w14:paraId="26F76B37" w14:textId="77777777" w:rsidR="002800C8" w:rsidRPr="002800C8" w:rsidRDefault="002800C8" w:rsidP="00885DA1">
            <w:pPr>
              <w:rPr>
                <w:rFonts w:ascii="Calibri" w:hAnsi="Calibri" w:cs="Calibri"/>
              </w:rPr>
            </w:pPr>
            <w:r w:rsidRPr="002800C8">
              <w:rPr>
                <w:rFonts w:ascii="Calibri" w:hAnsi="Calibri" w:cs="Calibri"/>
              </w:rPr>
              <w:t xml:space="preserve">Responsable </w:t>
            </w:r>
            <w:proofErr w:type="spellStart"/>
            <w:r w:rsidRPr="002800C8">
              <w:rPr>
                <w:rFonts w:ascii="Calibri" w:hAnsi="Calibri" w:cs="Calibri"/>
              </w:rPr>
              <w:t>Logistique</w:t>
            </w:r>
            <w:proofErr w:type="spellEnd"/>
            <w:r w:rsidRPr="002800C8">
              <w:rPr>
                <w:rFonts w:ascii="Calibri" w:hAnsi="Calibri" w:cs="Calibri"/>
              </w:rPr>
              <w:t xml:space="preserve"> / </w:t>
            </w:r>
            <w:proofErr w:type="spellStart"/>
            <w:r w:rsidRPr="002800C8">
              <w:rPr>
                <w:rFonts w:ascii="Calibri" w:hAnsi="Calibri" w:cs="Calibri"/>
              </w:rPr>
              <w:t>Demandeur</w:t>
            </w:r>
            <w:proofErr w:type="spellEnd"/>
          </w:p>
        </w:tc>
        <w:tc>
          <w:tcPr>
            <w:tcW w:w="2160" w:type="dxa"/>
          </w:tcPr>
          <w:p w14:paraId="7CD8D89F" w14:textId="77777777" w:rsidR="002800C8" w:rsidRPr="00031A77" w:rsidRDefault="002800C8" w:rsidP="00885DA1">
            <w:pPr>
              <w:rPr>
                <w:rFonts w:ascii="Calibri" w:hAnsi="Calibri" w:cs="Calibri"/>
                <w:lang w:val="fr-FR"/>
              </w:rPr>
            </w:pPr>
            <w:r w:rsidRPr="00031A77">
              <w:rPr>
                <w:rFonts w:ascii="Calibri" w:hAnsi="Calibri" w:cs="Calibri"/>
                <w:lang w:val="fr-FR"/>
              </w:rPr>
              <w:t>Fiche de demande de travaux</w:t>
            </w:r>
          </w:p>
        </w:tc>
      </w:tr>
      <w:tr w:rsidR="002800C8" w:rsidRPr="002800C8" w14:paraId="7D9E1BDF" w14:textId="77777777" w:rsidTr="00885DA1">
        <w:tc>
          <w:tcPr>
            <w:tcW w:w="2203" w:type="dxa"/>
          </w:tcPr>
          <w:p w14:paraId="323CAFE5" w14:textId="77777777" w:rsidR="002800C8" w:rsidRPr="002800C8" w:rsidRDefault="002800C8" w:rsidP="00885DA1">
            <w:pPr>
              <w:rPr>
                <w:rFonts w:ascii="Calibri" w:hAnsi="Calibri" w:cs="Calibri"/>
                <w:b/>
                <w:bCs/>
              </w:rPr>
            </w:pPr>
            <w:r w:rsidRPr="002800C8">
              <w:rPr>
                <w:rFonts w:ascii="Calibri" w:hAnsi="Calibri" w:cs="Calibri"/>
                <w:b/>
                <w:bCs/>
              </w:rPr>
              <w:t xml:space="preserve">2.Étude et </w:t>
            </w:r>
            <w:r w:rsidRPr="002800C8">
              <w:rPr>
                <w:rFonts w:ascii="Calibri" w:hAnsi="Calibri" w:cs="Calibri"/>
                <w:b/>
                <w:bCs/>
              </w:rPr>
              <w:lastRenderedPageBreak/>
              <w:t>planification</w:t>
            </w:r>
          </w:p>
        </w:tc>
        <w:tc>
          <w:tcPr>
            <w:tcW w:w="2160" w:type="dxa"/>
          </w:tcPr>
          <w:p w14:paraId="5D34BBDB" w14:textId="77777777" w:rsidR="002800C8" w:rsidRPr="00031A77" w:rsidRDefault="002800C8" w:rsidP="00885DA1">
            <w:pPr>
              <w:rPr>
                <w:rFonts w:ascii="Calibri" w:hAnsi="Calibri" w:cs="Calibri"/>
                <w:lang w:val="fr-FR"/>
              </w:rPr>
            </w:pPr>
            <w:r w:rsidRPr="00031A77">
              <w:rPr>
                <w:rFonts w:ascii="Calibri" w:hAnsi="Calibri" w:cs="Calibri"/>
                <w:lang w:val="fr-FR"/>
              </w:rPr>
              <w:lastRenderedPageBreak/>
              <w:t xml:space="preserve">-Analyse technique et </w:t>
            </w:r>
            <w:r w:rsidRPr="00031A77">
              <w:rPr>
                <w:rFonts w:ascii="Calibri" w:hAnsi="Calibri" w:cs="Calibri"/>
                <w:lang w:val="fr-FR"/>
              </w:rPr>
              <w:lastRenderedPageBreak/>
              <w:t>budgétaire</w:t>
            </w:r>
            <w:r w:rsidRPr="00031A77">
              <w:rPr>
                <w:rFonts w:ascii="Calibri" w:hAnsi="Calibri" w:cs="Calibri"/>
                <w:lang w:val="fr-FR"/>
              </w:rPr>
              <w:br/>
              <w:t xml:space="preserve">-Préparation du cahier des charges / </w:t>
            </w:r>
            <w:proofErr w:type="spellStart"/>
            <w:r w:rsidRPr="00031A77">
              <w:rPr>
                <w:rFonts w:ascii="Calibri" w:hAnsi="Calibri" w:cs="Calibri"/>
                <w:lang w:val="fr-FR"/>
              </w:rPr>
              <w:t>TdR</w:t>
            </w:r>
            <w:proofErr w:type="spellEnd"/>
            <w:r w:rsidRPr="00031A77">
              <w:rPr>
                <w:rFonts w:ascii="Calibri" w:hAnsi="Calibri" w:cs="Calibri"/>
                <w:lang w:val="fr-FR"/>
              </w:rPr>
              <w:br/>
              <w:t>-Planification prévisionnelle</w:t>
            </w:r>
          </w:p>
        </w:tc>
        <w:tc>
          <w:tcPr>
            <w:tcW w:w="2160" w:type="dxa"/>
          </w:tcPr>
          <w:p w14:paraId="4B17AE54" w14:textId="77777777" w:rsidR="002800C8" w:rsidRPr="002800C8" w:rsidRDefault="002800C8" w:rsidP="00885DA1">
            <w:pPr>
              <w:rPr>
                <w:rFonts w:ascii="Calibri" w:hAnsi="Calibri" w:cs="Calibri"/>
              </w:rPr>
            </w:pPr>
            <w:r w:rsidRPr="002800C8">
              <w:rPr>
                <w:rFonts w:ascii="Calibri" w:hAnsi="Calibri" w:cs="Calibri"/>
              </w:rPr>
              <w:lastRenderedPageBreak/>
              <w:t xml:space="preserve">Responsable </w:t>
            </w:r>
            <w:proofErr w:type="spellStart"/>
            <w:r w:rsidRPr="002800C8">
              <w:rPr>
                <w:rFonts w:ascii="Calibri" w:hAnsi="Calibri" w:cs="Calibri"/>
              </w:rPr>
              <w:lastRenderedPageBreak/>
              <w:t>Logistique</w:t>
            </w:r>
            <w:proofErr w:type="spellEnd"/>
          </w:p>
        </w:tc>
        <w:tc>
          <w:tcPr>
            <w:tcW w:w="2160" w:type="dxa"/>
          </w:tcPr>
          <w:p w14:paraId="6687AA53" w14:textId="77777777" w:rsidR="002800C8" w:rsidRPr="002800C8" w:rsidRDefault="002800C8" w:rsidP="00885DA1">
            <w:pPr>
              <w:rPr>
                <w:rFonts w:ascii="Calibri" w:hAnsi="Calibri" w:cs="Calibri"/>
              </w:rPr>
            </w:pPr>
            <w:r w:rsidRPr="002800C8">
              <w:rPr>
                <w:rFonts w:ascii="Calibri" w:hAnsi="Calibri" w:cs="Calibri"/>
              </w:rPr>
              <w:lastRenderedPageBreak/>
              <w:t xml:space="preserve">Cahier des charges, </w:t>
            </w:r>
            <w:r w:rsidRPr="002800C8">
              <w:rPr>
                <w:rFonts w:ascii="Calibri" w:hAnsi="Calibri" w:cs="Calibri"/>
              </w:rPr>
              <w:lastRenderedPageBreak/>
              <w:t>Planning</w:t>
            </w:r>
          </w:p>
        </w:tc>
      </w:tr>
      <w:tr w:rsidR="002800C8" w:rsidRPr="00031A77" w14:paraId="59679FB9" w14:textId="77777777" w:rsidTr="00885DA1">
        <w:tc>
          <w:tcPr>
            <w:tcW w:w="2203" w:type="dxa"/>
          </w:tcPr>
          <w:p w14:paraId="35A04587" w14:textId="77777777" w:rsidR="002800C8" w:rsidRPr="002800C8" w:rsidRDefault="002800C8" w:rsidP="00885DA1">
            <w:pPr>
              <w:rPr>
                <w:rFonts w:ascii="Calibri" w:hAnsi="Calibri" w:cs="Calibri"/>
                <w:b/>
                <w:bCs/>
              </w:rPr>
            </w:pPr>
            <w:r w:rsidRPr="002800C8">
              <w:rPr>
                <w:rFonts w:ascii="Calibri" w:hAnsi="Calibri" w:cs="Calibri"/>
                <w:b/>
                <w:bCs/>
              </w:rPr>
              <w:lastRenderedPageBreak/>
              <w:t xml:space="preserve">3.Consultation et </w:t>
            </w:r>
            <w:proofErr w:type="spellStart"/>
            <w:r w:rsidRPr="002800C8">
              <w:rPr>
                <w:rFonts w:ascii="Calibri" w:hAnsi="Calibri" w:cs="Calibri"/>
                <w:b/>
                <w:bCs/>
              </w:rPr>
              <w:t>sélection</w:t>
            </w:r>
            <w:proofErr w:type="spellEnd"/>
          </w:p>
        </w:tc>
        <w:tc>
          <w:tcPr>
            <w:tcW w:w="2160" w:type="dxa"/>
          </w:tcPr>
          <w:p w14:paraId="60982E46" w14:textId="77777777" w:rsidR="002800C8" w:rsidRPr="00031A77" w:rsidRDefault="002800C8" w:rsidP="00885DA1">
            <w:pPr>
              <w:rPr>
                <w:rFonts w:ascii="Calibri" w:hAnsi="Calibri" w:cs="Calibri"/>
                <w:lang w:val="fr-FR"/>
              </w:rPr>
            </w:pPr>
            <w:r w:rsidRPr="00031A77">
              <w:rPr>
                <w:rFonts w:ascii="Calibri" w:hAnsi="Calibri" w:cs="Calibri"/>
                <w:lang w:val="fr-FR"/>
              </w:rPr>
              <w:t>-Lancement consultation (devis/appel d’offres)</w:t>
            </w:r>
            <w:r w:rsidRPr="00031A77">
              <w:rPr>
                <w:rFonts w:ascii="Calibri" w:hAnsi="Calibri" w:cs="Calibri"/>
                <w:lang w:val="fr-FR"/>
              </w:rPr>
              <w:br/>
              <w:t>-Analyse comparative des offres</w:t>
            </w:r>
            <w:r w:rsidRPr="00031A77">
              <w:rPr>
                <w:rFonts w:ascii="Calibri" w:hAnsi="Calibri" w:cs="Calibri"/>
                <w:lang w:val="fr-FR"/>
              </w:rPr>
              <w:br/>
              <w:t>-Proposition du prestataire retenu</w:t>
            </w:r>
          </w:p>
        </w:tc>
        <w:tc>
          <w:tcPr>
            <w:tcW w:w="2160" w:type="dxa"/>
          </w:tcPr>
          <w:p w14:paraId="4934124A" w14:textId="77777777" w:rsidR="002800C8" w:rsidRPr="00031A77" w:rsidRDefault="002800C8" w:rsidP="00885DA1">
            <w:pPr>
              <w:rPr>
                <w:rFonts w:ascii="Calibri" w:hAnsi="Calibri" w:cs="Calibri"/>
                <w:lang w:val="fr-FR"/>
              </w:rPr>
            </w:pPr>
            <w:r w:rsidRPr="00031A77">
              <w:rPr>
                <w:rFonts w:ascii="Calibri" w:hAnsi="Calibri" w:cs="Calibri"/>
                <w:lang w:val="fr-FR"/>
              </w:rPr>
              <w:t>Responsable Logistique + Comité de sélection</w:t>
            </w:r>
          </w:p>
        </w:tc>
        <w:tc>
          <w:tcPr>
            <w:tcW w:w="2160" w:type="dxa"/>
          </w:tcPr>
          <w:p w14:paraId="6DAE7912" w14:textId="77777777" w:rsidR="002800C8" w:rsidRPr="00031A77" w:rsidRDefault="002800C8" w:rsidP="00885DA1">
            <w:pPr>
              <w:rPr>
                <w:rFonts w:ascii="Calibri" w:hAnsi="Calibri" w:cs="Calibri"/>
                <w:lang w:val="fr-FR"/>
              </w:rPr>
            </w:pPr>
            <w:r w:rsidRPr="00031A77">
              <w:rPr>
                <w:rFonts w:ascii="Calibri" w:hAnsi="Calibri" w:cs="Calibri"/>
                <w:lang w:val="fr-FR"/>
              </w:rPr>
              <w:t>Tableau comparatif, Devis reçus, Rapport d’évaluation</w:t>
            </w:r>
          </w:p>
        </w:tc>
      </w:tr>
      <w:tr w:rsidR="002800C8" w:rsidRPr="002800C8" w14:paraId="1C74A4B3" w14:textId="77777777" w:rsidTr="00885DA1">
        <w:tc>
          <w:tcPr>
            <w:tcW w:w="2203" w:type="dxa"/>
          </w:tcPr>
          <w:p w14:paraId="77676388" w14:textId="77777777" w:rsidR="002800C8" w:rsidRPr="002800C8" w:rsidRDefault="002800C8" w:rsidP="00885DA1">
            <w:pPr>
              <w:rPr>
                <w:rFonts w:ascii="Calibri" w:hAnsi="Calibri" w:cs="Calibri"/>
                <w:b/>
                <w:bCs/>
              </w:rPr>
            </w:pPr>
            <w:r w:rsidRPr="002800C8">
              <w:rPr>
                <w:rFonts w:ascii="Calibri" w:hAnsi="Calibri" w:cs="Calibri"/>
                <w:b/>
                <w:bCs/>
              </w:rPr>
              <w:t>4.Contractualisation</w:t>
            </w:r>
          </w:p>
        </w:tc>
        <w:tc>
          <w:tcPr>
            <w:tcW w:w="2160" w:type="dxa"/>
          </w:tcPr>
          <w:p w14:paraId="546244C0" w14:textId="77777777" w:rsidR="002800C8" w:rsidRPr="00031A77" w:rsidRDefault="002800C8" w:rsidP="00885DA1">
            <w:pPr>
              <w:rPr>
                <w:rFonts w:ascii="Calibri" w:hAnsi="Calibri" w:cs="Calibri"/>
                <w:lang w:val="fr-FR"/>
              </w:rPr>
            </w:pPr>
            <w:r w:rsidRPr="00031A77">
              <w:rPr>
                <w:rFonts w:ascii="Calibri" w:hAnsi="Calibri" w:cs="Calibri"/>
                <w:lang w:val="fr-FR"/>
              </w:rPr>
              <w:t>-Rédaction et signature du contrat ou bon de commande</w:t>
            </w:r>
            <w:r w:rsidRPr="00031A77">
              <w:rPr>
                <w:rFonts w:ascii="Calibri" w:hAnsi="Calibri" w:cs="Calibri"/>
                <w:lang w:val="fr-FR"/>
              </w:rPr>
              <w:br/>
              <w:t>-Définition modalités de paiement et garanties</w:t>
            </w:r>
            <w:r w:rsidRPr="00031A77">
              <w:rPr>
                <w:rFonts w:ascii="Calibri" w:hAnsi="Calibri" w:cs="Calibri"/>
                <w:lang w:val="fr-FR"/>
              </w:rPr>
              <w:br/>
              <w:t>-Notification au prestataire</w:t>
            </w:r>
          </w:p>
        </w:tc>
        <w:tc>
          <w:tcPr>
            <w:tcW w:w="2160" w:type="dxa"/>
          </w:tcPr>
          <w:p w14:paraId="58F46CC4" w14:textId="77777777" w:rsidR="002800C8" w:rsidRPr="002800C8" w:rsidRDefault="002800C8" w:rsidP="00885DA1">
            <w:pPr>
              <w:rPr>
                <w:rFonts w:ascii="Calibri" w:hAnsi="Calibri" w:cs="Calibri"/>
              </w:rPr>
            </w:pPr>
            <w:r w:rsidRPr="002800C8">
              <w:rPr>
                <w:rFonts w:ascii="Calibri" w:hAnsi="Calibri" w:cs="Calibri"/>
              </w:rPr>
              <w:t xml:space="preserve">Responsable </w:t>
            </w:r>
            <w:proofErr w:type="spellStart"/>
            <w:r w:rsidRPr="002800C8">
              <w:rPr>
                <w:rFonts w:ascii="Calibri" w:hAnsi="Calibri" w:cs="Calibri"/>
              </w:rPr>
              <w:t>Logistique</w:t>
            </w:r>
            <w:proofErr w:type="spellEnd"/>
            <w:r w:rsidRPr="002800C8">
              <w:rPr>
                <w:rFonts w:ascii="Calibri" w:hAnsi="Calibri" w:cs="Calibri"/>
              </w:rPr>
              <w:t xml:space="preserve"> + Direction</w:t>
            </w:r>
          </w:p>
        </w:tc>
        <w:tc>
          <w:tcPr>
            <w:tcW w:w="2160" w:type="dxa"/>
          </w:tcPr>
          <w:p w14:paraId="33FD6E13" w14:textId="77777777" w:rsidR="002800C8" w:rsidRPr="002800C8" w:rsidRDefault="002800C8" w:rsidP="00885DA1">
            <w:pPr>
              <w:rPr>
                <w:rFonts w:ascii="Calibri" w:hAnsi="Calibri" w:cs="Calibri"/>
              </w:rPr>
            </w:pPr>
            <w:proofErr w:type="spellStart"/>
            <w:r w:rsidRPr="002800C8">
              <w:rPr>
                <w:rFonts w:ascii="Calibri" w:hAnsi="Calibri" w:cs="Calibri"/>
              </w:rPr>
              <w:t>Contrat</w:t>
            </w:r>
            <w:proofErr w:type="spellEnd"/>
            <w:r w:rsidRPr="002800C8">
              <w:rPr>
                <w:rFonts w:ascii="Calibri" w:hAnsi="Calibri" w:cs="Calibri"/>
              </w:rPr>
              <w:t xml:space="preserve"> / Bon de </w:t>
            </w:r>
            <w:proofErr w:type="spellStart"/>
            <w:r w:rsidRPr="002800C8">
              <w:rPr>
                <w:rFonts w:ascii="Calibri" w:hAnsi="Calibri" w:cs="Calibri"/>
              </w:rPr>
              <w:t>commande</w:t>
            </w:r>
            <w:proofErr w:type="spellEnd"/>
          </w:p>
        </w:tc>
      </w:tr>
      <w:tr w:rsidR="002800C8" w:rsidRPr="00031A77" w14:paraId="0AD997F5" w14:textId="77777777" w:rsidTr="00885DA1">
        <w:tc>
          <w:tcPr>
            <w:tcW w:w="2203" w:type="dxa"/>
          </w:tcPr>
          <w:p w14:paraId="41DF19AE" w14:textId="77777777" w:rsidR="002800C8" w:rsidRPr="002800C8" w:rsidRDefault="002800C8" w:rsidP="00885DA1">
            <w:pPr>
              <w:rPr>
                <w:rFonts w:ascii="Calibri" w:hAnsi="Calibri" w:cs="Calibri"/>
                <w:b/>
                <w:bCs/>
              </w:rPr>
            </w:pPr>
            <w:r w:rsidRPr="002800C8">
              <w:rPr>
                <w:rFonts w:ascii="Calibri" w:hAnsi="Calibri" w:cs="Calibri"/>
                <w:b/>
                <w:bCs/>
              </w:rPr>
              <w:t>5.Suivi et supervision</w:t>
            </w:r>
          </w:p>
        </w:tc>
        <w:tc>
          <w:tcPr>
            <w:tcW w:w="2160" w:type="dxa"/>
          </w:tcPr>
          <w:p w14:paraId="26E8F9F6" w14:textId="77777777" w:rsidR="002800C8" w:rsidRPr="00031A77" w:rsidRDefault="002800C8" w:rsidP="00885DA1">
            <w:pPr>
              <w:rPr>
                <w:rFonts w:ascii="Calibri" w:hAnsi="Calibri" w:cs="Calibri"/>
                <w:lang w:val="fr-FR"/>
              </w:rPr>
            </w:pPr>
            <w:r w:rsidRPr="00031A77">
              <w:rPr>
                <w:rFonts w:ascii="Calibri" w:hAnsi="Calibri" w:cs="Calibri"/>
                <w:lang w:val="fr-FR"/>
              </w:rPr>
              <w:t>-Contrôle régulier de l’avancement</w:t>
            </w:r>
            <w:r w:rsidRPr="00031A77">
              <w:rPr>
                <w:rFonts w:ascii="Calibri" w:hAnsi="Calibri" w:cs="Calibri"/>
                <w:lang w:val="fr-FR"/>
              </w:rPr>
              <w:br/>
              <w:t>-Vérification conformité qualité/sécurité</w:t>
            </w:r>
            <w:r w:rsidRPr="00031A77">
              <w:rPr>
                <w:rFonts w:ascii="Calibri" w:hAnsi="Calibri" w:cs="Calibri"/>
                <w:lang w:val="fr-FR"/>
              </w:rPr>
              <w:br/>
              <w:t>-Réunions de coordination</w:t>
            </w:r>
          </w:p>
        </w:tc>
        <w:tc>
          <w:tcPr>
            <w:tcW w:w="2160" w:type="dxa"/>
          </w:tcPr>
          <w:p w14:paraId="52CA0C5C" w14:textId="77777777" w:rsidR="002800C8" w:rsidRPr="002800C8" w:rsidRDefault="002800C8" w:rsidP="00885DA1">
            <w:pPr>
              <w:rPr>
                <w:rFonts w:ascii="Calibri" w:hAnsi="Calibri" w:cs="Calibri"/>
              </w:rPr>
            </w:pPr>
            <w:r w:rsidRPr="002800C8">
              <w:rPr>
                <w:rFonts w:ascii="Calibri" w:hAnsi="Calibri" w:cs="Calibri"/>
              </w:rPr>
              <w:t xml:space="preserve">Responsable </w:t>
            </w:r>
            <w:proofErr w:type="spellStart"/>
            <w:r w:rsidRPr="002800C8">
              <w:rPr>
                <w:rFonts w:ascii="Calibri" w:hAnsi="Calibri" w:cs="Calibri"/>
              </w:rPr>
              <w:t>Logistique</w:t>
            </w:r>
            <w:proofErr w:type="spellEnd"/>
          </w:p>
        </w:tc>
        <w:tc>
          <w:tcPr>
            <w:tcW w:w="2160" w:type="dxa"/>
          </w:tcPr>
          <w:p w14:paraId="2C4915E4" w14:textId="77777777" w:rsidR="002800C8" w:rsidRPr="00031A77" w:rsidRDefault="002800C8" w:rsidP="00885DA1">
            <w:pPr>
              <w:rPr>
                <w:rFonts w:ascii="Calibri" w:hAnsi="Calibri" w:cs="Calibri"/>
                <w:lang w:val="fr-FR"/>
              </w:rPr>
            </w:pPr>
            <w:r w:rsidRPr="00031A77">
              <w:rPr>
                <w:rFonts w:ascii="Calibri" w:hAnsi="Calibri" w:cs="Calibri"/>
                <w:lang w:val="fr-FR"/>
              </w:rPr>
              <w:t>Rapports de suivi, Photos, Comptes rendus</w:t>
            </w:r>
          </w:p>
        </w:tc>
      </w:tr>
      <w:tr w:rsidR="002800C8" w:rsidRPr="002800C8" w14:paraId="02A41470" w14:textId="77777777" w:rsidTr="00885DA1">
        <w:tc>
          <w:tcPr>
            <w:tcW w:w="2203" w:type="dxa"/>
          </w:tcPr>
          <w:p w14:paraId="58A75A75" w14:textId="77777777" w:rsidR="002800C8" w:rsidRPr="002800C8" w:rsidRDefault="002800C8" w:rsidP="00885DA1">
            <w:pPr>
              <w:rPr>
                <w:rFonts w:ascii="Calibri" w:hAnsi="Calibri" w:cs="Calibri"/>
                <w:b/>
                <w:bCs/>
              </w:rPr>
            </w:pPr>
            <w:r w:rsidRPr="002800C8">
              <w:rPr>
                <w:rFonts w:ascii="Calibri" w:hAnsi="Calibri" w:cs="Calibri"/>
                <w:b/>
                <w:bCs/>
              </w:rPr>
              <w:t>6.Réception des travaux</w:t>
            </w:r>
          </w:p>
        </w:tc>
        <w:tc>
          <w:tcPr>
            <w:tcW w:w="2160" w:type="dxa"/>
          </w:tcPr>
          <w:p w14:paraId="27462D25" w14:textId="77777777" w:rsidR="002800C8" w:rsidRPr="00031A77" w:rsidRDefault="002800C8" w:rsidP="00885DA1">
            <w:pPr>
              <w:rPr>
                <w:rFonts w:ascii="Calibri" w:hAnsi="Calibri" w:cs="Calibri"/>
                <w:lang w:val="fr-FR"/>
              </w:rPr>
            </w:pPr>
            <w:r w:rsidRPr="00031A77">
              <w:rPr>
                <w:rFonts w:ascii="Calibri" w:hAnsi="Calibri" w:cs="Calibri"/>
                <w:lang w:val="fr-FR"/>
              </w:rPr>
              <w:t>-Réception provisoire (PV)</w:t>
            </w:r>
            <w:r w:rsidRPr="00031A77">
              <w:rPr>
                <w:rFonts w:ascii="Calibri" w:hAnsi="Calibri" w:cs="Calibri"/>
                <w:lang w:val="fr-FR"/>
              </w:rPr>
              <w:br/>
              <w:t>-Vérification conformité</w:t>
            </w:r>
            <w:r w:rsidRPr="00031A77">
              <w:rPr>
                <w:rFonts w:ascii="Calibri" w:hAnsi="Calibri" w:cs="Calibri"/>
                <w:lang w:val="fr-FR"/>
              </w:rPr>
              <w:br/>
              <w:t>-Réception définitive après garantie (si prévue)</w:t>
            </w:r>
          </w:p>
        </w:tc>
        <w:tc>
          <w:tcPr>
            <w:tcW w:w="2160" w:type="dxa"/>
          </w:tcPr>
          <w:p w14:paraId="4A3EBAD5" w14:textId="77777777" w:rsidR="002800C8" w:rsidRPr="002800C8" w:rsidRDefault="002800C8" w:rsidP="00885DA1">
            <w:pPr>
              <w:rPr>
                <w:rFonts w:ascii="Calibri" w:hAnsi="Calibri" w:cs="Calibri"/>
              </w:rPr>
            </w:pPr>
            <w:r w:rsidRPr="002800C8">
              <w:rPr>
                <w:rFonts w:ascii="Calibri" w:hAnsi="Calibri" w:cs="Calibri"/>
              </w:rPr>
              <w:t xml:space="preserve">Responsable </w:t>
            </w:r>
            <w:proofErr w:type="spellStart"/>
            <w:r w:rsidRPr="002800C8">
              <w:rPr>
                <w:rFonts w:ascii="Calibri" w:hAnsi="Calibri" w:cs="Calibri"/>
              </w:rPr>
              <w:t>Logistique</w:t>
            </w:r>
            <w:proofErr w:type="spellEnd"/>
            <w:r w:rsidRPr="002800C8">
              <w:rPr>
                <w:rFonts w:ascii="Calibri" w:hAnsi="Calibri" w:cs="Calibri"/>
              </w:rPr>
              <w:t xml:space="preserve"> + Direction</w:t>
            </w:r>
          </w:p>
        </w:tc>
        <w:tc>
          <w:tcPr>
            <w:tcW w:w="2160" w:type="dxa"/>
          </w:tcPr>
          <w:p w14:paraId="639267C6" w14:textId="77777777" w:rsidR="002800C8" w:rsidRPr="002800C8" w:rsidRDefault="002800C8" w:rsidP="00885DA1">
            <w:pPr>
              <w:rPr>
                <w:rFonts w:ascii="Calibri" w:hAnsi="Calibri" w:cs="Calibri"/>
              </w:rPr>
            </w:pPr>
            <w:r w:rsidRPr="002800C8">
              <w:rPr>
                <w:rFonts w:ascii="Calibri" w:hAnsi="Calibri" w:cs="Calibri"/>
              </w:rPr>
              <w:t>Procès-verbal de réception</w:t>
            </w:r>
          </w:p>
        </w:tc>
      </w:tr>
      <w:tr w:rsidR="002800C8" w:rsidRPr="00031A77" w14:paraId="3B70CB27" w14:textId="77777777" w:rsidTr="00885DA1">
        <w:tc>
          <w:tcPr>
            <w:tcW w:w="2203" w:type="dxa"/>
          </w:tcPr>
          <w:p w14:paraId="6BB0C9AD" w14:textId="77777777" w:rsidR="002800C8" w:rsidRPr="002800C8" w:rsidRDefault="002800C8" w:rsidP="00885DA1">
            <w:pPr>
              <w:rPr>
                <w:rFonts w:ascii="Calibri" w:hAnsi="Calibri" w:cs="Calibri"/>
                <w:b/>
                <w:bCs/>
              </w:rPr>
            </w:pPr>
            <w:r w:rsidRPr="002800C8">
              <w:rPr>
                <w:rFonts w:ascii="Calibri" w:hAnsi="Calibri" w:cs="Calibri"/>
                <w:b/>
                <w:bCs/>
              </w:rPr>
              <w:t xml:space="preserve">7.Clôture administrative et </w:t>
            </w:r>
            <w:r w:rsidRPr="002800C8">
              <w:rPr>
                <w:rFonts w:ascii="Calibri" w:hAnsi="Calibri" w:cs="Calibri"/>
                <w:b/>
                <w:bCs/>
              </w:rPr>
              <w:lastRenderedPageBreak/>
              <w:t>financière</w:t>
            </w:r>
          </w:p>
        </w:tc>
        <w:tc>
          <w:tcPr>
            <w:tcW w:w="2160" w:type="dxa"/>
          </w:tcPr>
          <w:p w14:paraId="7835EC81" w14:textId="77777777" w:rsidR="002800C8" w:rsidRPr="00031A77" w:rsidRDefault="002800C8" w:rsidP="00885DA1">
            <w:pPr>
              <w:rPr>
                <w:rFonts w:ascii="Calibri" w:hAnsi="Calibri" w:cs="Calibri"/>
                <w:lang w:val="fr-FR"/>
              </w:rPr>
            </w:pPr>
            <w:r w:rsidRPr="00031A77">
              <w:rPr>
                <w:rFonts w:ascii="Calibri" w:hAnsi="Calibri" w:cs="Calibri"/>
                <w:lang w:val="fr-FR"/>
              </w:rPr>
              <w:lastRenderedPageBreak/>
              <w:t>-Traitement des paiements</w:t>
            </w:r>
            <w:r w:rsidRPr="00031A77">
              <w:rPr>
                <w:rFonts w:ascii="Calibri" w:hAnsi="Calibri" w:cs="Calibri"/>
                <w:lang w:val="fr-FR"/>
              </w:rPr>
              <w:br/>
            </w:r>
            <w:r w:rsidRPr="00031A77">
              <w:rPr>
                <w:rFonts w:ascii="Calibri" w:hAnsi="Calibri" w:cs="Calibri"/>
                <w:lang w:val="fr-FR"/>
              </w:rPr>
              <w:lastRenderedPageBreak/>
              <w:t>-Archivage des documents</w:t>
            </w:r>
            <w:r w:rsidRPr="00031A77">
              <w:rPr>
                <w:rFonts w:ascii="Calibri" w:hAnsi="Calibri" w:cs="Calibri"/>
                <w:lang w:val="fr-FR"/>
              </w:rPr>
              <w:br/>
              <w:t>-Mise à jour des inventaires</w:t>
            </w:r>
          </w:p>
        </w:tc>
        <w:tc>
          <w:tcPr>
            <w:tcW w:w="2160" w:type="dxa"/>
          </w:tcPr>
          <w:p w14:paraId="47BF0EF8" w14:textId="77777777" w:rsidR="002800C8" w:rsidRPr="002800C8" w:rsidRDefault="002800C8" w:rsidP="00885DA1">
            <w:pPr>
              <w:rPr>
                <w:rFonts w:ascii="Calibri" w:hAnsi="Calibri" w:cs="Calibri"/>
              </w:rPr>
            </w:pPr>
            <w:r w:rsidRPr="002800C8">
              <w:rPr>
                <w:rFonts w:ascii="Calibri" w:hAnsi="Calibri" w:cs="Calibri"/>
              </w:rPr>
              <w:lastRenderedPageBreak/>
              <w:t xml:space="preserve">Responsable </w:t>
            </w:r>
            <w:proofErr w:type="spellStart"/>
            <w:r w:rsidRPr="002800C8">
              <w:rPr>
                <w:rFonts w:ascii="Calibri" w:hAnsi="Calibri" w:cs="Calibri"/>
              </w:rPr>
              <w:t>Logistique</w:t>
            </w:r>
            <w:proofErr w:type="spellEnd"/>
            <w:r w:rsidRPr="002800C8">
              <w:rPr>
                <w:rFonts w:ascii="Calibri" w:hAnsi="Calibri" w:cs="Calibri"/>
              </w:rPr>
              <w:t xml:space="preserve"> + Service </w:t>
            </w:r>
            <w:r w:rsidRPr="002800C8">
              <w:rPr>
                <w:rFonts w:ascii="Calibri" w:hAnsi="Calibri" w:cs="Calibri"/>
              </w:rPr>
              <w:lastRenderedPageBreak/>
              <w:t>Finance</w:t>
            </w:r>
          </w:p>
        </w:tc>
        <w:tc>
          <w:tcPr>
            <w:tcW w:w="2160" w:type="dxa"/>
          </w:tcPr>
          <w:p w14:paraId="07AE0E8C" w14:textId="77777777" w:rsidR="002800C8" w:rsidRPr="00031A77" w:rsidRDefault="002800C8" w:rsidP="00885DA1">
            <w:pPr>
              <w:rPr>
                <w:rFonts w:ascii="Calibri" w:hAnsi="Calibri" w:cs="Calibri"/>
                <w:lang w:val="fr-FR"/>
              </w:rPr>
            </w:pPr>
            <w:r w:rsidRPr="00031A77">
              <w:rPr>
                <w:rFonts w:ascii="Calibri" w:hAnsi="Calibri" w:cs="Calibri"/>
                <w:lang w:val="fr-FR"/>
              </w:rPr>
              <w:lastRenderedPageBreak/>
              <w:t xml:space="preserve">Factures, PV réception, Contrat, </w:t>
            </w:r>
            <w:r w:rsidRPr="00031A77">
              <w:rPr>
                <w:rFonts w:ascii="Calibri" w:hAnsi="Calibri" w:cs="Calibri"/>
                <w:lang w:val="fr-FR"/>
              </w:rPr>
              <w:lastRenderedPageBreak/>
              <w:t>Inventaire</w:t>
            </w:r>
          </w:p>
        </w:tc>
      </w:tr>
      <w:tr w:rsidR="002800C8" w:rsidRPr="002800C8" w14:paraId="39BEA91C" w14:textId="77777777" w:rsidTr="00885DA1">
        <w:tc>
          <w:tcPr>
            <w:tcW w:w="2203" w:type="dxa"/>
          </w:tcPr>
          <w:p w14:paraId="712E7D25" w14:textId="77777777" w:rsidR="002800C8" w:rsidRPr="002800C8" w:rsidRDefault="002800C8" w:rsidP="00885DA1">
            <w:pPr>
              <w:rPr>
                <w:rFonts w:ascii="Calibri" w:hAnsi="Calibri" w:cs="Calibri"/>
                <w:b/>
                <w:bCs/>
              </w:rPr>
            </w:pPr>
            <w:r w:rsidRPr="002800C8">
              <w:rPr>
                <w:rFonts w:ascii="Calibri" w:hAnsi="Calibri" w:cs="Calibri"/>
                <w:b/>
                <w:bCs/>
              </w:rPr>
              <w:lastRenderedPageBreak/>
              <w:t xml:space="preserve">8.Capitalisation et </w:t>
            </w:r>
            <w:proofErr w:type="spellStart"/>
            <w:r w:rsidRPr="002800C8">
              <w:rPr>
                <w:rFonts w:ascii="Calibri" w:hAnsi="Calibri" w:cs="Calibri"/>
                <w:b/>
                <w:bCs/>
              </w:rPr>
              <w:t>amélioration</w:t>
            </w:r>
            <w:proofErr w:type="spellEnd"/>
            <w:r w:rsidRPr="002800C8">
              <w:rPr>
                <w:rFonts w:ascii="Calibri" w:hAnsi="Calibri" w:cs="Calibri"/>
                <w:b/>
                <w:bCs/>
              </w:rPr>
              <w:t xml:space="preserve"> continue</w:t>
            </w:r>
          </w:p>
        </w:tc>
        <w:tc>
          <w:tcPr>
            <w:tcW w:w="2160" w:type="dxa"/>
          </w:tcPr>
          <w:p w14:paraId="1F83D673" w14:textId="77777777" w:rsidR="002800C8" w:rsidRPr="00031A77" w:rsidRDefault="002800C8" w:rsidP="00885DA1">
            <w:pPr>
              <w:rPr>
                <w:rFonts w:ascii="Calibri" w:hAnsi="Calibri" w:cs="Calibri"/>
                <w:lang w:val="fr-FR"/>
              </w:rPr>
            </w:pPr>
            <w:r w:rsidRPr="00031A77">
              <w:rPr>
                <w:rFonts w:ascii="Calibri" w:hAnsi="Calibri" w:cs="Calibri"/>
                <w:lang w:val="fr-FR"/>
              </w:rPr>
              <w:t>-Rédaction rapport final</w:t>
            </w:r>
            <w:r w:rsidRPr="00031A77">
              <w:rPr>
                <w:rFonts w:ascii="Calibri" w:hAnsi="Calibri" w:cs="Calibri"/>
                <w:lang w:val="fr-FR"/>
              </w:rPr>
              <w:br/>
              <w:t>-Capitalisation des leçons apprises</w:t>
            </w:r>
            <w:r w:rsidRPr="00031A77">
              <w:rPr>
                <w:rFonts w:ascii="Calibri" w:hAnsi="Calibri" w:cs="Calibri"/>
                <w:lang w:val="fr-FR"/>
              </w:rPr>
              <w:br/>
              <w:t>-Recommandations d’amélioration</w:t>
            </w:r>
          </w:p>
        </w:tc>
        <w:tc>
          <w:tcPr>
            <w:tcW w:w="2160" w:type="dxa"/>
          </w:tcPr>
          <w:p w14:paraId="1FC6C3BC" w14:textId="77777777" w:rsidR="002800C8" w:rsidRPr="002800C8" w:rsidRDefault="002800C8" w:rsidP="00885DA1">
            <w:pPr>
              <w:rPr>
                <w:rFonts w:ascii="Calibri" w:hAnsi="Calibri" w:cs="Calibri"/>
              </w:rPr>
            </w:pPr>
            <w:r w:rsidRPr="002800C8">
              <w:rPr>
                <w:rFonts w:ascii="Calibri" w:hAnsi="Calibri" w:cs="Calibri"/>
              </w:rPr>
              <w:t xml:space="preserve">Responsable </w:t>
            </w:r>
            <w:proofErr w:type="spellStart"/>
            <w:r w:rsidRPr="002800C8">
              <w:rPr>
                <w:rFonts w:ascii="Calibri" w:hAnsi="Calibri" w:cs="Calibri"/>
              </w:rPr>
              <w:t>Logistique</w:t>
            </w:r>
            <w:proofErr w:type="spellEnd"/>
          </w:p>
        </w:tc>
        <w:tc>
          <w:tcPr>
            <w:tcW w:w="2160" w:type="dxa"/>
          </w:tcPr>
          <w:p w14:paraId="274FC17D" w14:textId="77777777" w:rsidR="002800C8" w:rsidRPr="002800C8" w:rsidRDefault="002800C8" w:rsidP="00885DA1">
            <w:pPr>
              <w:rPr>
                <w:rFonts w:ascii="Calibri" w:hAnsi="Calibri" w:cs="Calibri"/>
              </w:rPr>
            </w:pPr>
            <w:r w:rsidRPr="002800C8">
              <w:rPr>
                <w:rFonts w:ascii="Calibri" w:hAnsi="Calibri" w:cs="Calibri"/>
              </w:rPr>
              <w:t>Rapport final</w:t>
            </w:r>
          </w:p>
        </w:tc>
      </w:tr>
    </w:tbl>
    <w:p w14:paraId="720E113B" w14:textId="77777777" w:rsidR="002800C8" w:rsidRPr="00031A77" w:rsidRDefault="002800C8" w:rsidP="002800C8">
      <w:pPr>
        <w:rPr>
          <w:rFonts w:ascii="Calibri" w:hAnsi="Calibri" w:cs="Calibri"/>
          <w:b/>
          <w:bCs/>
          <w:u w:val="single"/>
          <w:lang w:val="fr-FR"/>
        </w:rPr>
      </w:pPr>
      <w:r w:rsidRPr="00031A77">
        <w:rPr>
          <w:rFonts w:ascii="Calibri" w:hAnsi="Calibri" w:cs="Calibri"/>
          <w:b/>
          <w:bCs/>
          <w:u w:val="single"/>
          <w:lang w:val="fr-FR"/>
        </w:rPr>
        <w:t>Procédure des petits travaux de maintenance interne</w:t>
      </w:r>
    </w:p>
    <w:tbl>
      <w:tblPr>
        <w:tblStyle w:val="Grilledutableau2"/>
        <w:tblW w:w="0" w:type="auto"/>
        <w:tblLook w:val="04A0" w:firstRow="1" w:lastRow="0" w:firstColumn="1" w:lastColumn="0" w:noHBand="0" w:noVBand="1"/>
      </w:tblPr>
      <w:tblGrid>
        <w:gridCol w:w="2265"/>
        <w:gridCol w:w="2265"/>
        <w:gridCol w:w="2266"/>
        <w:gridCol w:w="2266"/>
      </w:tblGrid>
      <w:tr w:rsidR="002800C8" w:rsidRPr="002800C8" w14:paraId="26FDD7D4" w14:textId="77777777" w:rsidTr="009E1379">
        <w:trPr>
          <w:trHeight w:val="1136"/>
        </w:trPr>
        <w:tc>
          <w:tcPr>
            <w:tcW w:w="2265" w:type="dxa"/>
            <w:shd w:val="clear" w:color="auto" w:fill="C6D9F1" w:themeFill="text2" w:themeFillTint="33"/>
          </w:tcPr>
          <w:p w14:paraId="108CB7ED" w14:textId="77777777" w:rsidR="002800C8" w:rsidRPr="002800C8" w:rsidRDefault="002800C8" w:rsidP="00885DA1">
            <w:pPr>
              <w:rPr>
                <w:rFonts w:ascii="Calibri" w:hAnsi="Calibri" w:cs="Calibri"/>
                <w:b/>
                <w:bCs/>
                <w:sz w:val="22"/>
                <w:szCs w:val="22"/>
              </w:rPr>
            </w:pPr>
          </w:p>
          <w:p w14:paraId="0178BC51"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Étapes</w:t>
            </w:r>
          </w:p>
        </w:tc>
        <w:tc>
          <w:tcPr>
            <w:tcW w:w="2265" w:type="dxa"/>
            <w:shd w:val="clear" w:color="auto" w:fill="C6D9F1" w:themeFill="text2" w:themeFillTint="33"/>
            <w:vAlign w:val="center"/>
          </w:tcPr>
          <w:p w14:paraId="0FDD3244"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Activités principales</w:t>
            </w:r>
          </w:p>
        </w:tc>
        <w:tc>
          <w:tcPr>
            <w:tcW w:w="2266" w:type="dxa"/>
            <w:shd w:val="clear" w:color="auto" w:fill="C6D9F1" w:themeFill="text2" w:themeFillTint="33"/>
            <w:vAlign w:val="center"/>
          </w:tcPr>
          <w:p w14:paraId="33DE0F15"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Responsables</w:t>
            </w:r>
          </w:p>
        </w:tc>
        <w:tc>
          <w:tcPr>
            <w:tcW w:w="2266" w:type="dxa"/>
            <w:shd w:val="clear" w:color="auto" w:fill="C6D9F1" w:themeFill="text2" w:themeFillTint="33"/>
            <w:vAlign w:val="center"/>
          </w:tcPr>
          <w:p w14:paraId="68F55655"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Documents associés</w:t>
            </w:r>
          </w:p>
        </w:tc>
      </w:tr>
      <w:tr w:rsidR="002800C8" w:rsidRPr="002800C8" w14:paraId="59CBB18A" w14:textId="77777777" w:rsidTr="00885DA1">
        <w:tc>
          <w:tcPr>
            <w:tcW w:w="2265" w:type="dxa"/>
            <w:vAlign w:val="center"/>
          </w:tcPr>
          <w:p w14:paraId="734DB32F"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1.Expression du besoin</w:t>
            </w:r>
          </w:p>
        </w:tc>
        <w:tc>
          <w:tcPr>
            <w:tcW w:w="2265" w:type="dxa"/>
            <w:vAlign w:val="center"/>
          </w:tcPr>
          <w:p w14:paraId="06E003BF"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-Le service utilisateur signale un problème ou un besoin mineur de réparation (ex : ampoule, serrure, robinet, petite peinture, etc.).</w:t>
            </w:r>
          </w:p>
        </w:tc>
        <w:tc>
          <w:tcPr>
            <w:tcW w:w="2266" w:type="dxa"/>
            <w:vAlign w:val="center"/>
          </w:tcPr>
          <w:p w14:paraId="5AFC58A1"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Demandeur / Service utilisateur</w:t>
            </w:r>
          </w:p>
        </w:tc>
        <w:tc>
          <w:tcPr>
            <w:tcW w:w="2266" w:type="dxa"/>
            <w:vAlign w:val="center"/>
          </w:tcPr>
          <w:p w14:paraId="1DE0F2B4"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 xml:space="preserve">Demande orale ou </w:t>
            </w:r>
            <w:proofErr w:type="gramStart"/>
            <w:r w:rsidRPr="002800C8">
              <w:rPr>
                <w:rFonts w:ascii="Calibri" w:hAnsi="Calibri" w:cs="Calibri"/>
                <w:sz w:val="22"/>
                <w:szCs w:val="22"/>
              </w:rPr>
              <w:t>email</w:t>
            </w:r>
            <w:proofErr w:type="gramEnd"/>
          </w:p>
        </w:tc>
      </w:tr>
      <w:tr w:rsidR="002800C8" w:rsidRPr="002800C8" w14:paraId="07011D1E" w14:textId="77777777" w:rsidTr="00885DA1">
        <w:tc>
          <w:tcPr>
            <w:tcW w:w="2265" w:type="dxa"/>
            <w:vAlign w:val="center"/>
          </w:tcPr>
          <w:p w14:paraId="7666E647"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2.Demande officielle</w:t>
            </w:r>
          </w:p>
        </w:tc>
        <w:tc>
          <w:tcPr>
            <w:tcW w:w="2265" w:type="dxa"/>
            <w:vAlign w:val="center"/>
          </w:tcPr>
          <w:p w14:paraId="649D2841"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-Remplissage d’une fiche d’intervention par le demandeur.</w:t>
            </w:r>
            <w:r w:rsidRPr="002800C8">
              <w:rPr>
                <w:rFonts w:ascii="Calibri" w:hAnsi="Calibri" w:cs="Calibri"/>
                <w:sz w:val="22"/>
                <w:szCs w:val="22"/>
              </w:rPr>
              <w:br/>
              <w:t>-Transmission au Responsable Logistique pour validation.</w:t>
            </w:r>
          </w:p>
        </w:tc>
        <w:tc>
          <w:tcPr>
            <w:tcW w:w="2266" w:type="dxa"/>
            <w:vAlign w:val="center"/>
          </w:tcPr>
          <w:p w14:paraId="7C1E2631"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Demandeur / Agent de maintenance</w:t>
            </w:r>
          </w:p>
        </w:tc>
        <w:tc>
          <w:tcPr>
            <w:tcW w:w="2266" w:type="dxa"/>
            <w:vAlign w:val="center"/>
          </w:tcPr>
          <w:p w14:paraId="2BAC2B2D"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Fiche d’intervention</w:t>
            </w:r>
          </w:p>
        </w:tc>
      </w:tr>
      <w:tr w:rsidR="002800C8" w:rsidRPr="002800C8" w14:paraId="05A05901" w14:textId="77777777" w:rsidTr="00885DA1">
        <w:tc>
          <w:tcPr>
            <w:tcW w:w="2265" w:type="dxa"/>
            <w:vAlign w:val="center"/>
          </w:tcPr>
          <w:p w14:paraId="50C6AB1D"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3.Planification</w:t>
            </w:r>
          </w:p>
        </w:tc>
        <w:tc>
          <w:tcPr>
            <w:tcW w:w="2265" w:type="dxa"/>
            <w:vAlign w:val="center"/>
          </w:tcPr>
          <w:p w14:paraId="709F5F9C"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-Attribution du travail à l’agent de maintenance interne.</w:t>
            </w:r>
            <w:r w:rsidRPr="002800C8">
              <w:rPr>
                <w:rFonts w:ascii="Calibri" w:hAnsi="Calibri" w:cs="Calibri"/>
                <w:sz w:val="22"/>
                <w:szCs w:val="22"/>
              </w:rPr>
              <w:br/>
              <w:t>-Fixation d’un délai d’exécution.</w:t>
            </w:r>
          </w:p>
        </w:tc>
        <w:tc>
          <w:tcPr>
            <w:tcW w:w="2266" w:type="dxa"/>
            <w:vAlign w:val="center"/>
          </w:tcPr>
          <w:p w14:paraId="2D23C8FA"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Responsable Logistique</w:t>
            </w:r>
          </w:p>
        </w:tc>
        <w:tc>
          <w:tcPr>
            <w:tcW w:w="2266" w:type="dxa"/>
            <w:vAlign w:val="center"/>
          </w:tcPr>
          <w:p w14:paraId="50E1E879"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Planning interne</w:t>
            </w:r>
          </w:p>
        </w:tc>
      </w:tr>
      <w:tr w:rsidR="002800C8" w:rsidRPr="002800C8" w14:paraId="2E387F63" w14:textId="77777777" w:rsidTr="00885DA1">
        <w:tc>
          <w:tcPr>
            <w:tcW w:w="2265" w:type="dxa"/>
            <w:vAlign w:val="center"/>
          </w:tcPr>
          <w:p w14:paraId="7383362E"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4.Exécution</w:t>
            </w:r>
          </w:p>
        </w:tc>
        <w:tc>
          <w:tcPr>
            <w:tcW w:w="2265" w:type="dxa"/>
            <w:vAlign w:val="center"/>
          </w:tcPr>
          <w:p w14:paraId="0BC2731B"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-Réalisation des travaux mineurs par l’agent de maintenance.</w:t>
            </w:r>
            <w:r w:rsidRPr="002800C8">
              <w:rPr>
                <w:rFonts w:ascii="Calibri" w:hAnsi="Calibri" w:cs="Calibri"/>
                <w:sz w:val="22"/>
                <w:szCs w:val="22"/>
              </w:rPr>
              <w:br/>
              <w:t>-Utilisation des outils et matériaux disponibles en stock.</w:t>
            </w:r>
          </w:p>
        </w:tc>
        <w:tc>
          <w:tcPr>
            <w:tcW w:w="2266" w:type="dxa"/>
            <w:vAlign w:val="center"/>
          </w:tcPr>
          <w:p w14:paraId="3DC697F8"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Agent de maintenance</w:t>
            </w:r>
          </w:p>
        </w:tc>
        <w:tc>
          <w:tcPr>
            <w:tcW w:w="2266" w:type="dxa"/>
            <w:vAlign w:val="center"/>
          </w:tcPr>
          <w:p w14:paraId="06C0D1AD"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w:t>
            </w:r>
          </w:p>
        </w:tc>
      </w:tr>
      <w:tr w:rsidR="002800C8" w:rsidRPr="002800C8" w14:paraId="369D223F" w14:textId="77777777" w:rsidTr="00885DA1">
        <w:tc>
          <w:tcPr>
            <w:tcW w:w="2265" w:type="dxa"/>
            <w:vAlign w:val="center"/>
          </w:tcPr>
          <w:p w14:paraId="487BD2E1"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5.Contrôle</w:t>
            </w:r>
          </w:p>
        </w:tc>
        <w:tc>
          <w:tcPr>
            <w:tcW w:w="2265" w:type="dxa"/>
            <w:vAlign w:val="center"/>
          </w:tcPr>
          <w:p w14:paraId="5155DA61"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 xml:space="preserve">-Vérification de la conformité et de la </w:t>
            </w:r>
            <w:r w:rsidRPr="002800C8">
              <w:rPr>
                <w:rFonts w:ascii="Calibri" w:hAnsi="Calibri" w:cs="Calibri"/>
                <w:sz w:val="22"/>
                <w:szCs w:val="22"/>
              </w:rPr>
              <w:lastRenderedPageBreak/>
              <w:t>qualité du travail effectué.</w:t>
            </w:r>
            <w:r w:rsidRPr="002800C8">
              <w:rPr>
                <w:rFonts w:ascii="Calibri" w:hAnsi="Calibri" w:cs="Calibri"/>
                <w:sz w:val="22"/>
                <w:szCs w:val="22"/>
              </w:rPr>
              <w:br/>
              <w:t>-Signature de la fiche d’intervention comme “terminée”.</w:t>
            </w:r>
          </w:p>
        </w:tc>
        <w:tc>
          <w:tcPr>
            <w:tcW w:w="2266" w:type="dxa"/>
            <w:vAlign w:val="center"/>
          </w:tcPr>
          <w:p w14:paraId="65A79081"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lastRenderedPageBreak/>
              <w:t xml:space="preserve">Responsable Logistique /agent de </w:t>
            </w:r>
            <w:r w:rsidRPr="002800C8">
              <w:rPr>
                <w:rFonts w:ascii="Calibri" w:hAnsi="Calibri" w:cs="Calibri"/>
                <w:sz w:val="22"/>
                <w:szCs w:val="22"/>
              </w:rPr>
              <w:lastRenderedPageBreak/>
              <w:t>maintenance Demandeur</w:t>
            </w:r>
          </w:p>
        </w:tc>
        <w:tc>
          <w:tcPr>
            <w:tcW w:w="2266" w:type="dxa"/>
            <w:vAlign w:val="center"/>
          </w:tcPr>
          <w:p w14:paraId="685F99D3"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lastRenderedPageBreak/>
              <w:t>Fiche d’intervention signée</w:t>
            </w:r>
          </w:p>
        </w:tc>
      </w:tr>
      <w:tr w:rsidR="002800C8" w:rsidRPr="002800C8" w14:paraId="42F476BE" w14:textId="77777777" w:rsidTr="00885DA1">
        <w:tc>
          <w:tcPr>
            <w:tcW w:w="2265" w:type="dxa"/>
            <w:vAlign w:val="center"/>
          </w:tcPr>
          <w:p w14:paraId="4537A89F" w14:textId="77777777" w:rsidR="002800C8" w:rsidRPr="002800C8" w:rsidRDefault="002800C8" w:rsidP="00885DA1">
            <w:pPr>
              <w:rPr>
                <w:rFonts w:ascii="Calibri" w:hAnsi="Calibri" w:cs="Calibri"/>
                <w:sz w:val="22"/>
                <w:szCs w:val="22"/>
              </w:rPr>
            </w:pPr>
            <w:r w:rsidRPr="002800C8">
              <w:rPr>
                <w:rFonts w:ascii="Calibri" w:hAnsi="Calibri" w:cs="Calibri"/>
                <w:b/>
                <w:bCs/>
                <w:sz w:val="22"/>
                <w:szCs w:val="22"/>
              </w:rPr>
              <w:t>6.Clôture et archivage</w:t>
            </w:r>
          </w:p>
        </w:tc>
        <w:tc>
          <w:tcPr>
            <w:tcW w:w="2265" w:type="dxa"/>
            <w:vAlign w:val="center"/>
          </w:tcPr>
          <w:p w14:paraId="034CBE85"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-Archivage de la fiche d’intervention.</w:t>
            </w:r>
            <w:r w:rsidRPr="002800C8">
              <w:rPr>
                <w:rFonts w:ascii="Calibri" w:hAnsi="Calibri" w:cs="Calibri"/>
                <w:sz w:val="22"/>
                <w:szCs w:val="22"/>
              </w:rPr>
              <w:br/>
              <w:t>-Mise à jour du registre de maintenance.</w:t>
            </w:r>
          </w:p>
        </w:tc>
        <w:tc>
          <w:tcPr>
            <w:tcW w:w="2266" w:type="dxa"/>
            <w:vAlign w:val="center"/>
          </w:tcPr>
          <w:p w14:paraId="3235B73B" w14:textId="77777777" w:rsidR="002800C8" w:rsidRPr="002800C8" w:rsidRDefault="002800C8" w:rsidP="00885DA1">
            <w:pPr>
              <w:rPr>
                <w:rFonts w:ascii="Calibri" w:hAnsi="Calibri" w:cs="Calibri"/>
                <w:sz w:val="22"/>
                <w:szCs w:val="22"/>
              </w:rPr>
            </w:pPr>
            <w:r w:rsidRPr="002800C8">
              <w:rPr>
                <w:rFonts w:ascii="Calibri" w:hAnsi="Calibri" w:cs="Calibri"/>
                <w:sz w:val="22"/>
                <w:szCs w:val="22"/>
              </w:rPr>
              <w:t>Agent de maintenance</w:t>
            </w:r>
          </w:p>
        </w:tc>
        <w:tc>
          <w:tcPr>
            <w:tcW w:w="2266" w:type="dxa"/>
            <w:vAlign w:val="center"/>
          </w:tcPr>
          <w:p w14:paraId="51C30DC7" w14:textId="77777777" w:rsidR="002800C8" w:rsidRPr="002800C8" w:rsidRDefault="002800C8" w:rsidP="00885DA1">
            <w:pPr>
              <w:rPr>
                <w:rFonts w:ascii="Calibri" w:hAnsi="Calibri" w:cs="Calibri"/>
                <w:sz w:val="22"/>
                <w:szCs w:val="22"/>
              </w:rPr>
            </w:pPr>
          </w:p>
        </w:tc>
      </w:tr>
    </w:tbl>
    <w:p w14:paraId="75B767FA" w14:textId="77777777" w:rsidR="00A81020" w:rsidRDefault="00A81020">
      <w:pPr>
        <w:pStyle w:val="CERESBody"/>
      </w:pPr>
    </w:p>
    <w:p w14:paraId="181CEB2B" w14:textId="5C960129" w:rsidR="00A81020" w:rsidRDefault="00000000" w:rsidP="00775CE8">
      <w:pPr>
        <w:pStyle w:val="Titre3"/>
      </w:pPr>
      <w:bookmarkStart w:id="344" w:name="_Toc223448294"/>
      <w:proofErr w:type="spellStart"/>
      <w:r>
        <w:t>Archivage</w:t>
      </w:r>
      <w:proofErr w:type="spellEnd"/>
      <w:r>
        <w:t xml:space="preserve"> des documents</w:t>
      </w:r>
      <w:bookmarkEnd w:id="344"/>
    </w:p>
    <w:p w14:paraId="28768227" w14:textId="60A66415" w:rsidR="00A81020" w:rsidRPr="00031A77" w:rsidRDefault="00000000" w:rsidP="00AF4E7B">
      <w:pPr>
        <w:pStyle w:val="CERESBody"/>
        <w:spacing w:after="80"/>
        <w:jc w:val="both"/>
        <w:rPr>
          <w:lang w:val="fr-FR"/>
        </w:rPr>
      </w:pPr>
      <w:r w:rsidRPr="00031A77">
        <w:rPr>
          <w:lang w:val="fr-FR"/>
        </w:rPr>
        <w:t xml:space="preserve">Le service administratif et logistique est le premier responsable de l’archivage physique et numérique (scans) des documents </w:t>
      </w:r>
      <w:proofErr w:type="gramStart"/>
      <w:r w:rsidR="00A87227" w:rsidRPr="00031A77">
        <w:rPr>
          <w:lang w:val="fr-FR"/>
        </w:rPr>
        <w:t>suivants:</w:t>
      </w:r>
      <w:proofErr w:type="gramEnd"/>
    </w:p>
    <w:p w14:paraId="656BC81D" w14:textId="77777777" w:rsidR="00A81020" w:rsidRPr="00031A77" w:rsidRDefault="00000000">
      <w:pPr>
        <w:pStyle w:val="CERESBody"/>
        <w:numPr>
          <w:ilvl w:val="0"/>
          <w:numId w:val="128"/>
        </w:numPr>
        <w:spacing w:after="80"/>
        <w:jc w:val="both"/>
        <w:rPr>
          <w:lang w:val="fr-FR"/>
        </w:rPr>
      </w:pPr>
      <w:r w:rsidRPr="00031A77">
        <w:rPr>
          <w:lang w:val="fr-FR"/>
        </w:rPr>
        <w:t>Les titres de propriétés de PROMES (CERES) et de l’IECD,</w:t>
      </w:r>
    </w:p>
    <w:p w14:paraId="72E8F858" w14:textId="77777777" w:rsidR="00A81020" w:rsidRPr="00031A77" w:rsidRDefault="00000000">
      <w:pPr>
        <w:pStyle w:val="CERESBody"/>
        <w:numPr>
          <w:ilvl w:val="0"/>
          <w:numId w:val="128"/>
        </w:numPr>
        <w:spacing w:after="80"/>
        <w:jc w:val="both"/>
        <w:rPr>
          <w:lang w:val="fr-FR"/>
        </w:rPr>
      </w:pPr>
      <w:r w:rsidRPr="00031A77">
        <w:rPr>
          <w:lang w:val="fr-FR"/>
        </w:rPr>
        <w:t>Tous les documents et contrats de partenariats susceptibles d’engager financièrement CERES,</w:t>
      </w:r>
    </w:p>
    <w:p w14:paraId="6E8C32D0" w14:textId="77777777" w:rsidR="00A81020" w:rsidRPr="00031A77" w:rsidRDefault="00000000">
      <w:pPr>
        <w:pStyle w:val="CERESBody"/>
        <w:numPr>
          <w:ilvl w:val="0"/>
          <w:numId w:val="128"/>
        </w:numPr>
        <w:spacing w:after="80"/>
        <w:jc w:val="both"/>
        <w:rPr>
          <w:lang w:val="fr-FR"/>
        </w:rPr>
      </w:pPr>
      <w:r w:rsidRPr="00031A77">
        <w:rPr>
          <w:lang w:val="fr-FR"/>
        </w:rPr>
        <w:t>Toutes les conventions ou partenariats contractés par CERES qui ne créent pas d’engagement financier pour CERES, l’original étant conservé par le service concerné.</w:t>
      </w:r>
    </w:p>
    <w:p w14:paraId="138656AB" w14:textId="77777777" w:rsidR="00A81020" w:rsidRPr="00031A77" w:rsidRDefault="00000000">
      <w:pPr>
        <w:pStyle w:val="CERESBody"/>
        <w:numPr>
          <w:ilvl w:val="0"/>
          <w:numId w:val="128"/>
        </w:numPr>
        <w:spacing w:after="80"/>
        <w:jc w:val="both"/>
        <w:rPr>
          <w:lang w:val="fr-FR"/>
        </w:rPr>
      </w:pPr>
      <w:r w:rsidRPr="00031A77">
        <w:rPr>
          <w:lang w:val="fr-FR"/>
        </w:rPr>
        <w:t>Tous les documents patrimoniaux dans des classeurs spécifiques (contrats, notices d’utilisation, conditions d’utilisation, titres fonciers, etc.)</w:t>
      </w:r>
    </w:p>
    <w:p w14:paraId="5B748205" w14:textId="77777777" w:rsidR="00892289" w:rsidRPr="00031A77" w:rsidRDefault="00892289" w:rsidP="00892289">
      <w:pPr>
        <w:pStyle w:val="CERESBody"/>
        <w:spacing w:after="80"/>
        <w:rPr>
          <w:lang w:val="fr-FR"/>
        </w:rPr>
      </w:pPr>
    </w:p>
    <w:p w14:paraId="23B79066" w14:textId="77777777" w:rsidR="00A81020" w:rsidRPr="00031A77" w:rsidRDefault="00000000" w:rsidP="00AF4E7B">
      <w:pPr>
        <w:pStyle w:val="CERESBody"/>
        <w:spacing w:after="80"/>
        <w:jc w:val="both"/>
        <w:rPr>
          <w:b/>
          <w:bCs/>
          <w:u w:val="single"/>
          <w:lang w:val="fr-FR"/>
        </w:rPr>
      </w:pPr>
      <w:r w:rsidRPr="00031A77">
        <w:rPr>
          <w:b/>
          <w:bCs/>
          <w:u w:val="single"/>
          <w:lang w:val="fr-FR"/>
        </w:rPr>
        <w:t>Réunion mensuelle de l’équipe administrative et logistique</w:t>
      </w:r>
    </w:p>
    <w:p w14:paraId="542B6E52" w14:textId="77777777" w:rsidR="00A81020" w:rsidRPr="00031A77" w:rsidRDefault="00000000" w:rsidP="00AF4E7B">
      <w:pPr>
        <w:pStyle w:val="CERESBody"/>
        <w:spacing w:after="80"/>
        <w:jc w:val="both"/>
        <w:rPr>
          <w:lang w:val="fr-FR"/>
        </w:rPr>
      </w:pPr>
      <w:r w:rsidRPr="00031A77">
        <w:rPr>
          <w:lang w:val="fr-FR"/>
        </w:rPr>
        <w:t>Dans le cadre de l’amélioration continue du fonctionnement interne, une réunion d’équipe est organisée chaque premier vendredi du mois. Pilotée par le Responsable administratif et logistique, cette réunion a pour objectif de faire le point sur les activités réalisées, d’anticiper les actions à venir et de renforcer la communication entre les membres de l’équipe.</w:t>
      </w:r>
    </w:p>
    <w:p w14:paraId="213434C1" w14:textId="6BC26B26" w:rsidR="00A81020" w:rsidRPr="00031A77" w:rsidRDefault="00000000" w:rsidP="00AF4E7B">
      <w:pPr>
        <w:pStyle w:val="CERESBody"/>
        <w:spacing w:after="80"/>
        <w:jc w:val="both"/>
        <w:rPr>
          <w:b/>
          <w:bCs/>
          <w:lang w:val="fr-FR"/>
        </w:rPr>
      </w:pPr>
      <w:r w:rsidRPr="00031A77">
        <w:rPr>
          <w:b/>
          <w:bCs/>
          <w:lang w:val="fr-FR"/>
        </w:rPr>
        <w:t xml:space="preserve">Les principaux points abordés lors de la réunion sont les </w:t>
      </w:r>
      <w:proofErr w:type="gramStart"/>
      <w:r w:rsidR="007E0503" w:rsidRPr="00031A77">
        <w:rPr>
          <w:b/>
          <w:bCs/>
          <w:lang w:val="fr-FR"/>
        </w:rPr>
        <w:t>suivants:</w:t>
      </w:r>
      <w:proofErr w:type="gramEnd"/>
    </w:p>
    <w:p w14:paraId="6AD89858" w14:textId="2C14C316" w:rsidR="00A81020" w:rsidRPr="00031A77" w:rsidRDefault="00000000">
      <w:pPr>
        <w:pStyle w:val="CERESBody"/>
        <w:numPr>
          <w:ilvl w:val="0"/>
          <w:numId w:val="129"/>
        </w:numPr>
        <w:spacing w:after="80"/>
        <w:jc w:val="both"/>
        <w:rPr>
          <w:lang w:val="fr-FR"/>
        </w:rPr>
      </w:pPr>
      <w:r w:rsidRPr="00031A77">
        <w:rPr>
          <w:lang w:val="fr-FR"/>
        </w:rPr>
        <w:t xml:space="preserve">Revue des activités administratives et logistiques menées durant le mois </w:t>
      </w:r>
      <w:proofErr w:type="gramStart"/>
      <w:r w:rsidR="007E0503" w:rsidRPr="00031A77">
        <w:rPr>
          <w:lang w:val="fr-FR"/>
        </w:rPr>
        <w:t>écoulé;</w:t>
      </w:r>
      <w:proofErr w:type="gramEnd"/>
    </w:p>
    <w:p w14:paraId="125945B5" w14:textId="2FF9B96F" w:rsidR="00A81020" w:rsidRPr="00031A77" w:rsidRDefault="00000000">
      <w:pPr>
        <w:pStyle w:val="CERESBody"/>
        <w:numPr>
          <w:ilvl w:val="0"/>
          <w:numId w:val="129"/>
        </w:numPr>
        <w:spacing w:after="80"/>
        <w:jc w:val="both"/>
        <w:rPr>
          <w:lang w:val="fr-FR"/>
        </w:rPr>
      </w:pPr>
      <w:r w:rsidRPr="00031A77">
        <w:rPr>
          <w:lang w:val="fr-FR"/>
        </w:rPr>
        <w:t xml:space="preserve">Identification des réussites, des difficultés rencontrées et des solutions </w:t>
      </w:r>
      <w:proofErr w:type="gramStart"/>
      <w:r w:rsidR="007E0503" w:rsidRPr="00031A77">
        <w:rPr>
          <w:lang w:val="fr-FR"/>
        </w:rPr>
        <w:t>proposées;</w:t>
      </w:r>
      <w:proofErr w:type="gramEnd"/>
    </w:p>
    <w:p w14:paraId="05D3ED3A" w14:textId="6570C313" w:rsidR="00A81020" w:rsidRPr="00031A77" w:rsidRDefault="00000000">
      <w:pPr>
        <w:pStyle w:val="CERESBody"/>
        <w:numPr>
          <w:ilvl w:val="0"/>
          <w:numId w:val="129"/>
        </w:numPr>
        <w:spacing w:after="80"/>
        <w:jc w:val="both"/>
        <w:rPr>
          <w:lang w:val="fr-FR"/>
        </w:rPr>
      </w:pPr>
      <w:r w:rsidRPr="00031A77">
        <w:rPr>
          <w:lang w:val="fr-FR"/>
        </w:rPr>
        <w:t>Planification des activités prévues pour le mois à venir (achats, gestion des stocks, intendance, coordination avec les prestataires, etc.</w:t>
      </w:r>
      <w:proofErr w:type="gramStart"/>
      <w:r w:rsidR="007E0503" w:rsidRPr="00031A77">
        <w:rPr>
          <w:lang w:val="fr-FR"/>
        </w:rPr>
        <w:t>);</w:t>
      </w:r>
      <w:proofErr w:type="gramEnd"/>
    </w:p>
    <w:p w14:paraId="2E406D96" w14:textId="77777777" w:rsidR="00A81020" w:rsidRPr="00031A77" w:rsidRDefault="00000000">
      <w:pPr>
        <w:pStyle w:val="CERESBody"/>
        <w:numPr>
          <w:ilvl w:val="0"/>
          <w:numId w:val="129"/>
        </w:numPr>
        <w:spacing w:after="80"/>
        <w:jc w:val="both"/>
        <w:rPr>
          <w:lang w:val="fr-FR"/>
        </w:rPr>
      </w:pPr>
      <w:r w:rsidRPr="00031A77">
        <w:rPr>
          <w:lang w:val="fr-FR"/>
        </w:rPr>
        <w:t>Échanges sur les aspects transversaux et les points divers susceptibles d’impacter l’organisation du travail.</w:t>
      </w:r>
    </w:p>
    <w:p w14:paraId="78B8F113" w14:textId="77777777" w:rsidR="00A81020" w:rsidRPr="00031A77" w:rsidRDefault="00000000" w:rsidP="00AF4E7B">
      <w:pPr>
        <w:pStyle w:val="CERESBody"/>
        <w:spacing w:after="80"/>
        <w:jc w:val="both"/>
        <w:rPr>
          <w:lang w:val="fr-FR"/>
        </w:rPr>
      </w:pPr>
      <w:r w:rsidRPr="00031A77">
        <w:rPr>
          <w:lang w:val="fr-FR"/>
        </w:rPr>
        <w:t>Un compte rendu est systématiquement rédigé par l’AL à l’issue de chaque réunion afin d’assurer la traçabilité des échanges, ainsi que le suivi des décisions et des actions à mettre en œuvre. Ce document est partagé avec l’ensemble de l’équipe et archivé conformément aux procédures internes.</w:t>
      </w:r>
    </w:p>
    <w:p w14:paraId="6B6A5425" w14:textId="512D4D41" w:rsidR="00A81020" w:rsidRPr="00031A77" w:rsidRDefault="00000000" w:rsidP="00A3759A">
      <w:pPr>
        <w:pStyle w:val="CERESBody"/>
        <w:spacing w:after="80"/>
        <w:jc w:val="both"/>
        <w:rPr>
          <w:lang w:val="fr-FR"/>
        </w:rPr>
      </w:pPr>
      <w:r w:rsidRPr="00031A77">
        <w:rPr>
          <w:lang w:val="fr-FR"/>
        </w:rPr>
        <w:t>La participation à la réunion est obligatoire pour tous les membres de l’équipe administrative et logistique, à l’exception de l’équipe de soutien. En cas d’absence, une justification préalable, validée par la hiérarchie, est requise.</w:t>
      </w:r>
    </w:p>
    <w:p w14:paraId="692AF065" w14:textId="55C48A9D" w:rsidR="00A81020" w:rsidRDefault="00000000" w:rsidP="00775CE8">
      <w:pPr>
        <w:pStyle w:val="Titre1"/>
      </w:pPr>
      <w:bookmarkStart w:id="345" w:name="_Toc223448295"/>
      <w:r>
        <w:lastRenderedPageBreak/>
        <w:t>PROCEDURE DE GESTION FINANCIERE</w:t>
      </w:r>
      <w:bookmarkEnd w:id="345"/>
    </w:p>
    <w:p w14:paraId="2F5554B1" w14:textId="78A89ED6" w:rsidR="00A81020" w:rsidRDefault="00000000" w:rsidP="00775CE8">
      <w:pPr>
        <w:pStyle w:val="Titre2"/>
      </w:pPr>
      <w:bookmarkStart w:id="346" w:name="_Toc223448296"/>
      <w:r>
        <w:t xml:space="preserve">Gestion </w:t>
      </w:r>
      <w:proofErr w:type="spellStart"/>
      <w:r>
        <w:t>budgétaire</w:t>
      </w:r>
      <w:proofErr w:type="spellEnd"/>
      <w:r>
        <w:t xml:space="preserve"> et financière</w:t>
      </w:r>
      <w:bookmarkEnd w:id="346"/>
    </w:p>
    <w:p w14:paraId="779EE9C2" w14:textId="77777777" w:rsidR="00A81020" w:rsidRPr="00031A77" w:rsidRDefault="00000000" w:rsidP="00AF4E7B">
      <w:pPr>
        <w:pStyle w:val="CERESBody"/>
        <w:spacing w:after="80"/>
        <w:jc w:val="both"/>
        <w:rPr>
          <w:lang w:val="fr-FR"/>
        </w:rPr>
      </w:pPr>
      <w:r w:rsidRPr="00031A77">
        <w:rPr>
          <w:lang w:val="fr-FR"/>
        </w:rPr>
        <w:t>Le RF est responsable de la gestion des ressources financières du programme CERES incluant la prévision de trésorerie, la gestion des comptes bancaires et le respect des procédures financières. Il alerte le DPR en temps voulu afin qu’elle effectue les appels de fonds auprès des bailleurs à temps et évite d’engager des dépenses sans disponibilité de trésorerie.</w:t>
      </w:r>
    </w:p>
    <w:p w14:paraId="267AA10D" w14:textId="5B1BC2BB" w:rsidR="00A81020" w:rsidRDefault="00000000" w:rsidP="00775CE8">
      <w:pPr>
        <w:pStyle w:val="Titre3"/>
      </w:pPr>
      <w:bookmarkStart w:id="347" w:name="_Toc223448297"/>
      <w:r>
        <w:t xml:space="preserve">Compte </w:t>
      </w:r>
      <w:proofErr w:type="spellStart"/>
      <w:r>
        <w:t>en</w:t>
      </w:r>
      <w:proofErr w:type="spellEnd"/>
      <w:r>
        <w:t xml:space="preserve"> </w:t>
      </w:r>
      <w:proofErr w:type="spellStart"/>
      <w:r>
        <w:t>banque</w:t>
      </w:r>
      <w:proofErr w:type="spellEnd"/>
      <w:r>
        <w:t xml:space="preserve"> de CERES</w:t>
      </w:r>
      <w:bookmarkEnd w:id="347"/>
    </w:p>
    <w:p w14:paraId="49814704" w14:textId="2D10EE04" w:rsidR="00A81020" w:rsidRPr="00031A77" w:rsidRDefault="00000000" w:rsidP="00AF4E7B">
      <w:pPr>
        <w:pStyle w:val="CERESBody"/>
        <w:spacing w:after="80"/>
        <w:jc w:val="both"/>
        <w:rPr>
          <w:lang w:val="fr-FR"/>
        </w:rPr>
      </w:pPr>
      <w:r w:rsidRPr="00031A77">
        <w:rPr>
          <w:lang w:val="fr-FR"/>
        </w:rPr>
        <w:t xml:space="preserve">PROMES détient un seul compte bancaire en Ariary auprès de la BRED Madagasikara Populaire, nouvelle dénomination de la SGM à partir de mars 2025 (agence de Tsianolondroa) spécifiquement dédié au programme </w:t>
      </w:r>
      <w:proofErr w:type="gramStart"/>
      <w:r w:rsidR="00A87227" w:rsidRPr="00031A77">
        <w:rPr>
          <w:lang w:val="fr-FR"/>
        </w:rPr>
        <w:t>CERES:</w:t>
      </w:r>
      <w:proofErr w:type="gramEnd"/>
    </w:p>
    <w:p w14:paraId="7F8E2F61" w14:textId="60F140A1" w:rsidR="00A81020" w:rsidRDefault="00C939BF">
      <w:pPr>
        <w:pStyle w:val="CERESBody"/>
        <w:numPr>
          <w:ilvl w:val="0"/>
          <w:numId w:val="130"/>
        </w:numPr>
        <w:spacing w:after="80"/>
        <w:jc w:val="both"/>
      </w:pPr>
      <w:proofErr w:type="spellStart"/>
      <w:r>
        <w:t>Titulaire</w:t>
      </w:r>
      <w:proofErr w:type="spellEnd"/>
      <w:r>
        <w:t>: PROMES</w:t>
      </w:r>
    </w:p>
    <w:p w14:paraId="0CBC8EA8" w14:textId="70C21DFE" w:rsidR="00A81020" w:rsidRDefault="00000000">
      <w:pPr>
        <w:pStyle w:val="CERESBody"/>
        <w:numPr>
          <w:ilvl w:val="0"/>
          <w:numId w:val="130"/>
        </w:numPr>
        <w:spacing w:after="80"/>
        <w:jc w:val="both"/>
      </w:pPr>
      <w:r>
        <w:t xml:space="preserve">Code </w:t>
      </w:r>
      <w:proofErr w:type="spellStart"/>
      <w:r w:rsidR="00C939BF">
        <w:t>banque</w:t>
      </w:r>
      <w:proofErr w:type="spellEnd"/>
      <w:r w:rsidR="00C939BF">
        <w:t>:</w:t>
      </w:r>
      <w:r>
        <w:t xml:space="preserve"> 00008</w:t>
      </w:r>
    </w:p>
    <w:p w14:paraId="38B98498" w14:textId="09654B86" w:rsidR="00A81020" w:rsidRDefault="00000000">
      <w:pPr>
        <w:pStyle w:val="CERESBody"/>
        <w:numPr>
          <w:ilvl w:val="0"/>
          <w:numId w:val="130"/>
        </w:numPr>
        <w:spacing w:after="80"/>
        <w:jc w:val="both"/>
      </w:pPr>
      <w:r>
        <w:t xml:space="preserve">Code </w:t>
      </w:r>
      <w:r w:rsidR="00C939BF">
        <w:t>Guichet:</w:t>
      </w:r>
      <w:r>
        <w:t xml:space="preserve"> 00340</w:t>
      </w:r>
    </w:p>
    <w:p w14:paraId="40209296" w14:textId="77777777" w:rsidR="00A81020" w:rsidRDefault="00000000">
      <w:pPr>
        <w:pStyle w:val="CERESBody"/>
        <w:numPr>
          <w:ilvl w:val="0"/>
          <w:numId w:val="130"/>
        </w:numPr>
        <w:spacing w:after="80"/>
        <w:jc w:val="both"/>
      </w:pPr>
      <w:proofErr w:type="spellStart"/>
      <w:r>
        <w:t>Numéro</w:t>
      </w:r>
      <w:proofErr w:type="spellEnd"/>
      <w:r>
        <w:t xml:space="preserve"> de </w:t>
      </w:r>
      <w:proofErr w:type="spellStart"/>
      <w:r>
        <w:t>compte</w:t>
      </w:r>
      <w:proofErr w:type="spellEnd"/>
      <w:r>
        <w:t> :05004003710</w:t>
      </w:r>
    </w:p>
    <w:p w14:paraId="3CA45664" w14:textId="70700843" w:rsidR="00A81020" w:rsidRDefault="00000000">
      <w:pPr>
        <w:pStyle w:val="CERESBody"/>
        <w:numPr>
          <w:ilvl w:val="0"/>
          <w:numId w:val="130"/>
        </w:numPr>
        <w:spacing w:after="80"/>
        <w:jc w:val="both"/>
      </w:pPr>
      <w:r>
        <w:t xml:space="preserve">Clé </w:t>
      </w:r>
      <w:r w:rsidR="00C939BF">
        <w:t>RIB:</w:t>
      </w:r>
      <w:r>
        <w:t xml:space="preserve"> 72</w:t>
      </w:r>
    </w:p>
    <w:p w14:paraId="07930243" w14:textId="52EBFAE7" w:rsidR="00A81020" w:rsidRDefault="00C939BF">
      <w:pPr>
        <w:pStyle w:val="CERESBody"/>
        <w:numPr>
          <w:ilvl w:val="0"/>
          <w:numId w:val="130"/>
        </w:numPr>
        <w:spacing w:after="80"/>
        <w:jc w:val="both"/>
      </w:pPr>
      <w:r>
        <w:t>IBAN: MG4600008003400500400371072</w:t>
      </w:r>
    </w:p>
    <w:p w14:paraId="2DCA8634" w14:textId="5F5E8F7C" w:rsidR="00A81020" w:rsidRDefault="00C939BF">
      <w:pPr>
        <w:pStyle w:val="CERESBody"/>
        <w:numPr>
          <w:ilvl w:val="0"/>
          <w:numId w:val="130"/>
        </w:numPr>
        <w:spacing w:after="80"/>
        <w:jc w:val="both"/>
      </w:pPr>
      <w:r>
        <w:t>BIC: BFAVMGMG</w:t>
      </w:r>
    </w:p>
    <w:p w14:paraId="4D8B45C4" w14:textId="695FC6B0" w:rsidR="00A81020" w:rsidRDefault="00000000" w:rsidP="00775CE8">
      <w:pPr>
        <w:pStyle w:val="Titre3"/>
      </w:pPr>
      <w:bookmarkStart w:id="348" w:name="_Toc223448298"/>
      <w:r>
        <w:t xml:space="preserve">Gestion des </w:t>
      </w:r>
      <w:proofErr w:type="spellStart"/>
      <w:r>
        <w:t>produits</w:t>
      </w:r>
      <w:bookmarkEnd w:id="348"/>
      <w:proofErr w:type="spellEnd"/>
    </w:p>
    <w:p w14:paraId="730057FA" w14:textId="77777777" w:rsidR="00A81020" w:rsidRPr="00031A77" w:rsidRDefault="00000000" w:rsidP="00AF4E7B">
      <w:pPr>
        <w:pStyle w:val="CERESBody"/>
        <w:spacing w:after="80"/>
        <w:jc w:val="both"/>
        <w:rPr>
          <w:lang w:val="fr-FR"/>
        </w:rPr>
      </w:pPr>
      <w:r w:rsidRPr="00031A77">
        <w:rPr>
          <w:lang w:val="fr-FR"/>
        </w:rPr>
        <w:t>Toute entrée de fonds au sein de CERES doit être versée directement sur le compte bancaire de PROMES auprès de BRED Madagascar. Ces fonds peuvent provenir de différentes sources, notamment, les cotisations des membres, les subventions des bailleurs, les participations aux frais de location, les remises ou retour sur achats, ainsi que les remboursements d’avances ou produits divers.</w:t>
      </w:r>
    </w:p>
    <w:p w14:paraId="6F3C019C" w14:textId="78681105" w:rsidR="00A81020" w:rsidRDefault="00000000" w:rsidP="00775CE8">
      <w:pPr>
        <w:pStyle w:val="Titre3"/>
      </w:pPr>
      <w:bookmarkStart w:id="349" w:name="_Toc223448299"/>
      <w:r>
        <w:t xml:space="preserve">Gestion </w:t>
      </w:r>
      <w:proofErr w:type="spellStart"/>
      <w:r>
        <w:t>budgétaire</w:t>
      </w:r>
      <w:bookmarkEnd w:id="349"/>
      <w:proofErr w:type="spellEnd"/>
    </w:p>
    <w:p w14:paraId="6C16BE2C" w14:textId="77777777" w:rsidR="00A81020" w:rsidRPr="00031A77" w:rsidRDefault="00000000" w:rsidP="00AF4E7B">
      <w:pPr>
        <w:pStyle w:val="CERESBody"/>
        <w:spacing w:after="80"/>
        <w:jc w:val="both"/>
        <w:rPr>
          <w:lang w:val="fr-FR"/>
        </w:rPr>
      </w:pPr>
      <w:r w:rsidRPr="00031A77">
        <w:rPr>
          <w:lang w:val="fr-FR"/>
        </w:rPr>
        <w:t>Chaque Chef de Service qui dépose une demande d’achat, d’autorisation ou de remboursement (dans le cas de NDF) doit vérifier l’existence d’une ligne budgétaire correspondante dans son budget, en particulier pour les activités. Chaque activité pour chaque service est identifiée par un code à 7 chiffres, que le chef de service doit inscrire dans la section « Code – Activité » du formulaire de demande. En cas de doute, il peut solliciter l’assistance du CG. Cela permet aux chefs de Service de suivre leur budget et d'envisager des ajustements en cas d'ajout d'une activité non prévue.</w:t>
      </w:r>
    </w:p>
    <w:p w14:paraId="3F8A8B9B" w14:textId="77777777" w:rsidR="00A81020" w:rsidRPr="00031A77" w:rsidRDefault="00000000" w:rsidP="00AF4E7B">
      <w:pPr>
        <w:pStyle w:val="CERESBody"/>
        <w:spacing w:after="80"/>
        <w:jc w:val="both"/>
        <w:rPr>
          <w:lang w:val="fr-FR"/>
        </w:rPr>
      </w:pPr>
      <w:r w:rsidRPr="00031A77">
        <w:rPr>
          <w:lang w:val="fr-FR"/>
        </w:rPr>
        <w:t>A cet effet, les chefs de services sont invités à conserver une copie des navettes validées pour chaque demande approuvée.</w:t>
      </w:r>
    </w:p>
    <w:p w14:paraId="411A8942" w14:textId="77777777" w:rsidR="00A81020" w:rsidRPr="00031A77" w:rsidRDefault="00000000" w:rsidP="00AF4E7B">
      <w:pPr>
        <w:pStyle w:val="CERESBody"/>
        <w:spacing w:after="80"/>
        <w:jc w:val="both"/>
        <w:rPr>
          <w:lang w:val="fr-FR"/>
        </w:rPr>
      </w:pPr>
      <w:r w:rsidRPr="00031A77">
        <w:rPr>
          <w:lang w:val="fr-FR"/>
        </w:rPr>
        <w:t>Enfin, il est recommandé aux Chefs de Services d’anticiper leur besoin un mois à l’avance afin d’éviter tout retard dans la réalisation, en raison du délai de traitement de 15 jours pour les navettes d’achat ou de réalisation.</w:t>
      </w:r>
    </w:p>
    <w:p w14:paraId="32107B8C" w14:textId="77777777" w:rsidR="00A81020" w:rsidRPr="00031A77" w:rsidRDefault="00000000" w:rsidP="00AF4E7B">
      <w:pPr>
        <w:pStyle w:val="CERESBody"/>
        <w:spacing w:after="80"/>
        <w:jc w:val="both"/>
        <w:rPr>
          <w:lang w:val="fr-FR"/>
        </w:rPr>
      </w:pPr>
      <w:r w:rsidRPr="00031A77">
        <w:rPr>
          <w:lang w:val="fr-FR"/>
        </w:rPr>
        <w:t xml:space="preserve">Mise en place en avril 2023, une application Achats, permet désormais de consulter en temps réel l’étape ou la situation de sa demande. Elle remplace le fichier Excel intitulé « suivi </w:t>
      </w:r>
      <w:proofErr w:type="spellStart"/>
      <w:r w:rsidRPr="00031A77">
        <w:rPr>
          <w:lang w:val="fr-FR"/>
        </w:rPr>
        <w:t>Comital</w:t>
      </w:r>
      <w:proofErr w:type="spellEnd"/>
      <w:r w:rsidRPr="00031A77">
        <w:rPr>
          <w:lang w:val="fr-FR"/>
        </w:rPr>
        <w:t xml:space="preserve"> Base » auparavant </w:t>
      </w:r>
      <w:r w:rsidRPr="00031A77">
        <w:rPr>
          <w:lang w:val="fr-FR"/>
        </w:rPr>
        <w:lastRenderedPageBreak/>
        <w:t>disponible sur SharePoint. Ce fichier présentait plusieurs limites : la ressaisie manuelle des demandes entraînait une perte de temps considérable, et les informations diffusées n’étaient pas toujours à jour.</w:t>
      </w:r>
    </w:p>
    <w:p w14:paraId="3D608A25" w14:textId="43FF92FC" w:rsidR="00A81020" w:rsidRDefault="00000000" w:rsidP="00775CE8">
      <w:pPr>
        <w:pStyle w:val="Titre2"/>
      </w:pPr>
      <w:bookmarkStart w:id="350" w:name="_Toc223448300"/>
      <w:proofErr w:type="spellStart"/>
      <w:r>
        <w:t>Procédure</w:t>
      </w:r>
      <w:proofErr w:type="spellEnd"/>
      <w:r>
        <w:t xml:space="preserve"> </w:t>
      </w:r>
      <w:proofErr w:type="spellStart"/>
      <w:r>
        <w:t>d’achat</w:t>
      </w:r>
      <w:proofErr w:type="spellEnd"/>
      <w:r>
        <w:t xml:space="preserve"> et de </w:t>
      </w:r>
      <w:proofErr w:type="spellStart"/>
      <w:r>
        <w:t>dépenses</w:t>
      </w:r>
      <w:bookmarkEnd w:id="350"/>
      <w:proofErr w:type="spellEnd"/>
    </w:p>
    <w:p w14:paraId="3BA07094" w14:textId="06542AE4" w:rsidR="00A81020" w:rsidRDefault="00000000" w:rsidP="00775CE8">
      <w:pPr>
        <w:pStyle w:val="Titre3"/>
      </w:pPr>
      <w:bookmarkStart w:id="351" w:name="_Toc223448301"/>
      <w:proofErr w:type="spellStart"/>
      <w:r>
        <w:t>Procédure</w:t>
      </w:r>
      <w:proofErr w:type="spellEnd"/>
      <w:r>
        <w:t xml:space="preserve"> </w:t>
      </w:r>
      <w:proofErr w:type="spellStart"/>
      <w:r>
        <w:t>d’achat</w:t>
      </w:r>
      <w:bookmarkEnd w:id="351"/>
      <w:proofErr w:type="spellEnd"/>
    </w:p>
    <w:p w14:paraId="150BAE04" w14:textId="773FBCEF" w:rsidR="00A81020" w:rsidRPr="00031A77" w:rsidRDefault="00000000" w:rsidP="00AF4E7B">
      <w:pPr>
        <w:pStyle w:val="CERESBody"/>
        <w:spacing w:after="80"/>
        <w:jc w:val="both"/>
        <w:rPr>
          <w:lang w:val="fr-FR"/>
        </w:rPr>
      </w:pPr>
      <w:r w:rsidRPr="00031A77">
        <w:rPr>
          <w:lang w:val="fr-FR"/>
        </w:rPr>
        <w:t xml:space="preserve">Depuis la mise en place de l’application Achats en avril 2023, l’ensemble du processus de validation des demandes s’effectue intégralement en ligne. Le déroulement général, quant à lui, reste inchangé. La procédure générale d’achat se déroule comme </w:t>
      </w:r>
      <w:proofErr w:type="gramStart"/>
      <w:r w:rsidR="00A87227" w:rsidRPr="00031A77">
        <w:rPr>
          <w:lang w:val="fr-FR"/>
        </w:rPr>
        <w:t>suit:</w:t>
      </w:r>
      <w:proofErr w:type="gramEnd"/>
    </w:p>
    <w:p w14:paraId="7C1F9788" w14:textId="77777777" w:rsidR="00A81020" w:rsidRPr="00031A77" w:rsidRDefault="00000000">
      <w:pPr>
        <w:pStyle w:val="CERESBody"/>
        <w:numPr>
          <w:ilvl w:val="0"/>
          <w:numId w:val="131"/>
        </w:numPr>
        <w:spacing w:after="80"/>
        <w:jc w:val="both"/>
        <w:rPr>
          <w:lang w:val="fr-FR"/>
        </w:rPr>
      </w:pPr>
      <w:r w:rsidRPr="00031A77">
        <w:rPr>
          <w:lang w:val="fr-FR"/>
        </w:rPr>
        <w:t>Chaque collaborateur saisit directement ses besoins d’achat dans l’application Achats, via le formulaire Navette Achat et Autorisation, qui est ensuite transmis automatiquement à son chef de service pour approbation.</w:t>
      </w:r>
    </w:p>
    <w:p w14:paraId="63053291" w14:textId="27E1A5E5" w:rsidR="00A81020" w:rsidRPr="00031A77" w:rsidRDefault="00000000">
      <w:pPr>
        <w:pStyle w:val="CERESBody"/>
        <w:numPr>
          <w:ilvl w:val="0"/>
          <w:numId w:val="131"/>
        </w:numPr>
        <w:spacing w:after="80"/>
        <w:jc w:val="both"/>
        <w:rPr>
          <w:lang w:val="fr-FR"/>
        </w:rPr>
      </w:pPr>
      <w:r w:rsidRPr="00031A77">
        <w:rPr>
          <w:lang w:val="fr-FR"/>
        </w:rPr>
        <w:t xml:space="preserve">Une fois approuvée, la navette est automatiquement mise à disposition pour analyse et validation en ligne par les services concernés, dans l’ordre </w:t>
      </w:r>
      <w:proofErr w:type="gramStart"/>
      <w:r w:rsidR="00AF4E7B" w:rsidRPr="00031A77">
        <w:rPr>
          <w:lang w:val="fr-FR"/>
        </w:rPr>
        <w:t>suivant:</w:t>
      </w:r>
      <w:proofErr w:type="gramEnd"/>
      <w:r w:rsidRPr="00031A77">
        <w:rPr>
          <w:lang w:val="fr-FR"/>
        </w:rPr>
        <w:t xml:space="preserve"> service administratif et logistique, service financier, puis contrôleur de gestion.</w:t>
      </w:r>
    </w:p>
    <w:p w14:paraId="5971CFBF" w14:textId="77777777" w:rsidR="00A81020" w:rsidRPr="00031A77" w:rsidRDefault="00000000">
      <w:pPr>
        <w:pStyle w:val="CERESBody"/>
        <w:numPr>
          <w:ilvl w:val="0"/>
          <w:numId w:val="131"/>
        </w:numPr>
        <w:spacing w:after="80"/>
        <w:jc w:val="both"/>
        <w:rPr>
          <w:lang w:val="fr-FR"/>
        </w:rPr>
      </w:pPr>
      <w:r w:rsidRPr="00031A77">
        <w:rPr>
          <w:lang w:val="fr-FR"/>
        </w:rPr>
        <w:t>Une fois validée par le contrôleur de gestion, la navette d’achat est imprimée et transmise au DPR pour validation finale et signature physique.</w:t>
      </w:r>
    </w:p>
    <w:p w14:paraId="7E3BC1E0" w14:textId="77777777" w:rsidR="00A81020" w:rsidRPr="00031A77" w:rsidRDefault="00000000">
      <w:pPr>
        <w:pStyle w:val="CERESBody"/>
        <w:numPr>
          <w:ilvl w:val="0"/>
          <w:numId w:val="131"/>
        </w:numPr>
        <w:spacing w:after="80"/>
        <w:jc w:val="both"/>
        <w:rPr>
          <w:lang w:val="fr-FR"/>
        </w:rPr>
      </w:pPr>
      <w:r w:rsidRPr="00031A77">
        <w:rPr>
          <w:lang w:val="fr-FR"/>
        </w:rPr>
        <w:t>Un Bon de Commande (BC) est alors établi.</w:t>
      </w:r>
    </w:p>
    <w:p w14:paraId="5589B95E" w14:textId="77777777" w:rsidR="00A81020" w:rsidRPr="00031A77" w:rsidRDefault="00000000">
      <w:pPr>
        <w:pStyle w:val="CERESBody"/>
        <w:numPr>
          <w:ilvl w:val="0"/>
          <w:numId w:val="131"/>
        </w:numPr>
        <w:spacing w:after="80"/>
        <w:jc w:val="both"/>
        <w:rPr>
          <w:lang w:val="fr-FR"/>
        </w:rPr>
      </w:pPr>
      <w:r w:rsidRPr="00031A77">
        <w:rPr>
          <w:lang w:val="fr-FR"/>
        </w:rPr>
        <w:t>Le bien est ensuite acquis et mis à disposition du service demandeur.</w:t>
      </w:r>
    </w:p>
    <w:p w14:paraId="1F9922E4" w14:textId="77777777" w:rsidR="00A81020" w:rsidRPr="00031A77" w:rsidRDefault="00000000">
      <w:pPr>
        <w:pStyle w:val="CERESBody"/>
        <w:numPr>
          <w:ilvl w:val="0"/>
          <w:numId w:val="131"/>
        </w:numPr>
        <w:spacing w:after="80"/>
        <w:jc w:val="both"/>
        <w:rPr>
          <w:lang w:val="fr-FR"/>
        </w:rPr>
      </w:pPr>
      <w:r w:rsidRPr="00031A77">
        <w:rPr>
          <w:lang w:val="fr-FR"/>
        </w:rPr>
        <w:t>Le paiement au fournisseur intervient après validation par le DPR de l'Autorisation Formelle de Paiement.</w:t>
      </w:r>
    </w:p>
    <w:p w14:paraId="7A825F7B" w14:textId="77777777" w:rsidR="00FE3AFD" w:rsidRPr="00031A77" w:rsidRDefault="00FE3AFD" w:rsidP="00FE3AFD">
      <w:pPr>
        <w:pStyle w:val="CERESBody"/>
        <w:spacing w:after="80"/>
        <w:ind w:left="720"/>
        <w:jc w:val="both"/>
        <w:rPr>
          <w:lang w:val="fr-FR"/>
        </w:rPr>
      </w:pPr>
    </w:p>
    <w:p w14:paraId="50DC5334" w14:textId="1E75AA18" w:rsidR="00A81020" w:rsidRPr="00031A77" w:rsidRDefault="00000000" w:rsidP="00AF4E7B">
      <w:pPr>
        <w:pStyle w:val="CERESBody"/>
        <w:spacing w:after="80"/>
        <w:jc w:val="both"/>
        <w:rPr>
          <w:color w:val="4BACC6" w:themeColor="accent5"/>
          <w:lang w:val="fr-FR"/>
        </w:rPr>
      </w:pPr>
      <w:r w:rsidRPr="00031A77">
        <w:rPr>
          <w:b/>
          <w:bCs/>
          <w:color w:val="0070C0"/>
          <w:lang w:val="fr-FR"/>
        </w:rPr>
        <w:t xml:space="preserve">Collecte des besoins </w:t>
      </w:r>
      <w:proofErr w:type="gramStart"/>
      <w:r w:rsidR="00E270C9" w:rsidRPr="00031A77">
        <w:rPr>
          <w:b/>
          <w:bCs/>
          <w:color w:val="0070C0"/>
          <w:lang w:val="fr-FR"/>
        </w:rPr>
        <w:t>d’achat:</w:t>
      </w:r>
      <w:proofErr w:type="gramEnd"/>
      <w:r w:rsidRPr="00031A77">
        <w:rPr>
          <w:b/>
          <w:bCs/>
          <w:color w:val="0070C0"/>
          <w:lang w:val="fr-FR"/>
        </w:rPr>
        <w:t xml:space="preserve"> dépôt de Navette d’Achat et Autorisation (NAA)</w:t>
      </w:r>
    </w:p>
    <w:p w14:paraId="2F70CB95" w14:textId="77777777" w:rsidR="00A81020" w:rsidRPr="00031A77" w:rsidRDefault="00000000" w:rsidP="00AF4E7B">
      <w:pPr>
        <w:pStyle w:val="CERESBody"/>
        <w:spacing w:after="80"/>
        <w:jc w:val="both"/>
        <w:rPr>
          <w:lang w:val="fr-FR"/>
        </w:rPr>
      </w:pPr>
      <w:r w:rsidRPr="00031A77">
        <w:rPr>
          <w:lang w:val="fr-FR"/>
        </w:rPr>
        <w:t>Tout collaborateur exprimant un besoin opérationnel et raisonnable d’achat (matériel, service, etc.) doit obtenir la validation de son supérieur hiérarchique avant de pouvoir le réaliser.</w:t>
      </w:r>
    </w:p>
    <w:p w14:paraId="153ED6DE" w14:textId="77777777" w:rsidR="00A81020" w:rsidRPr="00031A77" w:rsidRDefault="00000000" w:rsidP="00AF4E7B">
      <w:pPr>
        <w:pStyle w:val="CERESBody"/>
        <w:spacing w:after="80"/>
        <w:jc w:val="both"/>
        <w:rPr>
          <w:lang w:val="fr-FR"/>
        </w:rPr>
      </w:pPr>
      <w:r w:rsidRPr="00031A77">
        <w:rPr>
          <w:lang w:val="fr-FR"/>
        </w:rPr>
        <w:t>Le supérieur hiérarchique doit vérifier l’éligibilité budgétaire de la demande. Si celle-ci ne figure pas dans son budget, le chef de Service demande au collaborateur de justifier la nécessité d’engager ce besoin hors budget.</w:t>
      </w:r>
    </w:p>
    <w:p w14:paraId="26C5BDEB" w14:textId="3332F5E5" w:rsidR="00A81020" w:rsidRPr="00031A77" w:rsidRDefault="00000000" w:rsidP="00AF4E7B">
      <w:pPr>
        <w:pStyle w:val="CERESBody"/>
        <w:spacing w:after="80"/>
        <w:jc w:val="both"/>
        <w:rPr>
          <w:lang w:val="fr-FR"/>
        </w:rPr>
      </w:pPr>
      <w:r w:rsidRPr="00031A77">
        <w:rPr>
          <w:lang w:val="fr-FR"/>
        </w:rPr>
        <w:t xml:space="preserve">Une fois la demande validée, le collaborateur doit établir une navette d’achat (NA) via l’application d’achat, afin d’assurer un suivi de qualité, incluant l’anticipation, les délais de traitement et de livraison (Annexe </w:t>
      </w:r>
      <w:proofErr w:type="gramStart"/>
      <w:r w:rsidR="00A87227" w:rsidRPr="00031A77">
        <w:rPr>
          <w:lang w:val="fr-FR"/>
        </w:rPr>
        <w:t>6:</w:t>
      </w:r>
      <w:proofErr w:type="gramEnd"/>
      <w:r w:rsidRPr="00031A77">
        <w:rPr>
          <w:lang w:val="fr-FR"/>
        </w:rPr>
        <w:t xml:space="preserve"> Formulaire Navette Achat et Autorisation). Cette navette doit être soumise au plus tard chaque jeudi avant midi, avec le maximum de détails (quantité, modèle, prix unitaire estimé, packaging, marque souhaitée, fournisseur potentiel, délai et lieu de livraison, justification de l’achat, prévision budgétaire, etc.). Une fois le processus de validation en ligne terminé, la navette doit être imprimée et signée par le demandeur ainsi que les valideurs.</w:t>
      </w:r>
    </w:p>
    <w:p w14:paraId="0B13ADDA" w14:textId="77777777" w:rsidR="00A81020" w:rsidRPr="00031A77" w:rsidRDefault="00000000" w:rsidP="00AF4E7B">
      <w:pPr>
        <w:pStyle w:val="CERESBody"/>
        <w:spacing w:after="80"/>
        <w:jc w:val="both"/>
        <w:rPr>
          <w:lang w:val="fr-FR"/>
        </w:rPr>
      </w:pPr>
      <w:r w:rsidRPr="00031A77">
        <w:rPr>
          <w:lang w:val="fr-FR"/>
        </w:rPr>
        <w:t>Le cas échéant, l’AL ou le chargé des achats pourrait être amené à solliciter des informations supplémentaires auprès du service demandeur.</w:t>
      </w:r>
    </w:p>
    <w:p w14:paraId="0D0130A2" w14:textId="26C7297D" w:rsidR="00A81020" w:rsidRPr="00031A77" w:rsidRDefault="00000000" w:rsidP="00AF4E7B">
      <w:pPr>
        <w:pStyle w:val="CERESBody"/>
        <w:spacing w:after="80"/>
        <w:jc w:val="both"/>
        <w:rPr>
          <w:lang w:val="fr-FR"/>
        </w:rPr>
      </w:pPr>
      <w:r w:rsidRPr="00031A77">
        <w:rPr>
          <w:lang w:val="fr-FR"/>
        </w:rPr>
        <w:t xml:space="preserve">En ce qui concerne les dépenses récurrentes (loyers, écolages, charges d’abonnements YAS (anciennement TELMA), JIRAMA, etc.), le formulaire d’expression de besoin suit la navette de paiements périodiques </w:t>
      </w:r>
      <w:r w:rsidRPr="00031A77">
        <w:rPr>
          <w:lang w:val="fr-FR"/>
        </w:rPr>
        <w:lastRenderedPageBreak/>
        <w:t xml:space="preserve">(Annexe </w:t>
      </w:r>
      <w:proofErr w:type="gramStart"/>
      <w:r w:rsidR="00A87227" w:rsidRPr="00031A77">
        <w:rPr>
          <w:lang w:val="fr-FR"/>
        </w:rPr>
        <w:t>7:</w:t>
      </w:r>
      <w:proofErr w:type="gramEnd"/>
      <w:r w:rsidRPr="00031A77">
        <w:rPr>
          <w:lang w:val="fr-FR"/>
        </w:rPr>
        <w:t xml:space="preserve"> Formulaire de paiement des dépenses périodiques). Pour rappel, la procédure de validation de ce type de dépenses suit également celle décrite ci-dessus.</w:t>
      </w:r>
    </w:p>
    <w:p w14:paraId="01B35F51" w14:textId="77777777" w:rsidR="00A81020" w:rsidRPr="00031A77" w:rsidRDefault="00000000" w:rsidP="00AF4E7B">
      <w:pPr>
        <w:pStyle w:val="CERESBody"/>
        <w:spacing w:after="80"/>
        <w:jc w:val="both"/>
        <w:rPr>
          <w:lang w:val="fr-FR"/>
        </w:rPr>
      </w:pPr>
      <w:r w:rsidRPr="00031A77">
        <w:rPr>
          <w:lang w:val="fr-FR"/>
        </w:rPr>
        <w:t>Chaque Navette d’achat doit être accompagnée d’une ou plusieurs annexes contenant les détails des demandes figurant dans la navette (activité concernée, cahier des charges des travaux, etc.). Cette annexe doit être formalisée par un tableau présentant une explication synthétique.</w:t>
      </w:r>
    </w:p>
    <w:p w14:paraId="595C5D32" w14:textId="77777777" w:rsidR="00A81020" w:rsidRPr="00031A77" w:rsidRDefault="00000000" w:rsidP="00AF4E7B">
      <w:pPr>
        <w:pStyle w:val="CERESBody"/>
        <w:spacing w:after="80"/>
        <w:jc w:val="both"/>
        <w:rPr>
          <w:lang w:val="fr-FR"/>
        </w:rPr>
      </w:pPr>
      <w:r w:rsidRPr="00031A77">
        <w:rPr>
          <w:lang w:val="fr-FR"/>
        </w:rPr>
        <w:t>Une navette n’est recevable que si elle est signée par le chef de service du demandeur pour approbation.</w:t>
      </w:r>
    </w:p>
    <w:p w14:paraId="47703EE7" w14:textId="77777777" w:rsidR="00A81020" w:rsidRPr="00031A77" w:rsidRDefault="00000000" w:rsidP="00AF4E7B">
      <w:pPr>
        <w:pStyle w:val="CERESBody"/>
        <w:spacing w:after="80"/>
        <w:jc w:val="both"/>
        <w:rPr>
          <w:b/>
          <w:bCs/>
          <w:color w:val="0070C0"/>
          <w:lang w:val="fr-FR"/>
        </w:rPr>
      </w:pPr>
      <w:r w:rsidRPr="00031A77">
        <w:rPr>
          <w:b/>
          <w:bCs/>
          <w:color w:val="0070C0"/>
          <w:lang w:val="fr-FR"/>
        </w:rPr>
        <w:t>Analyse des Navettes achats et autorisations</w:t>
      </w:r>
    </w:p>
    <w:p w14:paraId="3829F870" w14:textId="77777777" w:rsidR="00A81020" w:rsidRPr="00031A77" w:rsidRDefault="00000000" w:rsidP="00AF4E7B">
      <w:pPr>
        <w:pStyle w:val="CERESBody"/>
        <w:spacing w:after="80"/>
        <w:jc w:val="both"/>
        <w:rPr>
          <w:lang w:val="fr-FR"/>
        </w:rPr>
      </w:pPr>
      <w:r w:rsidRPr="00031A77">
        <w:rPr>
          <w:lang w:val="fr-FR"/>
        </w:rPr>
        <w:t>Le service administratif et logistique analyse les navettes d’achat en vérifiant :</w:t>
      </w:r>
    </w:p>
    <w:p w14:paraId="3D2CB655" w14:textId="77777777" w:rsidR="00A81020" w:rsidRPr="00031A77" w:rsidRDefault="00000000">
      <w:pPr>
        <w:pStyle w:val="CERESBody"/>
        <w:numPr>
          <w:ilvl w:val="0"/>
          <w:numId w:val="132"/>
        </w:numPr>
        <w:spacing w:after="80"/>
        <w:jc w:val="both"/>
        <w:rPr>
          <w:lang w:val="fr-FR"/>
        </w:rPr>
      </w:pPr>
      <w:r w:rsidRPr="00031A77">
        <w:rPr>
          <w:lang w:val="fr-FR"/>
        </w:rPr>
        <w:t>La pertinence du matériel ou la prestation demandée (équipe logistique présidée par le RAL)</w:t>
      </w:r>
    </w:p>
    <w:p w14:paraId="775BA5F4" w14:textId="77777777" w:rsidR="00A81020" w:rsidRPr="00031A77" w:rsidRDefault="00000000" w:rsidP="00AF4E7B">
      <w:pPr>
        <w:pStyle w:val="CERESBody"/>
        <w:spacing w:after="80"/>
        <w:jc w:val="both"/>
        <w:rPr>
          <w:lang w:val="fr-FR"/>
        </w:rPr>
      </w:pPr>
      <w:r w:rsidRPr="00031A77">
        <w:rPr>
          <w:lang w:val="fr-FR"/>
        </w:rPr>
        <w:t>En cas de non-validation de la navette, le demandeur reçoit automatiquement une notification expliquant le motif du refus, envoyée par le service valideur.</w:t>
      </w:r>
    </w:p>
    <w:p w14:paraId="11FA81FF" w14:textId="77777777" w:rsidR="00A81020" w:rsidRPr="00031A77" w:rsidRDefault="00000000">
      <w:pPr>
        <w:pStyle w:val="CERESBody"/>
        <w:numPr>
          <w:ilvl w:val="0"/>
          <w:numId w:val="132"/>
        </w:numPr>
        <w:spacing w:after="80"/>
        <w:jc w:val="both"/>
        <w:rPr>
          <w:lang w:val="fr-FR"/>
        </w:rPr>
      </w:pPr>
      <w:r w:rsidRPr="00031A77">
        <w:rPr>
          <w:lang w:val="fr-FR"/>
        </w:rPr>
        <w:t>L’existence du bien en stock ou la nécessité d’effectuer un achat (tâche relevant de l’AL)</w:t>
      </w:r>
    </w:p>
    <w:p w14:paraId="5259CCF5" w14:textId="35285C06" w:rsidR="00A81020" w:rsidRPr="00031A77" w:rsidRDefault="00000000" w:rsidP="00AF4E7B">
      <w:pPr>
        <w:pStyle w:val="CERESBody"/>
        <w:spacing w:after="80"/>
        <w:jc w:val="both"/>
        <w:rPr>
          <w:lang w:val="fr-FR"/>
        </w:rPr>
      </w:pPr>
      <w:r w:rsidRPr="00031A77">
        <w:rPr>
          <w:lang w:val="fr-FR"/>
        </w:rPr>
        <w:t xml:space="preserve">Si le bien est disponible en stock ou s’il s’agit de paiements </w:t>
      </w:r>
      <w:proofErr w:type="gramStart"/>
      <w:r w:rsidR="00846A04" w:rsidRPr="00031A77">
        <w:rPr>
          <w:lang w:val="fr-FR"/>
        </w:rPr>
        <w:t>périodiques:</w:t>
      </w:r>
      <w:proofErr w:type="gramEnd"/>
    </w:p>
    <w:p w14:paraId="5A18AB1E" w14:textId="77777777" w:rsidR="00A81020" w:rsidRPr="00031A77" w:rsidRDefault="00000000">
      <w:pPr>
        <w:pStyle w:val="CERESBody"/>
        <w:numPr>
          <w:ilvl w:val="0"/>
          <w:numId w:val="133"/>
        </w:numPr>
        <w:spacing w:after="80"/>
        <w:jc w:val="both"/>
        <w:rPr>
          <w:lang w:val="fr-FR"/>
        </w:rPr>
      </w:pPr>
      <w:r w:rsidRPr="00031A77">
        <w:rPr>
          <w:lang w:val="fr-FR"/>
        </w:rPr>
        <w:t>L’AL précise sur la navette « A sortir du magasin » et la validation se poursuit en ligne via l’application Achat jusqu’à la validation finale du DPR</w:t>
      </w:r>
    </w:p>
    <w:p w14:paraId="7F698F1D" w14:textId="77777777" w:rsidR="00A81020" w:rsidRPr="00031A77" w:rsidRDefault="00000000">
      <w:pPr>
        <w:pStyle w:val="CERESBody"/>
        <w:numPr>
          <w:ilvl w:val="0"/>
          <w:numId w:val="133"/>
        </w:numPr>
        <w:spacing w:after="80"/>
        <w:jc w:val="both"/>
        <w:rPr>
          <w:lang w:val="fr-FR"/>
        </w:rPr>
      </w:pPr>
      <w:r w:rsidRPr="00031A77">
        <w:rPr>
          <w:lang w:val="fr-FR"/>
        </w:rPr>
        <w:t>Une fois la validation obtenue, l’AL livre le bien mentionné dans la NA au service demandeur.</w:t>
      </w:r>
    </w:p>
    <w:p w14:paraId="0FA436FC" w14:textId="77777777" w:rsidR="00A81020" w:rsidRPr="00031A77" w:rsidRDefault="00000000">
      <w:pPr>
        <w:pStyle w:val="CERESBody"/>
        <w:numPr>
          <w:ilvl w:val="0"/>
          <w:numId w:val="133"/>
        </w:numPr>
        <w:spacing w:after="80"/>
        <w:jc w:val="both"/>
        <w:rPr>
          <w:lang w:val="fr-FR"/>
        </w:rPr>
      </w:pPr>
      <w:r w:rsidRPr="00031A77">
        <w:rPr>
          <w:lang w:val="fr-FR"/>
        </w:rPr>
        <w:t>L’opération est formalisée par la mise à jour des fiches de stock (cf. procédure de gestion du Magasin) et l’établissement d’un bon de livraison interne, signé par l’AL et le représentant du service demandeur.</w:t>
      </w:r>
    </w:p>
    <w:p w14:paraId="29DE274F" w14:textId="77777777" w:rsidR="00A81020" w:rsidRPr="00031A77" w:rsidRDefault="00000000" w:rsidP="00AF4E7B">
      <w:pPr>
        <w:pStyle w:val="CERESBody"/>
        <w:spacing w:after="80"/>
        <w:jc w:val="both"/>
        <w:rPr>
          <w:lang w:val="fr-FR"/>
        </w:rPr>
      </w:pPr>
      <w:r w:rsidRPr="00031A77">
        <w:rPr>
          <w:lang w:val="fr-FR"/>
        </w:rPr>
        <w:t>Si le bien n’est pas disponible en stock, l’AL lance la procédure administrative et logistique pour soumettre les achats au DPR (Comité Administratif et Logistique - COMITAL). Avant de soumettre la demande, l’AL examine les navettes avec le Responsable Administratif et Logistique (RAL) pour vérifier la pertinence de l’achat ou de la prestation. Le service administratif et logistique prépare ensuite l’ensemble des dossiers administratifs nécessaires, tels que le dossier d’appel d’offres, le cahier des charges, l’avis d’appel d’offres, ainsi que d’autres documents administratifs. Le chargé des achats, après avoir pris connaissance de ces éléments, procède à une étude de prix. Une fois les documents d’achat réunis (NA, pro-forma, grille de comparaison, cahier des charges travaux/prestations, etc.), le Responsable Financier (RF) et le Contrôleur de Gestion (CG) vérifient le respect de la procédure d’achat, l’exhaustivité et la régularité des documents (cachets, forme, validité), ainsi que la disponibilité du budget.</w:t>
      </w:r>
    </w:p>
    <w:p w14:paraId="4A96B94C" w14:textId="30F16E30" w:rsidR="00A81020" w:rsidRPr="00031A77" w:rsidRDefault="00000000" w:rsidP="00AF4E7B">
      <w:pPr>
        <w:pStyle w:val="CERESBody"/>
        <w:spacing w:after="80"/>
        <w:jc w:val="both"/>
        <w:rPr>
          <w:lang w:val="fr-FR"/>
        </w:rPr>
      </w:pPr>
      <w:r w:rsidRPr="00031A77">
        <w:rPr>
          <w:lang w:val="fr-FR"/>
        </w:rPr>
        <w:t>Il convient de noter que le COMITAL se réunit le jeudi matin de la semaine suivant la date limite de dépôt des NA (jeudi avant midi de la semaine précédente</w:t>
      </w:r>
      <w:proofErr w:type="gramStart"/>
      <w:r w:rsidR="00A87227" w:rsidRPr="00031A77">
        <w:rPr>
          <w:lang w:val="fr-FR"/>
        </w:rPr>
        <w:t>):</w:t>
      </w:r>
      <w:proofErr w:type="gramEnd"/>
    </w:p>
    <w:p w14:paraId="134F69E9" w14:textId="77777777" w:rsidR="00A81020" w:rsidRPr="00031A77" w:rsidRDefault="00000000" w:rsidP="00AF4E7B">
      <w:pPr>
        <w:pStyle w:val="CERESBody"/>
        <w:spacing w:after="80"/>
        <w:jc w:val="both"/>
        <w:rPr>
          <w:lang w:val="fr-FR"/>
        </w:rPr>
      </w:pPr>
      <w:r w:rsidRPr="00031A77">
        <w:rPr>
          <w:lang w:val="fr-FR"/>
        </w:rPr>
        <w:t>En cas de rejet de l’achat par le DPR, le processus est arrêté.</w:t>
      </w:r>
    </w:p>
    <w:p w14:paraId="689EC631" w14:textId="77777777" w:rsidR="00A81020" w:rsidRPr="00031A77" w:rsidRDefault="00000000" w:rsidP="00AF4E7B">
      <w:pPr>
        <w:pStyle w:val="CERESBody"/>
        <w:spacing w:after="80"/>
        <w:jc w:val="both"/>
        <w:rPr>
          <w:lang w:val="fr-FR"/>
        </w:rPr>
      </w:pPr>
      <w:r w:rsidRPr="00031A77">
        <w:rPr>
          <w:lang w:val="fr-FR"/>
        </w:rPr>
        <w:t>Sinon, le processus continue normalement, avec l’établissement du Bon de Commande (BC).</w:t>
      </w:r>
    </w:p>
    <w:p w14:paraId="2E2628A2" w14:textId="0121D86B" w:rsidR="00A81020" w:rsidRPr="00031A77" w:rsidRDefault="00000000" w:rsidP="00AF4E7B">
      <w:pPr>
        <w:pStyle w:val="CERESBody"/>
        <w:spacing w:after="80"/>
        <w:jc w:val="both"/>
        <w:rPr>
          <w:lang w:val="fr-FR"/>
        </w:rPr>
      </w:pPr>
      <w:r w:rsidRPr="00031A77">
        <w:rPr>
          <w:lang w:val="fr-FR"/>
        </w:rPr>
        <w:t xml:space="preserve">Il est important de noter que la durée de traitement d’une navette est la </w:t>
      </w:r>
      <w:proofErr w:type="gramStart"/>
      <w:r w:rsidR="00A87227" w:rsidRPr="00031A77">
        <w:rPr>
          <w:lang w:val="fr-FR"/>
        </w:rPr>
        <w:t>suivante:</w:t>
      </w:r>
      <w:proofErr w:type="gramEnd"/>
    </w:p>
    <w:p w14:paraId="08F198BC" w14:textId="77777777" w:rsidR="00A81020" w:rsidRPr="00031A77" w:rsidRDefault="00000000" w:rsidP="00AF4E7B">
      <w:pPr>
        <w:pStyle w:val="CERESBody"/>
        <w:spacing w:after="80"/>
        <w:jc w:val="both"/>
        <w:rPr>
          <w:lang w:val="fr-FR"/>
        </w:rPr>
      </w:pPr>
      <w:r w:rsidRPr="00031A77">
        <w:rPr>
          <w:lang w:val="fr-FR"/>
        </w:rPr>
        <w:t>Elle intervient dans la semaine suivant la date limite de dépôt pour les paiements des charges périodiques et des notes de frais, telles que les charges d’abonnements, les écolages et les sorties de matériel du stock.</w:t>
      </w:r>
    </w:p>
    <w:p w14:paraId="377D1B85" w14:textId="77777777" w:rsidR="00A81020" w:rsidRPr="00031A77" w:rsidRDefault="00000000" w:rsidP="00AF4E7B">
      <w:pPr>
        <w:pStyle w:val="CERESBody"/>
        <w:spacing w:after="80"/>
        <w:jc w:val="both"/>
        <w:rPr>
          <w:lang w:val="fr-FR"/>
        </w:rPr>
      </w:pPr>
      <w:r w:rsidRPr="00031A77">
        <w:rPr>
          <w:lang w:val="fr-FR"/>
        </w:rPr>
        <w:lastRenderedPageBreak/>
        <w:t>Un délai de deux semaines suivant la date limite de dépôt est prévu pour toute demande nécessitant une analyse de marché ou une consultation de prix. Ce délai pourrait être prolongé en fonction de la disponibilité des matériels auprès des fournisseurs.</w:t>
      </w:r>
    </w:p>
    <w:p w14:paraId="55959222" w14:textId="77777777" w:rsidR="00A81020" w:rsidRPr="00031A77" w:rsidRDefault="00000000" w:rsidP="00AF4E7B">
      <w:pPr>
        <w:pStyle w:val="CERESBody"/>
        <w:spacing w:after="80"/>
        <w:jc w:val="both"/>
        <w:rPr>
          <w:b/>
          <w:bCs/>
          <w:color w:val="0070C0"/>
          <w:lang w:val="fr-FR"/>
        </w:rPr>
      </w:pPr>
      <w:r w:rsidRPr="00031A77">
        <w:rPr>
          <w:b/>
          <w:bCs/>
          <w:color w:val="0070C0"/>
          <w:lang w:val="fr-FR"/>
        </w:rPr>
        <w:t>Etablissement d’autorisation formelle de paiement (AFP)</w:t>
      </w:r>
    </w:p>
    <w:p w14:paraId="661413DE" w14:textId="77777777" w:rsidR="00A81020" w:rsidRPr="00031A77" w:rsidRDefault="00000000" w:rsidP="00AF4E7B">
      <w:pPr>
        <w:pStyle w:val="CERESBody"/>
        <w:spacing w:after="80"/>
        <w:jc w:val="both"/>
        <w:rPr>
          <w:lang w:val="fr-FR"/>
        </w:rPr>
      </w:pPr>
      <w:proofErr w:type="gramStart"/>
      <w:r w:rsidRPr="00031A77">
        <w:rPr>
          <w:lang w:val="fr-FR"/>
        </w:rPr>
        <w:t>Suite à</w:t>
      </w:r>
      <w:proofErr w:type="gramEnd"/>
      <w:r w:rsidRPr="00031A77">
        <w:rPr>
          <w:lang w:val="fr-FR"/>
        </w:rPr>
        <w:t xml:space="preserve"> la validation du COMITAL, une Autorisation Formelle de Paiement (AFP) est émise après la réalisation de la prestation ou la réception validée des matériels achetés. Exceptionnellement, pour les fournisseurs dont le paiement doit intervenir lors de la commande (impossibilité de paiement différé comme pour certaines quincailleries), l’établissement de l’AFP est réalisé avec la validation du COMITAL.</w:t>
      </w:r>
    </w:p>
    <w:p w14:paraId="2B4B0C9B" w14:textId="77777777" w:rsidR="00A81020" w:rsidRPr="00031A77" w:rsidRDefault="00000000" w:rsidP="00AF4E7B">
      <w:pPr>
        <w:pStyle w:val="CERESBody"/>
        <w:spacing w:after="80"/>
        <w:jc w:val="both"/>
        <w:rPr>
          <w:lang w:val="fr-FR"/>
        </w:rPr>
      </w:pPr>
      <w:r w:rsidRPr="00031A77">
        <w:rPr>
          <w:lang w:val="fr-FR"/>
        </w:rPr>
        <w:t>Une navette d’achat peut concerner plusieurs AFP en fonction du nombre de fournisseurs impliqués.</w:t>
      </w:r>
    </w:p>
    <w:p w14:paraId="792F71CB" w14:textId="77777777" w:rsidR="00A81020" w:rsidRPr="00031A77" w:rsidRDefault="00000000" w:rsidP="00AF4E7B">
      <w:pPr>
        <w:pStyle w:val="CERESBody"/>
        <w:spacing w:after="80"/>
        <w:jc w:val="both"/>
        <w:rPr>
          <w:lang w:val="fr-FR"/>
        </w:rPr>
      </w:pPr>
      <w:r w:rsidRPr="00031A77">
        <w:rPr>
          <w:lang w:val="fr-FR"/>
        </w:rPr>
        <w:t>Le document de règlement (chèque ou ordre de virement), après avoir franchi toutes les étapes de validation (Cf. Paiement Fournisseur), est ensuite transmis par le chargé des achats au Fournisseur.</w:t>
      </w:r>
    </w:p>
    <w:p w14:paraId="2C2D70A2" w14:textId="4B765C11" w:rsidR="00A81020" w:rsidRPr="00031A77" w:rsidRDefault="00000000" w:rsidP="00AF4E7B">
      <w:pPr>
        <w:pStyle w:val="CERESBody"/>
        <w:spacing w:after="80"/>
        <w:jc w:val="both"/>
        <w:rPr>
          <w:lang w:val="fr-FR"/>
        </w:rPr>
      </w:pPr>
      <w:r w:rsidRPr="00031A77">
        <w:rPr>
          <w:lang w:val="fr-FR"/>
        </w:rPr>
        <w:t xml:space="preserve">Il convient de noter que l’AFP doit contenir les informations </w:t>
      </w:r>
      <w:proofErr w:type="gramStart"/>
      <w:r w:rsidR="00A87227" w:rsidRPr="00031A77">
        <w:rPr>
          <w:lang w:val="fr-FR"/>
        </w:rPr>
        <w:t>suivantes:</w:t>
      </w:r>
      <w:proofErr w:type="gramEnd"/>
    </w:p>
    <w:p w14:paraId="6646C24D" w14:textId="77777777" w:rsidR="00A81020" w:rsidRPr="00031A77" w:rsidRDefault="00000000">
      <w:pPr>
        <w:pStyle w:val="CERESBody"/>
        <w:numPr>
          <w:ilvl w:val="0"/>
          <w:numId w:val="134"/>
        </w:numPr>
        <w:spacing w:after="80"/>
        <w:jc w:val="both"/>
        <w:rPr>
          <w:lang w:val="fr-FR"/>
        </w:rPr>
      </w:pPr>
      <w:r w:rsidRPr="00031A77">
        <w:rPr>
          <w:lang w:val="fr-FR"/>
        </w:rPr>
        <w:t>La liste de toutes les Navettes d’Achat (NA) concernées par le règlement</w:t>
      </w:r>
    </w:p>
    <w:p w14:paraId="439900CE" w14:textId="6832B9C9" w:rsidR="00A81020" w:rsidRPr="00031A77" w:rsidRDefault="00000000">
      <w:pPr>
        <w:pStyle w:val="CERESBody"/>
        <w:numPr>
          <w:ilvl w:val="0"/>
          <w:numId w:val="134"/>
        </w:numPr>
        <w:spacing w:after="80"/>
        <w:jc w:val="both"/>
        <w:rPr>
          <w:lang w:val="fr-FR"/>
        </w:rPr>
      </w:pPr>
      <w:r w:rsidRPr="00031A77">
        <w:rPr>
          <w:lang w:val="fr-FR"/>
        </w:rPr>
        <w:t xml:space="preserve">Les informations comptables liées à l’opération (Annexe </w:t>
      </w:r>
      <w:proofErr w:type="gramStart"/>
      <w:r w:rsidR="004C4970" w:rsidRPr="00031A77">
        <w:rPr>
          <w:lang w:val="fr-FR"/>
        </w:rPr>
        <w:t>8:</w:t>
      </w:r>
      <w:proofErr w:type="gramEnd"/>
      <w:r w:rsidRPr="00031A77">
        <w:rPr>
          <w:lang w:val="fr-FR"/>
        </w:rPr>
        <w:t xml:space="preserve"> Autorisation Formelle de Paiement). Cette tâche est confiée au RF, qui est responsable de la vérification et de la présentation auprès du DPR.</w:t>
      </w:r>
    </w:p>
    <w:p w14:paraId="5FC0A9D6" w14:textId="77777777" w:rsidR="00A81020" w:rsidRPr="00031A77" w:rsidRDefault="00000000">
      <w:pPr>
        <w:pStyle w:val="CERESBody"/>
        <w:numPr>
          <w:ilvl w:val="0"/>
          <w:numId w:val="134"/>
        </w:numPr>
        <w:spacing w:after="80"/>
        <w:jc w:val="both"/>
        <w:rPr>
          <w:lang w:val="fr-FR"/>
        </w:rPr>
      </w:pPr>
      <w:r w:rsidRPr="00031A77">
        <w:rPr>
          <w:lang w:val="fr-FR"/>
        </w:rPr>
        <w:t>Le suivi du processus d’achat (par saisie progressive des initiales sur l’AFP) en fonction des responsabilités associées.</w:t>
      </w:r>
    </w:p>
    <w:p w14:paraId="7D40701F" w14:textId="77777777" w:rsidR="00A81020" w:rsidRDefault="00000000">
      <w:pPr>
        <w:pStyle w:val="CERESBody"/>
        <w:numPr>
          <w:ilvl w:val="0"/>
          <w:numId w:val="134"/>
        </w:numPr>
        <w:spacing w:after="80"/>
        <w:jc w:val="both"/>
      </w:pPr>
      <w:r>
        <w:t>La signature du DPR</w:t>
      </w:r>
    </w:p>
    <w:p w14:paraId="2C1A5F5B" w14:textId="77777777" w:rsidR="00A81020" w:rsidRPr="006D0235" w:rsidRDefault="00000000" w:rsidP="00AF4E7B">
      <w:pPr>
        <w:pStyle w:val="CERESBody"/>
        <w:spacing w:after="80"/>
        <w:jc w:val="both"/>
        <w:rPr>
          <w:b/>
          <w:bCs/>
          <w:color w:val="0070C0"/>
        </w:rPr>
      </w:pPr>
      <w:proofErr w:type="spellStart"/>
      <w:r w:rsidRPr="006D0235">
        <w:rPr>
          <w:b/>
          <w:bCs/>
          <w:color w:val="0070C0"/>
        </w:rPr>
        <w:t>Etablissement</w:t>
      </w:r>
      <w:proofErr w:type="spellEnd"/>
      <w:r w:rsidRPr="006D0235">
        <w:rPr>
          <w:b/>
          <w:bCs/>
          <w:color w:val="0070C0"/>
        </w:rPr>
        <w:t xml:space="preserve"> bon de </w:t>
      </w:r>
      <w:proofErr w:type="spellStart"/>
      <w:r w:rsidRPr="006D0235">
        <w:rPr>
          <w:b/>
          <w:bCs/>
          <w:color w:val="0070C0"/>
        </w:rPr>
        <w:t>commande</w:t>
      </w:r>
      <w:proofErr w:type="spellEnd"/>
    </w:p>
    <w:p w14:paraId="0AC8F6E9" w14:textId="51116D48" w:rsidR="00A81020" w:rsidRPr="00031A77" w:rsidRDefault="00000000" w:rsidP="00AF4E7B">
      <w:pPr>
        <w:pStyle w:val="CERESBody"/>
        <w:spacing w:after="80"/>
        <w:jc w:val="both"/>
        <w:rPr>
          <w:lang w:val="fr-FR"/>
        </w:rPr>
      </w:pPr>
      <w:proofErr w:type="gramStart"/>
      <w:r w:rsidRPr="00031A77">
        <w:rPr>
          <w:lang w:val="fr-FR"/>
        </w:rPr>
        <w:t>Suite à</w:t>
      </w:r>
      <w:proofErr w:type="gramEnd"/>
      <w:r w:rsidRPr="00031A77">
        <w:rPr>
          <w:lang w:val="fr-FR"/>
        </w:rPr>
        <w:t xml:space="preserve"> la validation du COMITAL, les bons de commande sont établis par le chargé des achats sur la base des navettes d’achat validées (Annexe </w:t>
      </w:r>
      <w:proofErr w:type="gramStart"/>
      <w:r w:rsidR="00A87227" w:rsidRPr="00031A77">
        <w:rPr>
          <w:lang w:val="fr-FR"/>
        </w:rPr>
        <w:t>9:</w:t>
      </w:r>
      <w:proofErr w:type="gramEnd"/>
      <w:r w:rsidRPr="00031A77">
        <w:rPr>
          <w:lang w:val="fr-FR"/>
        </w:rPr>
        <w:t xml:space="preserve"> Bon de commande). Ce document contient la liste de tous les achats à effectuer auprès d’un fournisseur.</w:t>
      </w:r>
    </w:p>
    <w:p w14:paraId="5AB4FBBF" w14:textId="77777777" w:rsidR="00A81020" w:rsidRPr="00031A77" w:rsidRDefault="00000000" w:rsidP="00AF4E7B">
      <w:pPr>
        <w:pStyle w:val="CERESBody"/>
        <w:spacing w:after="80"/>
        <w:jc w:val="both"/>
        <w:rPr>
          <w:lang w:val="fr-FR"/>
        </w:rPr>
      </w:pPr>
      <w:r w:rsidRPr="00031A77">
        <w:rPr>
          <w:lang w:val="fr-FR"/>
        </w:rPr>
        <w:t>Le RF et le chargé des achats certifient l’authenticité du document en y apposant leurs signatures.</w:t>
      </w:r>
    </w:p>
    <w:p w14:paraId="6C2AA394" w14:textId="77777777" w:rsidR="00A81020" w:rsidRPr="00031A77" w:rsidRDefault="00000000" w:rsidP="00AF4E7B">
      <w:pPr>
        <w:pStyle w:val="CERESBody"/>
        <w:spacing w:after="80"/>
        <w:jc w:val="both"/>
        <w:rPr>
          <w:lang w:val="fr-FR"/>
        </w:rPr>
      </w:pPr>
      <w:r w:rsidRPr="00031A77">
        <w:rPr>
          <w:lang w:val="fr-FR"/>
        </w:rPr>
        <w:t>Il est ensuite remis par le chargé des achats au fournisseur pour confirmation de l’achat. Il est à noter que le chargé des achats doit éditer une copie du BC qui servira d’Accusé de réception par le Fournisseur.</w:t>
      </w:r>
    </w:p>
    <w:p w14:paraId="3AD252C3" w14:textId="77777777" w:rsidR="00A81020" w:rsidRPr="00031A77" w:rsidRDefault="00000000" w:rsidP="00AF4E7B">
      <w:pPr>
        <w:pStyle w:val="CERESBody"/>
        <w:spacing w:after="80"/>
        <w:jc w:val="both"/>
        <w:rPr>
          <w:b/>
          <w:bCs/>
          <w:color w:val="0070C0"/>
          <w:lang w:val="fr-FR"/>
        </w:rPr>
      </w:pPr>
      <w:r w:rsidRPr="00031A77">
        <w:rPr>
          <w:b/>
          <w:bCs/>
          <w:color w:val="0070C0"/>
          <w:lang w:val="fr-FR"/>
        </w:rPr>
        <w:t>Acquisition de biens et mise à la disposition du collaborateur</w:t>
      </w:r>
    </w:p>
    <w:p w14:paraId="31BDCF31" w14:textId="77777777" w:rsidR="00A81020" w:rsidRPr="00031A77" w:rsidRDefault="00000000" w:rsidP="00AF4E7B">
      <w:pPr>
        <w:pStyle w:val="CERESBody"/>
        <w:spacing w:after="80"/>
        <w:jc w:val="both"/>
        <w:rPr>
          <w:lang w:val="fr-FR"/>
        </w:rPr>
      </w:pPr>
      <w:r w:rsidRPr="00031A77">
        <w:rPr>
          <w:lang w:val="fr-FR"/>
        </w:rPr>
        <w:t>A la livraison des biens par le Fournisseur, le chargé des achats transmet tous les documents à l’AL qui vérifie ensuite la conformité du bordereau de livraison par rapport au bon de commande. Si le contrôle de conformité répond aux spécifications de l’achat, l’AL signe le BL et en informe le chargé des achats. Cet échange est formalisé par une mention dans le cahier de transmission de l’AL.</w:t>
      </w:r>
    </w:p>
    <w:p w14:paraId="59C26829" w14:textId="77777777" w:rsidR="00A81020" w:rsidRPr="00031A77" w:rsidRDefault="00000000" w:rsidP="00AF4E7B">
      <w:pPr>
        <w:pStyle w:val="CERESBody"/>
        <w:spacing w:after="80"/>
        <w:jc w:val="both"/>
        <w:rPr>
          <w:lang w:val="fr-FR"/>
        </w:rPr>
      </w:pPr>
      <w:r w:rsidRPr="00031A77">
        <w:rPr>
          <w:lang w:val="fr-FR"/>
        </w:rPr>
        <w:t>Le chargé des achats récupère la facture en bonne et due forme. Parallèlement, il informe les services demandeurs de la disponibilité de leur commande.</w:t>
      </w:r>
    </w:p>
    <w:p w14:paraId="1222D32D" w14:textId="77777777" w:rsidR="00A81020" w:rsidRPr="00031A77" w:rsidRDefault="00000000" w:rsidP="00AF4E7B">
      <w:pPr>
        <w:pStyle w:val="CERESBody"/>
        <w:spacing w:after="80"/>
        <w:jc w:val="both"/>
        <w:rPr>
          <w:lang w:val="fr-FR"/>
        </w:rPr>
      </w:pPr>
      <w:r w:rsidRPr="00031A77">
        <w:rPr>
          <w:lang w:val="fr-FR"/>
        </w:rPr>
        <w:t>Afin de minimiser les risques et de limiter au maximum la mise en stock, l’AL informe immédiatement les Services demandeurs afin qu’ils récupèrent leurs biens.</w:t>
      </w:r>
    </w:p>
    <w:p w14:paraId="5D0C1680" w14:textId="77777777" w:rsidR="00A81020" w:rsidRPr="00031A77" w:rsidRDefault="00000000" w:rsidP="00AF4E7B">
      <w:pPr>
        <w:pStyle w:val="CERESBody"/>
        <w:spacing w:after="80"/>
        <w:jc w:val="both"/>
        <w:rPr>
          <w:lang w:val="fr-FR"/>
        </w:rPr>
      </w:pPr>
      <w:r w:rsidRPr="00031A77">
        <w:rPr>
          <w:lang w:val="fr-FR"/>
        </w:rPr>
        <w:t>Lors de la mise à la disposition des biens, l’AL formalise l’opération en établissant un bon de livraison interne, sur lequel lui-même et le représentant des services apposent leurs signatures.</w:t>
      </w:r>
    </w:p>
    <w:p w14:paraId="33C80C56" w14:textId="77777777" w:rsidR="00A81020" w:rsidRPr="00031A77" w:rsidRDefault="00000000" w:rsidP="00AF4E7B">
      <w:pPr>
        <w:pStyle w:val="CERESBody"/>
        <w:spacing w:after="80"/>
        <w:jc w:val="both"/>
        <w:rPr>
          <w:lang w:val="fr-FR"/>
        </w:rPr>
      </w:pPr>
      <w:r w:rsidRPr="00031A77">
        <w:rPr>
          <w:lang w:val="fr-FR"/>
        </w:rPr>
        <w:lastRenderedPageBreak/>
        <w:t>S’il s’agit de matériel destiné à un usage individuel (ordinateur, moto, etc.), le collaborateur doit également signer le cahier d’affectation de matériel auprès de l’AL (cf. procédure « Attribution de matériel »).</w:t>
      </w:r>
    </w:p>
    <w:p w14:paraId="0E79D970" w14:textId="16A5FD9D" w:rsidR="00A81020" w:rsidRPr="00031A77" w:rsidRDefault="00000000" w:rsidP="00AF4E7B">
      <w:pPr>
        <w:pStyle w:val="CERESBody"/>
        <w:spacing w:after="80"/>
        <w:jc w:val="both"/>
        <w:rPr>
          <w:lang w:val="fr-FR"/>
        </w:rPr>
      </w:pPr>
      <w:r w:rsidRPr="00031A77">
        <w:rPr>
          <w:lang w:val="fr-FR"/>
        </w:rPr>
        <w:t>Dans le cas où des biens doivent être stockés dans le magasin, l’AL doit suivre la procédure relative à la gestion du magasin.</w:t>
      </w:r>
    </w:p>
    <w:p w14:paraId="73976385" w14:textId="77777777" w:rsidR="00A81020" w:rsidRPr="00031A77" w:rsidRDefault="00000000" w:rsidP="00AF4E7B">
      <w:pPr>
        <w:pStyle w:val="CERESBody"/>
        <w:spacing w:after="80"/>
        <w:jc w:val="both"/>
        <w:rPr>
          <w:b/>
          <w:bCs/>
          <w:color w:val="0070C0"/>
          <w:lang w:val="fr-FR"/>
        </w:rPr>
      </w:pPr>
      <w:r w:rsidRPr="00031A77">
        <w:rPr>
          <w:b/>
          <w:bCs/>
          <w:color w:val="0070C0"/>
          <w:lang w:val="fr-FR"/>
        </w:rPr>
        <w:t>Paiement des fournisseurs</w:t>
      </w:r>
    </w:p>
    <w:p w14:paraId="11D1CA3F" w14:textId="75C3E291" w:rsidR="00A81020" w:rsidRPr="00031A77" w:rsidRDefault="00000000" w:rsidP="00AF4E7B">
      <w:pPr>
        <w:pStyle w:val="CERESBody"/>
        <w:spacing w:after="80"/>
        <w:jc w:val="both"/>
        <w:rPr>
          <w:lang w:val="fr-FR"/>
        </w:rPr>
      </w:pPr>
      <w:r w:rsidRPr="00031A77">
        <w:rPr>
          <w:lang w:val="fr-FR"/>
        </w:rPr>
        <w:t xml:space="preserve">Après réception totale et contrôle de conformité des matériels commandés, PROMES procède au règlement du fournisseur et à la délivrance de la facture en bonne et due forme par ce dernier. Pour cela, les éléments suivants doivent être prise en </w:t>
      </w:r>
      <w:proofErr w:type="gramStart"/>
      <w:r w:rsidR="00A87227" w:rsidRPr="00031A77">
        <w:rPr>
          <w:lang w:val="fr-FR"/>
        </w:rPr>
        <w:t>compte:</w:t>
      </w:r>
      <w:proofErr w:type="gramEnd"/>
    </w:p>
    <w:p w14:paraId="3848A023" w14:textId="77777777" w:rsidR="00A81020" w:rsidRPr="00031A77" w:rsidRDefault="00000000">
      <w:pPr>
        <w:pStyle w:val="CERESBody"/>
        <w:numPr>
          <w:ilvl w:val="0"/>
          <w:numId w:val="135"/>
        </w:numPr>
        <w:spacing w:after="80"/>
        <w:jc w:val="both"/>
        <w:rPr>
          <w:lang w:val="fr-FR"/>
        </w:rPr>
      </w:pPr>
      <w:r w:rsidRPr="00031A77">
        <w:rPr>
          <w:lang w:val="fr-FR"/>
        </w:rPr>
        <w:t>La préparation des chèques ou ordre de virement est effectuée par l’Assistant Comptable (ACPT) du Service Finance, qui établit également un récapitulatif des paiements.</w:t>
      </w:r>
    </w:p>
    <w:p w14:paraId="553442F8" w14:textId="77777777" w:rsidR="00A81020" w:rsidRPr="00031A77" w:rsidRDefault="00000000">
      <w:pPr>
        <w:pStyle w:val="CERESBody"/>
        <w:numPr>
          <w:ilvl w:val="0"/>
          <w:numId w:val="135"/>
        </w:numPr>
        <w:spacing w:after="80"/>
        <w:jc w:val="both"/>
        <w:rPr>
          <w:lang w:val="fr-FR"/>
        </w:rPr>
      </w:pPr>
      <w:r w:rsidRPr="00031A77">
        <w:rPr>
          <w:lang w:val="fr-FR"/>
        </w:rPr>
        <w:t>Le Récapitulatif doit être transmis au RF pour une dernière vérification.</w:t>
      </w:r>
    </w:p>
    <w:p w14:paraId="50F9FF48" w14:textId="77777777" w:rsidR="00A81020" w:rsidRPr="00031A77" w:rsidRDefault="00000000">
      <w:pPr>
        <w:pStyle w:val="CERESBody"/>
        <w:numPr>
          <w:ilvl w:val="0"/>
          <w:numId w:val="135"/>
        </w:numPr>
        <w:spacing w:after="80"/>
        <w:jc w:val="both"/>
        <w:rPr>
          <w:lang w:val="fr-FR"/>
        </w:rPr>
      </w:pPr>
      <w:r w:rsidRPr="00031A77">
        <w:rPr>
          <w:lang w:val="fr-FR"/>
        </w:rPr>
        <w:t>Le RF transmet ensuite le récapitulatif des chèques et des ordres de virement au DPR pour signature.</w:t>
      </w:r>
    </w:p>
    <w:p w14:paraId="21C3492C" w14:textId="77777777" w:rsidR="00A81020" w:rsidRPr="00031A77" w:rsidRDefault="00000000">
      <w:pPr>
        <w:pStyle w:val="CERESBody"/>
        <w:numPr>
          <w:ilvl w:val="0"/>
          <w:numId w:val="135"/>
        </w:numPr>
        <w:spacing w:after="80"/>
        <w:jc w:val="both"/>
        <w:rPr>
          <w:lang w:val="fr-FR"/>
        </w:rPr>
      </w:pPr>
      <w:r w:rsidRPr="00031A77">
        <w:rPr>
          <w:lang w:val="fr-FR"/>
        </w:rPr>
        <w:t>Le chargé des achats transmet les documents d’achat au Chargé Comptable, afin que ce dernier effectue la comptabilisation.</w:t>
      </w:r>
    </w:p>
    <w:p w14:paraId="5BDAD28F" w14:textId="77777777" w:rsidR="00A81020" w:rsidRPr="00031A77" w:rsidRDefault="00000000">
      <w:pPr>
        <w:pStyle w:val="CERESBody"/>
        <w:numPr>
          <w:ilvl w:val="0"/>
          <w:numId w:val="135"/>
        </w:numPr>
        <w:spacing w:after="80"/>
        <w:jc w:val="both"/>
        <w:rPr>
          <w:lang w:val="fr-FR"/>
        </w:rPr>
      </w:pPr>
      <w:r w:rsidRPr="00031A77">
        <w:rPr>
          <w:lang w:val="fr-FR"/>
        </w:rPr>
        <w:t>Le comptable vérifie la facture et le bon de livraison, les saisit sur Sage, puis archive ces documents.</w:t>
      </w:r>
    </w:p>
    <w:p w14:paraId="74CC8CEA" w14:textId="7B1A76C5" w:rsidR="00A81020" w:rsidRPr="00031A77" w:rsidRDefault="00000000" w:rsidP="00AF4E7B">
      <w:pPr>
        <w:pStyle w:val="CERESBody"/>
        <w:spacing w:after="80"/>
        <w:jc w:val="both"/>
        <w:rPr>
          <w:lang w:val="fr-FR"/>
        </w:rPr>
      </w:pPr>
      <w:r w:rsidRPr="00031A77">
        <w:rPr>
          <w:lang w:val="fr-FR"/>
        </w:rPr>
        <w:t xml:space="preserve">Les modes de règlement sont les </w:t>
      </w:r>
      <w:proofErr w:type="gramStart"/>
      <w:r w:rsidR="004C4970" w:rsidRPr="00031A77">
        <w:rPr>
          <w:lang w:val="fr-FR"/>
        </w:rPr>
        <w:t>suivants:</w:t>
      </w:r>
      <w:proofErr w:type="gramEnd"/>
    </w:p>
    <w:p w14:paraId="6646EC75" w14:textId="34B5C8F5" w:rsidR="00A81020" w:rsidRPr="00031A77" w:rsidRDefault="00000000">
      <w:pPr>
        <w:pStyle w:val="CERESBody"/>
        <w:numPr>
          <w:ilvl w:val="0"/>
          <w:numId w:val="136"/>
        </w:numPr>
        <w:spacing w:after="80"/>
        <w:jc w:val="both"/>
        <w:rPr>
          <w:lang w:val="fr-FR"/>
        </w:rPr>
      </w:pPr>
      <w:r w:rsidRPr="00031A77">
        <w:rPr>
          <w:lang w:val="fr-FR"/>
        </w:rPr>
        <w:t xml:space="preserve">Virement </w:t>
      </w:r>
      <w:proofErr w:type="gramStart"/>
      <w:r w:rsidR="004C4970" w:rsidRPr="00031A77">
        <w:rPr>
          <w:lang w:val="fr-FR"/>
        </w:rPr>
        <w:t>multiple:</w:t>
      </w:r>
      <w:proofErr w:type="gramEnd"/>
      <w:r w:rsidRPr="00031A77">
        <w:rPr>
          <w:lang w:val="fr-FR"/>
        </w:rPr>
        <w:t xml:space="preserve"> préparé par le RF et transmis électroniquement par le DPR à la Banque</w:t>
      </w:r>
    </w:p>
    <w:p w14:paraId="49EA43A8" w14:textId="283279A8" w:rsidR="00A81020" w:rsidRPr="00031A77" w:rsidRDefault="00000000">
      <w:pPr>
        <w:pStyle w:val="CERESBody"/>
        <w:numPr>
          <w:ilvl w:val="0"/>
          <w:numId w:val="136"/>
        </w:numPr>
        <w:spacing w:after="80"/>
        <w:jc w:val="both"/>
        <w:rPr>
          <w:lang w:val="fr-FR"/>
        </w:rPr>
      </w:pPr>
      <w:r w:rsidRPr="00031A77">
        <w:rPr>
          <w:lang w:val="fr-FR"/>
        </w:rPr>
        <w:t xml:space="preserve">Virement </w:t>
      </w:r>
      <w:proofErr w:type="gramStart"/>
      <w:r w:rsidR="004C4970" w:rsidRPr="00031A77">
        <w:rPr>
          <w:lang w:val="fr-FR"/>
        </w:rPr>
        <w:t>simple:</w:t>
      </w:r>
      <w:proofErr w:type="gramEnd"/>
      <w:r w:rsidRPr="00031A77">
        <w:rPr>
          <w:lang w:val="fr-FR"/>
        </w:rPr>
        <w:t xml:space="preserve"> préparé par l’ACPT et déposé physiquement à la Banque</w:t>
      </w:r>
    </w:p>
    <w:p w14:paraId="3B32673D" w14:textId="36992E88" w:rsidR="00A81020" w:rsidRPr="00031A77" w:rsidRDefault="004C4970">
      <w:pPr>
        <w:pStyle w:val="CERESBody"/>
        <w:numPr>
          <w:ilvl w:val="0"/>
          <w:numId w:val="136"/>
        </w:numPr>
        <w:spacing w:after="80"/>
        <w:jc w:val="both"/>
        <w:rPr>
          <w:lang w:val="fr-FR"/>
        </w:rPr>
      </w:pPr>
      <w:proofErr w:type="gramStart"/>
      <w:r w:rsidRPr="00031A77">
        <w:rPr>
          <w:lang w:val="fr-FR"/>
        </w:rPr>
        <w:t>Chèque:</w:t>
      </w:r>
      <w:proofErr w:type="gramEnd"/>
      <w:r w:rsidRPr="00031A77">
        <w:rPr>
          <w:lang w:val="fr-FR"/>
        </w:rPr>
        <w:t xml:space="preserve"> déposé physiquement par l’ACPT auprès du Fournisseur.</w:t>
      </w:r>
    </w:p>
    <w:p w14:paraId="17AF5585" w14:textId="77777777" w:rsidR="00A81020" w:rsidRPr="00031A77" w:rsidRDefault="00000000" w:rsidP="00AF4E7B">
      <w:pPr>
        <w:pStyle w:val="CERESBody"/>
        <w:spacing w:after="80"/>
        <w:jc w:val="both"/>
        <w:rPr>
          <w:lang w:val="fr-FR"/>
        </w:rPr>
      </w:pPr>
      <w:r w:rsidRPr="00031A77">
        <w:rPr>
          <w:lang w:val="fr-FR"/>
        </w:rPr>
        <w:t>Pour que CERES puisse garder une trace du règlement, les chèques doivent mentionner l’accusé de réception sur une copie du chèque.</w:t>
      </w:r>
    </w:p>
    <w:p w14:paraId="3C70984C" w14:textId="77777777" w:rsidR="00A81020" w:rsidRPr="00031A77" w:rsidRDefault="00000000" w:rsidP="00AF4E7B">
      <w:pPr>
        <w:pStyle w:val="CERESBody"/>
        <w:spacing w:after="80"/>
        <w:jc w:val="both"/>
        <w:rPr>
          <w:lang w:val="fr-FR"/>
        </w:rPr>
      </w:pPr>
      <w:r w:rsidRPr="00031A77">
        <w:rPr>
          <w:lang w:val="fr-FR"/>
        </w:rPr>
        <w:t>Aucun paiement (chèque ou virement) n’est possible tant que tous les matériels ou produits achetés, n’ont pas été livrés. Une exception pour un paiement partiel peut toutefois être autorisée, sous l’accord conjoint du RF et du CG, et validée par le DPR.</w:t>
      </w:r>
    </w:p>
    <w:p w14:paraId="468F724D" w14:textId="7A148FBA" w:rsidR="00A81020" w:rsidRPr="00031A77" w:rsidRDefault="0095328B" w:rsidP="00AF4E7B">
      <w:pPr>
        <w:pStyle w:val="CERESBody"/>
        <w:spacing w:after="80"/>
        <w:jc w:val="both"/>
        <w:rPr>
          <w:lang w:val="fr-FR"/>
        </w:rPr>
      </w:pPr>
      <w:proofErr w:type="gramStart"/>
      <w:r w:rsidRPr="00031A77">
        <w:rPr>
          <w:b/>
          <w:bCs/>
          <w:lang w:val="fr-FR"/>
        </w:rPr>
        <w:t>Remarque</w:t>
      </w:r>
      <w:r w:rsidRPr="00031A77">
        <w:rPr>
          <w:lang w:val="fr-FR"/>
        </w:rPr>
        <w:t>:</w:t>
      </w:r>
      <w:proofErr w:type="gramEnd"/>
      <w:r w:rsidRPr="00031A77">
        <w:rPr>
          <w:lang w:val="fr-FR"/>
        </w:rPr>
        <w:t xml:space="preserve"> si le paiement doit être effectué à une entité autre que celle mentionnée dans la facture pro-forma ou le contrat, cela doit être indiqué clairement sur la facture.</w:t>
      </w:r>
    </w:p>
    <w:p w14:paraId="0820D3E2" w14:textId="408C1A7F" w:rsidR="00A81020" w:rsidRPr="00031A77" w:rsidRDefault="00000000" w:rsidP="00AF4E7B">
      <w:pPr>
        <w:pStyle w:val="CERESBody"/>
        <w:spacing w:after="80"/>
        <w:jc w:val="both"/>
        <w:rPr>
          <w:lang w:val="fr-FR"/>
        </w:rPr>
      </w:pPr>
      <w:r w:rsidRPr="00031A77">
        <w:rPr>
          <w:b/>
          <w:bCs/>
          <w:u w:val="single"/>
          <w:lang w:val="fr-FR"/>
        </w:rPr>
        <w:t xml:space="preserve">Délai de retour </w:t>
      </w:r>
      <w:proofErr w:type="gramStart"/>
      <w:r w:rsidR="0095328B" w:rsidRPr="00031A77">
        <w:rPr>
          <w:b/>
          <w:bCs/>
          <w:u w:val="single"/>
          <w:lang w:val="fr-FR"/>
        </w:rPr>
        <w:t>facture</w:t>
      </w:r>
      <w:r w:rsidR="0095328B" w:rsidRPr="00031A77">
        <w:rPr>
          <w:lang w:val="fr-FR"/>
        </w:rPr>
        <w:t>:</w:t>
      </w:r>
      <w:proofErr w:type="gramEnd"/>
      <w:r w:rsidRPr="00031A77">
        <w:rPr>
          <w:lang w:val="fr-FR"/>
        </w:rPr>
        <w:t xml:space="preserve"> Afin d’inciter les collaborateurs à retourner les factures mensuelles dans les plus brefs délais, la date limite de dépôt des factures est fixée à une semaine à partir de la date de réalisation de la prestation ou du retour de mission.</w:t>
      </w:r>
    </w:p>
    <w:p w14:paraId="6E6D4BC2" w14:textId="6616A8F4" w:rsidR="00A81020" w:rsidRPr="00031A77" w:rsidRDefault="00000000" w:rsidP="00AF4E7B">
      <w:pPr>
        <w:pStyle w:val="CERESBody"/>
        <w:spacing w:after="80"/>
        <w:jc w:val="both"/>
        <w:rPr>
          <w:lang w:val="fr-FR"/>
        </w:rPr>
      </w:pPr>
      <w:r w:rsidRPr="00031A77">
        <w:rPr>
          <w:u w:val="single"/>
          <w:lang w:val="fr-FR"/>
        </w:rPr>
        <w:t xml:space="preserve">Pour les </w:t>
      </w:r>
      <w:proofErr w:type="gramStart"/>
      <w:r w:rsidR="0095328B" w:rsidRPr="00031A77">
        <w:rPr>
          <w:u w:val="single"/>
          <w:lang w:val="fr-FR"/>
        </w:rPr>
        <w:t>NDF</w:t>
      </w:r>
      <w:r w:rsidR="0095328B" w:rsidRPr="00031A77">
        <w:rPr>
          <w:lang w:val="fr-FR"/>
        </w:rPr>
        <w:t>:</w:t>
      </w:r>
      <w:proofErr w:type="gramEnd"/>
      <w:r w:rsidRPr="00031A77">
        <w:rPr>
          <w:lang w:val="fr-FR"/>
        </w:rPr>
        <w:t xml:space="preserve"> la date limite de dépôt est fixée au premier mardi du mois suivant.</w:t>
      </w:r>
    </w:p>
    <w:p w14:paraId="72003654" w14:textId="3BB36461" w:rsidR="00A81020" w:rsidRPr="00031A77" w:rsidRDefault="00000000" w:rsidP="00AF4E7B">
      <w:pPr>
        <w:pStyle w:val="CERESBody"/>
        <w:spacing w:after="80"/>
        <w:jc w:val="both"/>
        <w:rPr>
          <w:lang w:val="fr-FR"/>
        </w:rPr>
      </w:pPr>
      <w:r w:rsidRPr="00031A77">
        <w:rPr>
          <w:u w:val="single"/>
          <w:lang w:val="fr-FR"/>
        </w:rPr>
        <w:t xml:space="preserve">Pour les autres </w:t>
      </w:r>
      <w:proofErr w:type="gramStart"/>
      <w:r w:rsidR="0095328B" w:rsidRPr="00031A77">
        <w:rPr>
          <w:u w:val="single"/>
          <w:lang w:val="fr-FR"/>
        </w:rPr>
        <w:t>factures</w:t>
      </w:r>
      <w:r w:rsidR="0095328B" w:rsidRPr="00031A77">
        <w:rPr>
          <w:lang w:val="fr-FR"/>
        </w:rPr>
        <w:t>:</w:t>
      </w:r>
      <w:proofErr w:type="gramEnd"/>
      <w:r w:rsidRPr="00031A77">
        <w:rPr>
          <w:lang w:val="fr-FR"/>
        </w:rPr>
        <w:t xml:space="preserve"> la date limite de dépôt est fixée à une semaine après la date du virement, afin de garantir la mise à disposition de l'argent aux collaborateurs.</w:t>
      </w:r>
    </w:p>
    <w:p w14:paraId="0D31213D" w14:textId="77777777" w:rsidR="00A81020" w:rsidRPr="00031A77" w:rsidRDefault="00000000" w:rsidP="00AF4E7B">
      <w:pPr>
        <w:pStyle w:val="CERESBody"/>
        <w:spacing w:after="80"/>
        <w:jc w:val="both"/>
        <w:rPr>
          <w:lang w:val="fr-FR"/>
        </w:rPr>
      </w:pPr>
      <w:r w:rsidRPr="00031A77">
        <w:rPr>
          <w:lang w:val="fr-FR"/>
        </w:rPr>
        <w:t>Ainsi, en cas de retard de facture, aucune demande du service (ou équipe pour DVP, BOE, PED) concerné ne sera traitée.</w:t>
      </w:r>
    </w:p>
    <w:p w14:paraId="6F5DF5D8" w14:textId="77777777" w:rsidR="00A3759A" w:rsidRPr="00031A77" w:rsidRDefault="00A3759A" w:rsidP="00AF4E7B">
      <w:pPr>
        <w:pStyle w:val="CERESBody"/>
        <w:spacing w:after="80"/>
        <w:jc w:val="both"/>
        <w:rPr>
          <w:lang w:val="fr-FR"/>
        </w:rPr>
      </w:pPr>
    </w:p>
    <w:p w14:paraId="30D4EA37" w14:textId="77777777" w:rsidR="00A81020" w:rsidRPr="00031A77" w:rsidRDefault="00000000" w:rsidP="00AF4E7B">
      <w:pPr>
        <w:pStyle w:val="CERESBody"/>
        <w:spacing w:after="80"/>
        <w:jc w:val="both"/>
        <w:rPr>
          <w:b/>
          <w:bCs/>
          <w:color w:val="0070C0"/>
          <w:lang w:val="fr-FR"/>
        </w:rPr>
      </w:pPr>
      <w:r w:rsidRPr="00031A77">
        <w:rPr>
          <w:b/>
          <w:bCs/>
          <w:color w:val="0070C0"/>
          <w:lang w:val="fr-FR"/>
        </w:rPr>
        <w:lastRenderedPageBreak/>
        <w:t>Mise en concurrence</w:t>
      </w:r>
    </w:p>
    <w:p w14:paraId="732A1DA3" w14:textId="29DDCD2F" w:rsidR="00A81020" w:rsidRPr="00031A77" w:rsidRDefault="00000000" w:rsidP="00AF4E7B">
      <w:pPr>
        <w:pStyle w:val="CERESBody"/>
        <w:spacing w:after="80"/>
        <w:jc w:val="both"/>
        <w:rPr>
          <w:lang w:val="fr-FR"/>
        </w:rPr>
      </w:pPr>
      <w:r w:rsidRPr="00031A77">
        <w:rPr>
          <w:lang w:val="fr-FR"/>
        </w:rPr>
        <w:t xml:space="preserve">Pour ses achats, CERES procède généralement par consultation de devis afin de favoriser la concurrence et d’obtenir le meilleur produit à un prix acceptable. Ce montant concerne soit le montant unitaire d'un article, soit le montant total d'une quantité d'articles identiques à un moment donné. Cela s'applique également aux achats groupés, ou encore au montant d'achat identique sur une durée </w:t>
      </w:r>
      <w:proofErr w:type="gramStart"/>
      <w:r w:rsidR="00A87227" w:rsidRPr="00031A77">
        <w:rPr>
          <w:lang w:val="fr-FR"/>
        </w:rPr>
        <w:t>donnée:</w:t>
      </w:r>
      <w:proofErr w:type="gramEnd"/>
    </w:p>
    <w:p w14:paraId="31BFF85E" w14:textId="77777777" w:rsidR="00A81020" w:rsidRPr="00031A77" w:rsidRDefault="00000000">
      <w:pPr>
        <w:pStyle w:val="CERESBody"/>
        <w:numPr>
          <w:ilvl w:val="0"/>
          <w:numId w:val="137"/>
        </w:numPr>
        <w:spacing w:after="80"/>
        <w:jc w:val="both"/>
        <w:rPr>
          <w:lang w:val="fr-FR"/>
        </w:rPr>
      </w:pPr>
      <w:r w:rsidRPr="00031A77">
        <w:rPr>
          <w:lang w:val="fr-FR"/>
        </w:rPr>
        <w:t>Si le montant total probable de la commande ne dépasse pas 100 000 Ar, le devis n’est pas obligatoire.</w:t>
      </w:r>
    </w:p>
    <w:p w14:paraId="2CA7F542" w14:textId="77777777" w:rsidR="00A81020" w:rsidRPr="00031A77" w:rsidRDefault="00000000">
      <w:pPr>
        <w:pStyle w:val="CERESBody"/>
        <w:numPr>
          <w:ilvl w:val="0"/>
          <w:numId w:val="137"/>
        </w:numPr>
        <w:spacing w:after="80"/>
        <w:jc w:val="both"/>
        <w:rPr>
          <w:lang w:val="fr-FR"/>
        </w:rPr>
      </w:pPr>
      <w:r w:rsidRPr="00031A77">
        <w:rPr>
          <w:lang w:val="fr-FR"/>
        </w:rPr>
        <w:t>Si le montant total est entre 100 001 Ar et 1 000 000 Ar, un devis est obligatoire</w:t>
      </w:r>
    </w:p>
    <w:p w14:paraId="4278A6EA" w14:textId="77777777" w:rsidR="00A81020" w:rsidRPr="00031A77" w:rsidRDefault="00000000">
      <w:pPr>
        <w:pStyle w:val="CERESBody"/>
        <w:numPr>
          <w:ilvl w:val="0"/>
          <w:numId w:val="137"/>
        </w:numPr>
        <w:spacing w:after="80"/>
        <w:jc w:val="both"/>
        <w:rPr>
          <w:lang w:val="fr-FR"/>
        </w:rPr>
      </w:pPr>
      <w:r w:rsidRPr="00031A77">
        <w:rPr>
          <w:lang w:val="fr-FR"/>
        </w:rPr>
        <w:t>Si le montant est entre 1 000 001 et 2 000 000 Ar, deux devis sont obligatoires.</w:t>
      </w:r>
    </w:p>
    <w:p w14:paraId="29A832DB" w14:textId="77777777" w:rsidR="00A81020" w:rsidRPr="00031A77" w:rsidRDefault="00000000">
      <w:pPr>
        <w:pStyle w:val="CERESBody"/>
        <w:numPr>
          <w:ilvl w:val="0"/>
          <w:numId w:val="137"/>
        </w:numPr>
        <w:spacing w:after="80"/>
        <w:jc w:val="both"/>
        <w:rPr>
          <w:lang w:val="fr-FR"/>
        </w:rPr>
      </w:pPr>
      <w:r w:rsidRPr="00031A77">
        <w:rPr>
          <w:lang w:val="fr-FR"/>
        </w:rPr>
        <w:t>Si le montant est entre 2 000 001 Ar et 5 000 000 Ar trois devis sont obligatoires.</w:t>
      </w:r>
    </w:p>
    <w:p w14:paraId="34B3B8DA" w14:textId="77777777" w:rsidR="00A81020" w:rsidRPr="00031A77" w:rsidRDefault="00000000">
      <w:pPr>
        <w:pStyle w:val="CERESBody"/>
        <w:numPr>
          <w:ilvl w:val="0"/>
          <w:numId w:val="137"/>
        </w:numPr>
        <w:spacing w:after="80"/>
        <w:jc w:val="both"/>
        <w:rPr>
          <w:lang w:val="fr-FR"/>
        </w:rPr>
      </w:pPr>
      <w:r w:rsidRPr="00031A77">
        <w:rPr>
          <w:lang w:val="fr-FR"/>
        </w:rPr>
        <w:t>Si le montant est entre 5 000 001 et 16 000 000 Ar, quatre devis sont obligatoires.</w:t>
      </w:r>
    </w:p>
    <w:p w14:paraId="6DC74CFF" w14:textId="77777777" w:rsidR="00A81020" w:rsidRPr="00031A77" w:rsidRDefault="00000000">
      <w:pPr>
        <w:pStyle w:val="CERESBody"/>
        <w:numPr>
          <w:ilvl w:val="0"/>
          <w:numId w:val="137"/>
        </w:numPr>
        <w:spacing w:after="80"/>
        <w:jc w:val="both"/>
        <w:rPr>
          <w:lang w:val="fr-FR"/>
        </w:rPr>
      </w:pPr>
      <w:r w:rsidRPr="00031A77">
        <w:rPr>
          <w:lang w:val="fr-FR"/>
        </w:rPr>
        <w:t>Si le montant est supérieur à 16 000 000 Ar, l’appel d’offres ouvert national est obligatoire.</w:t>
      </w:r>
    </w:p>
    <w:p w14:paraId="11E1CF9F" w14:textId="77777777" w:rsidR="00A81020" w:rsidRPr="00031A77" w:rsidRDefault="00000000" w:rsidP="00AF4E7B">
      <w:pPr>
        <w:pStyle w:val="CERESBody"/>
        <w:spacing w:after="80"/>
        <w:jc w:val="both"/>
        <w:rPr>
          <w:lang w:val="fr-FR"/>
        </w:rPr>
      </w:pPr>
      <w:r w:rsidRPr="00031A77">
        <w:rPr>
          <w:lang w:val="fr-FR"/>
        </w:rPr>
        <w:t>Le Service demandeur peut proposer un fournisseur, mais le chargé des achats reste le seul autorisé à effectuer une étude de marché.</w:t>
      </w:r>
    </w:p>
    <w:p w14:paraId="1EE6B957" w14:textId="77777777" w:rsidR="00A81020" w:rsidRPr="00031A77" w:rsidRDefault="00000000" w:rsidP="00AF4E7B">
      <w:pPr>
        <w:pStyle w:val="CERESBody"/>
        <w:spacing w:after="80"/>
        <w:jc w:val="both"/>
        <w:rPr>
          <w:lang w:val="fr-FR"/>
        </w:rPr>
      </w:pPr>
      <w:r w:rsidRPr="00031A77">
        <w:rPr>
          <w:lang w:val="fr-FR"/>
        </w:rPr>
        <w:t>Compte tenu de la variation des prix qui n’est pas nécessairement quotidienne, les devis ou offres de prix reçus datant de moins de trois mois sont considérés comme valables et peuvent être utilisés sans mise à concurrence.</w:t>
      </w:r>
    </w:p>
    <w:p w14:paraId="14610963" w14:textId="1820112E" w:rsidR="00A81020" w:rsidRPr="00031A77" w:rsidRDefault="00000000" w:rsidP="00AF4E7B">
      <w:pPr>
        <w:pStyle w:val="CERESBody"/>
        <w:spacing w:after="80"/>
        <w:jc w:val="both"/>
        <w:rPr>
          <w:lang w:val="fr-FR"/>
        </w:rPr>
      </w:pPr>
      <w:r w:rsidRPr="00031A77">
        <w:rPr>
          <w:lang w:val="fr-FR"/>
        </w:rPr>
        <w:t xml:space="preserve">Les seuils ci-dessus peuvent faire l’objet d’une dérogation dans les cas suivants, à justifier dans la </w:t>
      </w:r>
      <w:proofErr w:type="gramStart"/>
      <w:r w:rsidR="00A87227" w:rsidRPr="00031A77">
        <w:rPr>
          <w:lang w:val="fr-FR"/>
        </w:rPr>
        <w:t>navette:</w:t>
      </w:r>
      <w:proofErr w:type="gramEnd"/>
    </w:p>
    <w:p w14:paraId="69B1D914" w14:textId="77777777" w:rsidR="00A81020" w:rsidRDefault="00000000">
      <w:pPr>
        <w:pStyle w:val="CERESBody"/>
        <w:numPr>
          <w:ilvl w:val="0"/>
          <w:numId w:val="138"/>
        </w:numPr>
        <w:spacing w:after="80"/>
        <w:jc w:val="both"/>
      </w:pPr>
      <w:r>
        <w:t xml:space="preserve">En </w:t>
      </w:r>
      <w:proofErr w:type="spellStart"/>
      <w:r>
        <w:t>cas</w:t>
      </w:r>
      <w:proofErr w:type="spellEnd"/>
      <w:r>
        <w:t xml:space="preserve"> </w:t>
      </w:r>
      <w:proofErr w:type="spellStart"/>
      <w:r>
        <w:t>d’urgence</w:t>
      </w:r>
      <w:proofErr w:type="spellEnd"/>
    </w:p>
    <w:p w14:paraId="66E1C45B" w14:textId="77777777" w:rsidR="00A81020" w:rsidRPr="00031A77" w:rsidRDefault="00000000">
      <w:pPr>
        <w:pStyle w:val="CERESBody"/>
        <w:numPr>
          <w:ilvl w:val="0"/>
          <w:numId w:val="138"/>
        </w:numPr>
        <w:spacing w:after="80"/>
        <w:jc w:val="both"/>
        <w:rPr>
          <w:lang w:val="fr-FR"/>
        </w:rPr>
      </w:pPr>
      <w:r w:rsidRPr="00031A77">
        <w:rPr>
          <w:lang w:val="fr-FR"/>
        </w:rPr>
        <w:t>En cas d’achat ou de prestation similaire</w:t>
      </w:r>
    </w:p>
    <w:p w14:paraId="7E36CD11" w14:textId="77777777" w:rsidR="00A81020" w:rsidRPr="00031A77" w:rsidRDefault="00000000">
      <w:pPr>
        <w:pStyle w:val="CERESBody"/>
        <w:numPr>
          <w:ilvl w:val="0"/>
          <w:numId w:val="138"/>
        </w:numPr>
        <w:spacing w:after="80"/>
        <w:jc w:val="both"/>
        <w:rPr>
          <w:lang w:val="fr-FR"/>
        </w:rPr>
      </w:pPr>
      <w:r w:rsidRPr="00031A77">
        <w:rPr>
          <w:lang w:val="fr-FR"/>
        </w:rPr>
        <w:t>En cas de difficulté particulière pour trouver un fournisseur commercialisant la prestation ou le produit</w:t>
      </w:r>
    </w:p>
    <w:p w14:paraId="1766089A" w14:textId="77777777" w:rsidR="00A81020" w:rsidRPr="00031A77" w:rsidRDefault="00000000" w:rsidP="00AF4E7B">
      <w:pPr>
        <w:pStyle w:val="CERESBody"/>
        <w:spacing w:after="80"/>
        <w:jc w:val="both"/>
        <w:rPr>
          <w:lang w:val="fr-FR"/>
        </w:rPr>
      </w:pPr>
      <w:r w:rsidRPr="00031A77">
        <w:rPr>
          <w:lang w:val="fr-FR"/>
        </w:rPr>
        <w:t>Si le fournisseur est référencé (cf. point suivant), le chargé des achats peut établir sa demande d’autorisation d’achat sans devis, en se basant sur les prix du « catalogue ».</w:t>
      </w:r>
    </w:p>
    <w:p w14:paraId="6E094A44" w14:textId="75730411" w:rsidR="00FE3AFD" w:rsidRPr="00031A77" w:rsidRDefault="00000000" w:rsidP="00AF4E7B">
      <w:pPr>
        <w:pStyle w:val="CERESBody"/>
        <w:spacing w:after="80"/>
        <w:jc w:val="both"/>
        <w:rPr>
          <w:lang w:val="fr-FR"/>
        </w:rPr>
      </w:pPr>
      <w:r w:rsidRPr="00031A77">
        <w:rPr>
          <w:lang w:val="fr-FR"/>
        </w:rPr>
        <w:t>Il est rappelé que le paiement de prestations ou d’achats à un collaborateur CERES n’est pas autorisé. Tout travail supplémentaire effectué par un collaborateur sera compensé par une récupération. En cas d’achat d’un bien ou d’une prestation matérielle auprès d’un parent d’un collaborateur, le lien de parenté doit être indiqué dans la navette par le service Finance &amp; Achats. Par ailleurs, tout collaborateur dont un parent soumissionne ou est fournisseur de CERES doit transmettre sans délai une Déclaration au RF (Annexe 12 – modèle de déclaration de lien de parenté). L’omission de cette démarche sera considérée comme une faute grave.</w:t>
      </w:r>
    </w:p>
    <w:p w14:paraId="751FEC12" w14:textId="77777777" w:rsidR="00A81020" w:rsidRPr="00031A77" w:rsidRDefault="00000000" w:rsidP="00AF4E7B">
      <w:pPr>
        <w:pStyle w:val="CERESBody"/>
        <w:spacing w:after="80"/>
        <w:jc w:val="both"/>
        <w:rPr>
          <w:b/>
          <w:bCs/>
          <w:color w:val="0070C0"/>
          <w:lang w:val="fr-FR"/>
        </w:rPr>
      </w:pPr>
      <w:r w:rsidRPr="00031A77">
        <w:rPr>
          <w:b/>
          <w:bCs/>
          <w:color w:val="0070C0"/>
          <w:lang w:val="fr-FR"/>
        </w:rPr>
        <w:t>Catalogues et références fournisseurs</w:t>
      </w:r>
    </w:p>
    <w:p w14:paraId="64B06AFE" w14:textId="2FCE7F01" w:rsidR="00A81020" w:rsidRPr="00031A77" w:rsidRDefault="00000000" w:rsidP="00AF4E7B">
      <w:pPr>
        <w:pStyle w:val="CERESBody"/>
        <w:spacing w:after="80"/>
        <w:jc w:val="both"/>
        <w:rPr>
          <w:lang w:val="fr-FR"/>
        </w:rPr>
      </w:pPr>
      <w:r w:rsidRPr="00031A77">
        <w:rPr>
          <w:lang w:val="fr-FR"/>
        </w:rPr>
        <w:t xml:space="preserve">Pour être référencé par PROMES, un fournisseur doit accepter, pour les produits principaux, </w:t>
      </w:r>
      <w:proofErr w:type="gramStart"/>
      <w:r w:rsidR="00A87227" w:rsidRPr="00031A77">
        <w:rPr>
          <w:lang w:val="fr-FR"/>
        </w:rPr>
        <w:t>de:</w:t>
      </w:r>
      <w:proofErr w:type="gramEnd"/>
    </w:p>
    <w:p w14:paraId="5F05873C" w14:textId="77777777" w:rsidR="00A81020" w:rsidRPr="00031A77" w:rsidRDefault="00000000">
      <w:pPr>
        <w:pStyle w:val="CERESBody"/>
        <w:numPr>
          <w:ilvl w:val="0"/>
          <w:numId w:val="139"/>
        </w:numPr>
        <w:spacing w:after="80"/>
        <w:jc w:val="both"/>
        <w:rPr>
          <w:lang w:val="fr-FR"/>
        </w:rPr>
      </w:pPr>
      <w:r w:rsidRPr="00031A77">
        <w:rPr>
          <w:lang w:val="fr-FR"/>
        </w:rPr>
        <w:t>Communiquer ses prix à PROMES, sans les revoir plus de deux fois par an, et se faire payer après livraison</w:t>
      </w:r>
    </w:p>
    <w:p w14:paraId="7221F763" w14:textId="77777777" w:rsidR="00A81020" w:rsidRPr="00031A77" w:rsidRDefault="00000000">
      <w:pPr>
        <w:pStyle w:val="CERESBody"/>
        <w:numPr>
          <w:ilvl w:val="0"/>
          <w:numId w:val="139"/>
        </w:numPr>
        <w:spacing w:after="80"/>
        <w:jc w:val="both"/>
        <w:rPr>
          <w:lang w:val="fr-FR"/>
        </w:rPr>
      </w:pPr>
      <w:r w:rsidRPr="00031A77">
        <w:rPr>
          <w:lang w:val="fr-FR"/>
        </w:rPr>
        <w:t>Garantir le meilleur prix de la zone de chalandise</w:t>
      </w:r>
    </w:p>
    <w:p w14:paraId="1C1C9511" w14:textId="77777777" w:rsidR="00A81020" w:rsidRPr="00031A77" w:rsidRDefault="00000000" w:rsidP="00AF4E7B">
      <w:pPr>
        <w:pStyle w:val="CERESBody"/>
        <w:spacing w:after="80"/>
        <w:jc w:val="both"/>
        <w:rPr>
          <w:lang w:val="fr-FR"/>
        </w:rPr>
      </w:pPr>
      <w:r w:rsidRPr="00031A77">
        <w:rPr>
          <w:lang w:val="fr-FR"/>
        </w:rPr>
        <w:lastRenderedPageBreak/>
        <w:t>Le chargé des achats doit établir et mettre à jour un catalogue fournisseur, avec une fiche dédiée pour chaque fournisseur. Ce catalogue doit inclure tous les fournisseurs, y compris ceux ayant déjà travaillé avec CERES. Cette fiche inclut les noms d’enseigne, les noms du gérant, l’adresse, les contacts, les coordonnées bancaires et les articles qu’ils vendent ou dans lesquels ils se spécialisent. De plus, toute remarque ou incident majeur avec le fournisseur est également enregistré dans cette fiche. Le référencement du fournisseur intervient après la signature de la fiche fournisseur par le DPR.</w:t>
      </w:r>
    </w:p>
    <w:p w14:paraId="0F8F69A5" w14:textId="77777777" w:rsidR="00A81020" w:rsidRPr="00031A77" w:rsidRDefault="00000000" w:rsidP="00AF4E7B">
      <w:pPr>
        <w:pStyle w:val="CERESBody"/>
        <w:spacing w:after="80"/>
        <w:jc w:val="both"/>
        <w:rPr>
          <w:b/>
          <w:bCs/>
          <w:color w:val="0070C0"/>
          <w:lang w:val="fr-FR"/>
        </w:rPr>
      </w:pPr>
      <w:r w:rsidRPr="00031A77">
        <w:rPr>
          <w:b/>
          <w:bCs/>
          <w:color w:val="0070C0"/>
          <w:lang w:val="fr-FR"/>
        </w:rPr>
        <w:t>Déclaration de paiement</w:t>
      </w:r>
    </w:p>
    <w:p w14:paraId="7759ED23" w14:textId="64ABF3EC" w:rsidR="00684C2D" w:rsidRPr="00031A77" w:rsidRDefault="00000000" w:rsidP="00C654B1">
      <w:pPr>
        <w:pStyle w:val="CERESBody"/>
        <w:spacing w:after="80"/>
        <w:jc w:val="both"/>
        <w:rPr>
          <w:lang w:val="fr-FR"/>
        </w:rPr>
      </w:pPr>
      <w:r w:rsidRPr="00031A77">
        <w:rPr>
          <w:lang w:val="fr-FR"/>
        </w:rPr>
        <w:t>La Présidente du CA, le Directeur de PROMES et le DPR peuvent exceptionnellement, pour des dépenses courantes, signer des chèques ou des virements sans utiliser le formulaire de registre d’achat mentionné ci-dessus. Ils peuvent utiliser un formulaire d’AFP en précisant la nature exceptionnelle de l’achat. Ce formulaire AFP sert également pour l’inventaire des matériels achetés et pour la saisie comptable des écritures.</w:t>
      </w:r>
    </w:p>
    <w:p w14:paraId="785D5DDF" w14:textId="1695E9B2" w:rsidR="00A81020" w:rsidRDefault="00000000" w:rsidP="00C654B1">
      <w:pPr>
        <w:pStyle w:val="Titre3"/>
      </w:pPr>
      <w:bookmarkStart w:id="352" w:name="_Toc223448302"/>
      <w:r>
        <w:t xml:space="preserve">Moyens de </w:t>
      </w:r>
      <w:proofErr w:type="spellStart"/>
      <w:r>
        <w:t>paiement</w:t>
      </w:r>
      <w:bookmarkEnd w:id="352"/>
      <w:proofErr w:type="spellEnd"/>
    </w:p>
    <w:p w14:paraId="30E72F32" w14:textId="77777777" w:rsidR="00A81020" w:rsidRPr="00031A77" w:rsidRDefault="00000000" w:rsidP="00AF4E7B">
      <w:pPr>
        <w:pStyle w:val="CERESBody"/>
        <w:spacing w:after="80"/>
        <w:jc w:val="both"/>
        <w:rPr>
          <w:lang w:val="fr-FR"/>
        </w:rPr>
      </w:pPr>
      <w:r w:rsidRPr="00031A77">
        <w:rPr>
          <w:lang w:val="fr-FR"/>
        </w:rPr>
        <w:t xml:space="preserve">CERES ne gère pas de caisse physique et ne dispose pas de coffre-fort à cet effet. Tous les paiements sont effectués soit </w:t>
      </w:r>
      <w:r w:rsidRPr="00031A77">
        <w:rPr>
          <w:b/>
          <w:bCs/>
          <w:lang w:val="fr-FR"/>
        </w:rPr>
        <w:t>par chèque</w:t>
      </w:r>
      <w:r w:rsidRPr="00031A77">
        <w:rPr>
          <w:lang w:val="fr-FR"/>
        </w:rPr>
        <w:t xml:space="preserve">, soit </w:t>
      </w:r>
      <w:r w:rsidRPr="00031A77">
        <w:rPr>
          <w:b/>
          <w:bCs/>
          <w:lang w:val="fr-FR"/>
        </w:rPr>
        <w:t>par virement bancaire</w:t>
      </w:r>
      <w:r w:rsidRPr="00031A77">
        <w:rPr>
          <w:lang w:val="fr-FR"/>
        </w:rPr>
        <w:t xml:space="preserve"> de compte à compte, en privilégiant le virement. Seuls la Présidente du CA, le Directeur de PROMES et le DPR disposent d’une signature autorisée unique sur ces moyens de paiement.</w:t>
      </w:r>
    </w:p>
    <w:p w14:paraId="300A5C52" w14:textId="77777777" w:rsidR="00A81020" w:rsidRPr="00031A77" w:rsidRDefault="00000000" w:rsidP="00AF4E7B">
      <w:pPr>
        <w:pStyle w:val="CERESBody"/>
        <w:spacing w:after="80"/>
        <w:jc w:val="both"/>
        <w:rPr>
          <w:lang w:val="fr-FR"/>
        </w:rPr>
      </w:pPr>
      <w:r w:rsidRPr="00031A77">
        <w:rPr>
          <w:lang w:val="fr-FR"/>
        </w:rPr>
        <w:t>Tout moyen de paiement physique (chèque, virement simple, virement multiple par bordereau) nécessite une double signature si le montant dépasse un million d’Ariary (Ar 1 000 000). Le second signataire est désigné par une note de service interne.</w:t>
      </w:r>
    </w:p>
    <w:p w14:paraId="18847063" w14:textId="77777777" w:rsidR="00A81020" w:rsidRPr="00031A77" w:rsidRDefault="00000000" w:rsidP="00AF4E7B">
      <w:pPr>
        <w:pStyle w:val="CERESBody"/>
        <w:spacing w:after="80"/>
        <w:jc w:val="both"/>
        <w:rPr>
          <w:lang w:val="fr-FR"/>
        </w:rPr>
      </w:pPr>
      <w:r w:rsidRPr="00031A77">
        <w:rPr>
          <w:lang w:val="fr-FR"/>
        </w:rPr>
        <w:t>Les paiements se font principalement par virement. Par exception, validée par le DPR, le paiement peut intervenir par chèque et, de manière très exceptionnelle, en espèce (dans le cas où un chèque est changé en espèce par un collaborateur). Chaque mois, le RF présente au contrôleur de gestion et au DPR l’ensemble des chèques émis pour être changés en espèce.</w:t>
      </w:r>
    </w:p>
    <w:p w14:paraId="2BD83B17" w14:textId="23ECF96C" w:rsidR="00A81020" w:rsidRPr="00031A77" w:rsidRDefault="00000000" w:rsidP="00AF4E7B">
      <w:pPr>
        <w:pStyle w:val="CERESBody"/>
        <w:spacing w:after="80"/>
        <w:jc w:val="both"/>
        <w:rPr>
          <w:lang w:val="fr-FR"/>
        </w:rPr>
      </w:pPr>
      <w:r w:rsidRPr="00031A77">
        <w:rPr>
          <w:lang w:val="fr-FR"/>
        </w:rPr>
        <w:t xml:space="preserve">Les paiements effectués par l’intermédiaire des comptes bancaires personnels de collaborateurs ou d’un tiers ne sont pas acceptés. Cependant, l’exception est accordée pour le paiement </w:t>
      </w:r>
      <w:proofErr w:type="gramStart"/>
      <w:r w:rsidR="00A87227" w:rsidRPr="00031A77">
        <w:rPr>
          <w:lang w:val="fr-FR"/>
        </w:rPr>
        <w:t>des:</w:t>
      </w:r>
      <w:proofErr w:type="gramEnd"/>
    </w:p>
    <w:p w14:paraId="215FB2E1" w14:textId="587FA3F3" w:rsidR="00A81020" w:rsidRPr="00031A77" w:rsidRDefault="00000000" w:rsidP="00AF4E7B">
      <w:pPr>
        <w:pStyle w:val="CERESBody"/>
        <w:spacing w:after="80"/>
        <w:jc w:val="both"/>
        <w:rPr>
          <w:lang w:val="fr-FR"/>
        </w:rPr>
      </w:pPr>
      <w:r w:rsidRPr="00031A77">
        <w:rPr>
          <w:lang w:val="fr-FR"/>
        </w:rPr>
        <w:t>Prestataires dans les milieux ruraux éloignés, aux faibles montants, car le coût du déplacement pour venir toucher ce qui leur est dû aurait un effet conséquent sur leur facture (</w:t>
      </w:r>
      <w:proofErr w:type="gramStart"/>
      <w:r w:rsidR="00A87227" w:rsidRPr="00031A77">
        <w:rPr>
          <w:lang w:val="fr-FR"/>
        </w:rPr>
        <w:t>exemple:</w:t>
      </w:r>
      <w:proofErr w:type="gramEnd"/>
      <w:r w:rsidRPr="00031A77">
        <w:rPr>
          <w:lang w:val="fr-FR"/>
        </w:rPr>
        <w:t xml:space="preserve">  les chargés de cours) ainsi qu’éventuellement aux intervenants des ateliers ou formations où le paiement est réalisé en espèce sur fiche émargée et signée par le bénéficiaire. A cet effet, l’argent transite soit par l’intermédiaire des avances permanentes, soit par virement aux responsables ou aux chauffeurs.</w:t>
      </w:r>
    </w:p>
    <w:p w14:paraId="6F5E2D30" w14:textId="06C2BE6D" w:rsidR="00A81020" w:rsidRPr="00031A77" w:rsidRDefault="00000000" w:rsidP="00AF4E7B">
      <w:pPr>
        <w:pStyle w:val="CERESBody"/>
        <w:spacing w:after="80"/>
        <w:jc w:val="both"/>
        <w:rPr>
          <w:lang w:val="fr-FR"/>
        </w:rPr>
      </w:pPr>
      <w:r w:rsidRPr="00031A77">
        <w:rPr>
          <w:lang w:val="fr-FR"/>
        </w:rPr>
        <w:t xml:space="preserve">Les achats réalisés directement sur les marchés où le paiement par chèque est </w:t>
      </w:r>
      <w:proofErr w:type="gramStart"/>
      <w:r w:rsidR="00A87227" w:rsidRPr="00031A77">
        <w:rPr>
          <w:lang w:val="fr-FR"/>
        </w:rPr>
        <w:t>impossible:</w:t>
      </w:r>
      <w:proofErr w:type="gramEnd"/>
      <w:r w:rsidRPr="00031A77">
        <w:rPr>
          <w:lang w:val="fr-FR"/>
        </w:rPr>
        <w:t xml:space="preserve"> autre cas, sur autorisation du DPR.</w:t>
      </w:r>
    </w:p>
    <w:p w14:paraId="0AF88746" w14:textId="77777777" w:rsidR="00A81020" w:rsidRPr="00031A77" w:rsidRDefault="00000000" w:rsidP="00AF4E7B">
      <w:pPr>
        <w:pStyle w:val="CERESBody"/>
        <w:spacing w:after="80"/>
        <w:jc w:val="both"/>
        <w:rPr>
          <w:lang w:val="fr-FR"/>
        </w:rPr>
      </w:pPr>
      <w:r w:rsidRPr="00031A77">
        <w:rPr>
          <w:lang w:val="fr-FR"/>
        </w:rPr>
        <w:t>Un état émargé (fiche de présence, état de paiement) de réception, signé par les prestataires, fait office de pièce justificative. Chaque bénéficiaire écrit son nom, ses informations personnelles, atteste la somme reçue et signe.</w:t>
      </w:r>
    </w:p>
    <w:p w14:paraId="7B6A2D37" w14:textId="77777777" w:rsidR="00A81020" w:rsidRPr="00031A77" w:rsidRDefault="00000000" w:rsidP="00AF4E7B">
      <w:pPr>
        <w:pStyle w:val="CERESBody"/>
        <w:spacing w:after="80"/>
        <w:jc w:val="both"/>
        <w:rPr>
          <w:lang w:val="fr-FR"/>
        </w:rPr>
      </w:pPr>
      <w:r w:rsidRPr="00031A77">
        <w:rPr>
          <w:lang w:val="fr-FR"/>
        </w:rPr>
        <w:t>Pour un paiement par chèque effectué à travers un tiers, le fournisseur doit le mentionner explicitement dans sa facture.</w:t>
      </w:r>
    </w:p>
    <w:p w14:paraId="33559E4D" w14:textId="3B5EF634" w:rsidR="00A81020" w:rsidRDefault="00000000" w:rsidP="00C654B1">
      <w:pPr>
        <w:pStyle w:val="Titre4"/>
      </w:pPr>
      <w:bookmarkStart w:id="353" w:name="_Toc223448303"/>
      <w:r>
        <w:lastRenderedPageBreak/>
        <w:t xml:space="preserve">Paiement par </w:t>
      </w:r>
      <w:proofErr w:type="spellStart"/>
      <w:r w:rsidR="00A87227">
        <w:t>chèque</w:t>
      </w:r>
      <w:proofErr w:type="spellEnd"/>
      <w:r w:rsidR="00A87227">
        <w:t>:</w:t>
      </w:r>
      <w:bookmarkEnd w:id="353"/>
    </w:p>
    <w:p w14:paraId="76A6CB9B" w14:textId="77777777" w:rsidR="00A81020" w:rsidRPr="00031A77" w:rsidRDefault="00000000" w:rsidP="00AF4E7B">
      <w:pPr>
        <w:pStyle w:val="CERESBody"/>
        <w:spacing w:after="80"/>
        <w:jc w:val="both"/>
        <w:rPr>
          <w:lang w:val="fr-FR"/>
        </w:rPr>
      </w:pPr>
      <w:r w:rsidRPr="00031A77">
        <w:rPr>
          <w:lang w:val="fr-FR"/>
        </w:rPr>
        <w:t>Un chèque est préparé par l’ACPT sur la base des documents de validation mentionnés ci-dessus.</w:t>
      </w:r>
    </w:p>
    <w:p w14:paraId="77DDFF21" w14:textId="622707A9" w:rsidR="00A81020" w:rsidRDefault="00000000" w:rsidP="00C654B1">
      <w:pPr>
        <w:pStyle w:val="Titre4"/>
      </w:pPr>
      <w:bookmarkStart w:id="354" w:name="_Toc223448304"/>
      <w:r>
        <w:t>Paiement par virement </w:t>
      </w:r>
      <w:proofErr w:type="spellStart"/>
      <w:r w:rsidR="00A87227">
        <w:t>bancaire</w:t>
      </w:r>
      <w:proofErr w:type="spellEnd"/>
      <w:r w:rsidR="00A87227">
        <w:t>:</w:t>
      </w:r>
      <w:bookmarkEnd w:id="354"/>
    </w:p>
    <w:p w14:paraId="0935CDF6" w14:textId="1ADE9AAC" w:rsidR="00684C2D" w:rsidRPr="00031A77" w:rsidRDefault="00000000" w:rsidP="00C654B1">
      <w:pPr>
        <w:pStyle w:val="CERESBody"/>
        <w:spacing w:after="80"/>
        <w:jc w:val="both"/>
        <w:rPr>
          <w:lang w:val="fr-FR"/>
        </w:rPr>
      </w:pPr>
      <w:r w:rsidRPr="00031A77">
        <w:rPr>
          <w:lang w:val="fr-FR"/>
        </w:rPr>
        <w:t xml:space="preserve">L’ACPT utilise (prépare, vérifie et envoie au RF) le formulaire de virement multiple « VIRMU ». (Cf. annexe </w:t>
      </w:r>
      <w:proofErr w:type="gramStart"/>
      <w:r w:rsidR="00A87227" w:rsidRPr="00031A77">
        <w:rPr>
          <w:lang w:val="fr-FR"/>
        </w:rPr>
        <w:t>13:</w:t>
      </w:r>
      <w:proofErr w:type="gramEnd"/>
      <w:r w:rsidRPr="00031A77">
        <w:rPr>
          <w:lang w:val="fr-FR"/>
        </w:rPr>
        <w:t xml:space="preserve"> Modèle de virement Multiple) pour les salariés, fournisseurs, propriétaires (loyer), bénéficiaires ou autres ayant un compte bancaire à Madagascar.  Le RF vérifie le fichier VIRMU et l’envoie au DPR qui à son tour effectue une vérification. Ensuite, le RF ou le DPR transforme le fichier en format « .csv », et le DPR seul est habilité à l’envoyer à la banque (BRED) pour demande de traitement.</w:t>
      </w:r>
    </w:p>
    <w:p w14:paraId="5AB6F158" w14:textId="6A2F1480" w:rsidR="00A81020" w:rsidRPr="00031A77" w:rsidRDefault="00000000" w:rsidP="00C654B1">
      <w:pPr>
        <w:pStyle w:val="Titre4"/>
        <w:rPr>
          <w:lang w:val="fr-FR"/>
        </w:rPr>
      </w:pPr>
      <w:bookmarkStart w:id="355" w:name="_Toc223448305"/>
      <w:r w:rsidRPr="00031A77">
        <w:rPr>
          <w:lang w:val="fr-FR"/>
        </w:rPr>
        <w:t xml:space="preserve">Accès en ligne au compte </w:t>
      </w:r>
      <w:proofErr w:type="gramStart"/>
      <w:r w:rsidR="00A87227" w:rsidRPr="00031A77">
        <w:rPr>
          <w:lang w:val="fr-FR"/>
        </w:rPr>
        <w:t>bancaire:</w:t>
      </w:r>
      <w:bookmarkEnd w:id="355"/>
      <w:proofErr w:type="gramEnd"/>
    </w:p>
    <w:p w14:paraId="3755A605" w14:textId="77777777" w:rsidR="00A81020" w:rsidRPr="00031A77" w:rsidRDefault="00000000" w:rsidP="0000426A">
      <w:pPr>
        <w:pStyle w:val="CERESBody"/>
        <w:spacing w:after="80"/>
        <w:jc w:val="both"/>
        <w:rPr>
          <w:lang w:val="fr-FR"/>
        </w:rPr>
      </w:pPr>
      <w:r w:rsidRPr="00031A77">
        <w:rPr>
          <w:lang w:val="fr-FR"/>
        </w:rPr>
        <w:t>CERES a accès à son compte en banque en ligne. Ce site permet la consultation des soldes et le passage de virements bancaires, ainsi que l’envoi de ces derniers. Le DPR, la Présidente CA et le Directeur PROMES sont les seuls à avoir les codes d’accès complets à ce site. Pour le besoin de rapprochement entre le compte bancaire et la comptabilité de CERES, RF dispose uniquement d’un accès pour la consultation des soldes et des mouvements.</w:t>
      </w:r>
    </w:p>
    <w:p w14:paraId="6BCEDA9E" w14:textId="4F8B8EDB" w:rsidR="00A81020" w:rsidRDefault="00000000" w:rsidP="00F83A1D">
      <w:pPr>
        <w:pStyle w:val="Titre3"/>
      </w:pPr>
      <w:bookmarkStart w:id="356" w:name="_Toc223448306"/>
      <w:r>
        <w:t xml:space="preserve">Intendance </w:t>
      </w:r>
      <w:proofErr w:type="spellStart"/>
      <w:r>
        <w:t>élèves</w:t>
      </w:r>
      <w:proofErr w:type="spellEnd"/>
      <w:r>
        <w:t xml:space="preserve"> et </w:t>
      </w:r>
      <w:proofErr w:type="spellStart"/>
      <w:r>
        <w:t>salariés</w:t>
      </w:r>
      <w:bookmarkEnd w:id="356"/>
      <w:proofErr w:type="spellEnd"/>
    </w:p>
    <w:p w14:paraId="79A5C034" w14:textId="08ED03B5" w:rsidR="00A81020" w:rsidRDefault="00000000" w:rsidP="00F83A1D">
      <w:pPr>
        <w:pStyle w:val="Titre4"/>
      </w:pPr>
      <w:bookmarkStart w:id="357" w:name="_Toc223448307"/>
      <w:r>
        <w:t xml:space="preserve">Processus </w:t>
      </w:r>
      <w:proofErr w:type="spellStart"/>
      <w:r>
        <w:t>d’achat</w:t>
      </w:r>
      <w:proofErr w:type="spellEnd"/>
      <w:r>
        <w:t xml:space="preserve"> intendances</w:t>
      </w:r>
      <w:bookmarkEnd w:id="357"/>
    </w:p>
    <w:p w14:paraId="66CB7ECD" w14:textId="77777777" w:rsidR="00A81020" w:rsidRPr="00031A77" w:rsidRDefault="00000000" w:rsidP="0000426A">
      <w:pPr>
        <w:pStyle w:val="CERESBody"/>
        <w:spacing w:after="80"/>
        <w:jc w:val="both"/>
        <w:rPr>
          <w:lang w:val="fr-FR"/>
        </w:rPr>
      </w:pPr>
      <w:r w:rsidRPr="00031A77">
        <w:rPr>
          <w:lang w:val="fr-FR"/>
        </w:rPr>
        <w:t xml:space="preserve">Les achats pour les intendances des élèves et des salariés suivent une procédure distincte. En effet, il n’y a plus de consultation de prix ni d’estimation de coût à chaque commande. Les prix, les conditions ainsi que les articles sont </w:t>
      </w:r>
      <w:proofErr w:type="gramStart"/>
      <w:r w:rsidRPr="00031A77">
        <w:rPr>
          <w:lang w:val="fr-FR"/>
        </w:rPr>
        <w:t>conclus</w:t>
      </w:r>
      <w:proofErr w:type="gramEnd"/>
      <w:r w:rsidRPr="00031A77">
        <w:rPr>
          <w:lang w:val="fr-FR"/>
        </w:rPr>
        <w:t xml:space="preserve"> annuellement (consultation en novembre), à l’avance et individuellement avec les fournisseurs, à travers un contrat fournisseur intendances. Il ne reste pour CERES que l’envoi des quantités à fournir auprès de ces fournisseurs. Ces quantités dépendent de l’effectif des collaborateurs ou des élèves que les chefs de Centre envoient périodiquement à l’équipe logistique (auprès du RAL).</w:t>
      </w:r>
    </w:p>
    <w:p w14:paraId="27CC7EAD" w14:textId="77777777" w:rsidR="00A81020" w:rsidRPr="00031A77" w:rsidRDefault="00000000" w:rsidP="0000426A">
      <w:pPr>
        <w:pStyle w:val="CERESBody"/>
        <w:spacing w:after="80"/>
        <w:jc w:val="both"/>
        <w:rPr>
          <w:lang w:val="fr-FR"/>
        </w:rPr>
      </w:pPr>
      <w:r w:rsidRPr="00031A77">
        <w:rPr>
          <w:lang w:val="fr-FR"/>
        </w:rPr>
        <w:t>Un document « Intendance » permet à la fois de saisir les effectifs, les menus, les fournisseurs et les prix. Il génère ensuite automatiquement les bons de commande et les factures. Ce document existe dans une version normale ainsi que dans une version spécifique pour les WIN.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2"/>
        <w:gridCol w:w="2934"/>
        <w:gridCol w:w="2103"/>
        <w:gridCol w:w="2290"/>
        <w:gridCol w:w="1995"/>
      </w:tblGrid>
      <w:tr w:rsidR="0074249A" w:rsidRPr="007922E2" w14:paraId="1F1F38B2" w14:textId="77777777" w:rsidTr="009E1379">
        <w:tc>
          <w:tcPr>
            <w:tcW w:w="275" w:type="pct"/>
            <w:shd w:val="clear" w:color="auto" w:fill="C6D9F1" w:themeFill="text2" w:themeFillTint="33"/>
            <w:vAlign w:val="center"/>
          </w:tcPr>
          <w:p w14:paraId="1C3F22B4" w14:textId="77777777" w:rsidR="0074249A" w:rsidRPr="00031A77" w:rsidRDefault="0074249A" w:rsidP="00885DA1">
            <w:pPr>
              <w:ind w:firstLine="33"/>
              <w:jc w:val="center"/>
              <w:rPr>
                <w:rFonts w:ascii="Calibri" w:hAnsi="Calibri" w:cs="Calibri"/>
                <w:b/>
                <w:bCs/>
                <w:lang w:val="fr-FR"/>
              </w:rPr>
            </w:pPr>
          </w:p>
        </w:tc>
        <w:tc>
          <w:tcPr>
            <w:tcW w:w="1487" w:type="pct"/>
            <w:shd w:val="clear" w:color="auto" w:fill="C6D9F1" w:themeFill="text2" w:themeFillTint="33"/>
          </w:tcPr>
          <w:p w14:paraId="3D231674" w14:textId="77777777" w:rsidR="0074249A" w:rsidRPr="0074249A" w:rsidDel="00285A0B" w:rsidRDefault="0074249A" w:rsidP="00885DA1">
            <w:pPr>
              <w:spacing w:before="240" w:after="240"/>
              <w:ind w:firstLine="33"/>
              <w:jc w:val="center"/>
              <w:rPr>
                <w:rFonts w:ascii="Calibri" w:hAnsi="Calibri" w:cs="Calibri"/>
                <w:b/>
                <w:bCs/>
              </w:rPr>
            </w:pPr>
            <w:r w:rsidRPr="0074249A">
              <w:rPr>
                <w:rFonts w:ascii="Calibri" w:hAnsi="Calibri" w:cs="Calibri"/>
                <w:b/>
                <w:bCs/>
              </w:rPr>
              <w:t>CACH</w:t>
            </w:r>
          </w:p>
        </w:tc>
        <w:tc>
          <w:tcPr>
            <w:tcW w:w="1066" w:type="pct"/>
            <w:shd w:val="clear" w:color="auto" w:fill="C6D9F1" w:themeFill="text2" w:themeFillTint="33"/>
            <w:vAlign w:val="center"/>
          </w:tcPr>
          <w:p w14:paraId="0621296D" w14:textId="77777777" w:rsidR="0074249A" w:rsidRPr="0074249A" w:rsidRDefault="0074249A" w:rsidP="00885DA1">
            <w:pPr>
              <w:ind w:firstLine="33"/>
              <w:jc w:val="center"/>
              <w:rPr>
                <w:rFonts w:ascii="Calibri" w:eastAsia="Times New Roman" w:hAnsi="Calibri" w:cs="Calibri"/>
                <w:b/>
                <w:bCs/>
              </w:rPr>
            </w:pPr>
            <w:r w:rsidRPr="0074249A">
              <w:rPr>
                <w:rFonts w:ascii="Calibri" w:hAnsi="Calibri" w:cs="Calibri"/>
                <w:b/>
                <w:bCs/>
              </w:rPr>
              <w:t>RAL</w:t>
            </w:r>
          </w:p>
        </w:tc>
        <w:tc>
          <w:tcPr>
            <w:tcW w:w="1161" w:type="pct"/>
            <w:shd w:val="clear" w:color="auto" w:fill="C6D9F1" w:themeFill="text2" w:themeFillTint="33"/>
            <w:vAlign w:val="center"/>
          </w:tcPr>
          <w:p w14:paraId="413EE070" w14:textId="77777777" w:rsidR="0074249A" w:rsidRPr="00031A77" w:rsidRDefault="0074249A" w:rsidP="00885DA1">
            <w:pPr>
              <w:ind w:firstLine="33"/>
              <w:jc w:val="center"/>
              <w:rPr>
                <w:rFonts w:ascii="Calibri" w:eastAsia="Times New Roman" w:hAnsi="Calibri" w:cs="Calibri"/>
                <w:b/>
                <w:bCs/>
                <w:lang w:val="fr-FR"/>
              </w:rPr>
            </w:pPr>
            <w:r w:rsidRPr="00031A77">
              <w:rPr>
                <w:rFonts w:ascii="Calibri" w:hAnsi="Calibri" w:cs="Calibri"/>
                <w:b/>
                <w:bCs/>
                <w:lang w:val="fr-FR"/>
              </w:rPr>
              <w:t>Educateurs (IR/Foyer/IE/CAM)</w:t>
            </w:r>
          </w:p>
        </w:tc>
        <w:tc>
          <w:tcPr>
            <w:tcW w:w="1011" w:type="pct"/>
            <w:shd w:val="clear" w:color="auto" w:fill="C6D9F1" w:themeFill="text2" w:themeFillTint="33"/>
            <w:vAlign w:val="center"/>
          </w:tcPr>
          <w:p w14:paraId="2434F81D" w14:textId="77777777" w:rsidR="0074249A" w:rsidRPr="0074249A" w:rsidRDefault="0074249A" w:rsidP="00885DA1">
            <w:pPr>
              <w:ind w:firstLine="33"/>
              <w:jc w:val="center"/>
              <w:rPr>
                <w:rFonts w:ascii="Calibri" w:eastAsia="Times New Roman" w:hAnsi="Calibri" w:cs="Calibri"/>
                <w:b/>
                <w:bCs/>
              </w:rPr>
            </w:pPr>
            <w:proofErr w:type="spellStart"/>
            <w:r w:rsidRPr="0074249A">
              <w:rPr>
                <w:rFonts w:ascii="Calibri" w:hAnsi="Calibri" w:cs="Calibri"/>
                <w:b/>
                <w:bCs/>
              </w:rPr>
              <w:t>Fournisseurs</w:t>
            </w:r>
            <w:proofErr w:type="spellEnd"/>
          </w:p>
        </w:tc>
      </w:tr>
      <w:tr w:rsidR="0074249A" w:rsidRPr="00031A77" w14:paraId="1B85670F" w14:textId="77777777" w:rsidTr="00885DA1">
        <w:trPr>
          <w:trHeight w:val="442"/>
        </w:trPr>
        <w:tc>
          <w:tcPr>
            <w:tcW w:w="275" w:type="pct"/>
            <w:vAlign w:val="center"/>
          </w:tcPr>
          <w:p w14:paraId="0BCEB512" w14:textId="77777777" w:rsidR="0074249A" w:rsidRPr="0074249A" w:rsidRDefault="0074249A" w:rsidP="00885DA1">
            <w:pPr>
              <w:ind w:firstLine="33"/>
              <w:rPr>
                <w:rFonts w:ascii="Calibri" w:hAnsi="Calibri" w:cs="Calibri"/>
              </w:rPr>
            </w:pPr>
            <w:r w:rsidRPr="0074249A">
              <w:rPr>
                <w:rFonts w:ascii="Calibri" w:hAnsi="Calibri" w:cs="Calibri"/>
              </w:rPr>
              <w:t>1</w:t>
            </w:r>
          </w:p>
        </w:tc>
        <w:tc>
          <w:tcPr>
            <w:tcW w:w="1487" w:type="pct"/>
          </w:tcPr>
          <w:p w14:paraId="1405340E" w14:textId="77777777" w:rsidR="0074249A" w:rsidRPr="00031A77" w:rsidRDefault="0074249A" w:rsidP="00885DA1">
            <w:pPr>
              <w:ind w:firstLine="33"/>
              <w:rPr>
                <w:rFonts w:ascii="Calibri" w:hAnsi="Calibri" w:cs="Calibri"/>
                <w:lang w:val="fr-FR"/>
              </w:rPr>
            </w:pPr>
          </w:p>
          <w:p w14:paraId="26AABFA0" w14:textId="77777777" w:rsidR="0074249A" w:rsidRPr="00031A77" w:rsidRDefault="0074249A" w:rsidP="00885DA1">
            <w:pPr>
              <w:ind w:firstLine="33"/>
              <w:rPr>
                <w:rFonts w:ascii="Calibri" w:hAnsi="Calibri" w:cs="Calibri"/>
                <w:lang w:val="fr-FR"/>
              </w:rPr>
            </w:pPr>
          </w:p>
          <w:p w14:paraId="7F861BFC" w14:textId="77777777" w:rsidR="0074249A" w:rsidRPr="00031A77" w:rsidRDefault="0074249A" w:rsidP="00885DA1">
            <w:pPr>
              <w:ind w:firstLine="33"/>
              <w:rPr>
                <w:rFonts w:ascii="Calibri" w:hAnsi="Calibri" w:cs="Calibri"/>
                <w:lang w:val="fr-FR"/>
              </w:rPr>
            </w:pPr>
          </w:p>
          <w:p w14:paraId="56ECA1F5" w14:textId="5540FC59" w:rsidR="0074249A" w:rsidRPr="00031A77" w:rsidRDefault="0074249A" w:rsidP="00885DA1">
            <w:pPr>
              <w:ind w:firstLine="33"/>
              <w:rPr>
                <w:rFonts w:ascii="Calibri" w:hAnsi="Calibri" w:cs="Calibri"/>
                <w:lang w:val="fr-FR"/>
              </w:rPr>
            </w:pPr>
            <w:r w:rsidRPr="00031A77">
              <w:rPr>
                <w:rFonts w:ascii="Calibri" w:hAnsi="Calibri" w:cs="Calibri"/>
                <w:lang w:val="fr-FR"/>
              </w:rPr>
              <w:t xml:space="preserve">(3) Lance le </w:t>
            </w:r>
            <w:proofErr w:type="gramStart"/>
            <w:r w:rsidR="00A87227" w:rsidRPr="00031A77">
              <w:rPr>
                <w:rFonts w:ascii="Calibri" w:hAnsi="Calibri" w:cs="Calibri"/>
                <w:lang w:val="fr-FR"/>
              </w:rPr>
              <w:t>DAO:</w:t>
            </w:r>
            <w:proofErr w:type="gramEnd"/>
            <w:r w:rsidRPr="00031A77">
              <w:rPr>
                <w:rFonts w:ascii="Calibri" w:hAnsi="Calibri" w:cs="Calibri"/>
                <w:lang w:val="fr-FR"/>
              </w:rPr>
              <w:t xml:space="preserve"> </w:t>
            </w:r>
          </w:p>
          <w:p w14:paraId="4F0E2751"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(a) diffusion de l’AO,</w:t>
            </w:r>
          </w:p>
          <w:p w14:paraId="6D073D2B"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(b) Réceptionne les propositions d’offres)</w:t>
            </w:r>
          </w:p>
          <w:p w14:paraId="49C2864B"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lastRenderedPageBreak/>
              <w:t xml:space="preserve"> </w:t>
            </w:r>
          </w:p>
        </w:tc>
        <w:tc>
          <w:tcPr>
            <w:tcW w:w="1066" w:type="pct"/>
            <w:vAlign w:val="center"/>
          </w:tcPr>
          <w:p w14:paraId="46A6C5D6" w14:textId="77777777" w:rsidR="0074249A" w:rsidRPr="00031A77" w:rsidRDefault="0074249A" w:rsidP="00885DA1">
            <w:pPr>
              <w:ind w:firstLine="33"/>
              <w:rPr>
                <w:rFonts w:ascii="Calibri" w:eastAsia="Times New Roman" w:hAnsi="Calibri" w:cs="Calibri"/>
                <w:lang w:val="fr-FR"/>
              </w:rPr>
            </w:pPr>
            <w:r w:rsidRPr="00031A77">
              <w:rPr>
                <w:rFonts w:ascii="Calibri" w:eastAsia="Times New Roman" w:hAnsi="Calibri" w:cs="Calibri"/>
                <w:lang w:val="fr-FR"/>
              </w:rPr>
              <w:lastRenderedPageBreak/>
              <w:t>(2) Prépare le DAO (définition des besoins, rédaction du cahier des charges, établissement des critères de sélection, détermination des conditions contractuelles)</w:t>
            </w:r>
          </w:p>
        </w:tc>
        <w:tc>
          <w:tcPr>
            <w:tcW w:w="1161" w:type="pct"/>
            <w:vAlign w:val="center"/>
          </w:tcPr>
          <w:p w14:paraId="07006D60" w14:textId="77777777" w:rsidR="0074249A" w:rsidRPr="0074249A" w:rsidRDefault="0074249A" w:rsidP="00885DA1">
            <w:pPr>
              <w:rPr>
                <w:rFonts w:ascii="Calibri" w:hAnsi="Calibri" w:cs="Calibri"/>
              </w:rPr>
            </w:pPr>
            <w:r w:rsidRPr="0074249A">
              <w:rPr>
                <w:rFonts w:ascii="Calibri" w:hAnsi="Calibri" w:cs="Calibri"/>
              </w:rPr>
              <w:t xml:space="preserve">(1) </w:t>
            </w:r>
            <w:proofErr w:type="spellStart"/>
            <w:r w:rsidRPr="0074249A">
              <w:rPr>
                <w:rFonts w:ascii="Calibri" w:hAnsi="Calibri" w:cs="Calibri"/>
              </w:rPr>
              <w:t>Signalent</w:t>
            </w:r>
            <w:proofErr w:type="spellEnd"/>
            <w:r w:rsidRPr="0074249A">
              <w:rPr>
                <w:rFonts w:ascii="Calibri" w:hAnsi="Calibri" w:cs="Calibri"/>
              </w:rPr>
              <w:t xml:space="preserve"> les </w:t>
            </w:r>
            <w:proofErr w:type="spellStart"/>
            <w:r w:rsidRPr="0074249A">
              <w:rPr>
                <w:rFonts w:ascii="Calibri" w:hAnsi="Calibri" w:cs="Calibri"/>
              </w:rPr>
              <w:t>besoins</w:t>
            </w:r>
            <w:proofErr w:type="spellEnd"/>
            <w:r w:rsidRPr="0074249A">
              <w:rPr>
                <w:rFonts w:ascii="Calibri" w:hAnsi="Calibri" w:cs="Calibri"/>
              </w:rPr>
              <w:t xml:space="preserve"> </w:t>
            </w:r>
          </w:p>
        </w:tc>
        <w:tc>
          <w:tcPr>
            <w:tcW w:w="1011" w:type="pct"/>
            <w:vAlign w:val="center"/>
          </w:tcPr>
          <w:p w14:paraId="3670AC0E" w14:textId="77777777" w:rsidR="0074249A" w:rsidRPr="00031A77" w:rsidRDefault="0074249A" w:rsidP="00885DA1">
            <w:pPr>
              <w:ind w:firstLine="33"/>
              <w:rPr>
                <w:rFonts w:ascii="Calibri" w:eastAsia="Times New Roman" w:hAnsi="Calibri" w:cs="Calibri"/>
                <w:lang w:val="fr-FR"/>
              </w:rPr>
            </w:pPr>
            <w:r w:rsidRPr="00031A77">
              <w:rPr>
                <w:rFonts w:ascii="Calibri" w:hAnsi="Calibri" w:cs="Calibri"/>
                <w:lang w:val="fr-FR"/>
              </w:rPr>
              <w:t xml:space="preserve">(4) Participe à l’AO en soumettant des propositions </w:t>
            </w:r>
          </w:p>
        </w:tc>
      </w:tr>
      <w:tr w:rsidR="0074249A" w:rsidRPr="00031A77" w14:paraId="17D83EB5" w14:textId="77777777" w:rsidTr="00885DA1">
        <w:trPr>
          <w:trHeight w:val="442"/>
        </w:trPr>
        <w:tc>
          <w:tcPr>
            <w:tcW w:w="275" w:type="pct"/>
            <w:vAlign w:val="center"/>
          </w:tcPr>
          <w:p w14:paraId="67CF7959" w14:textId="77777777" w:rsidR="0074249A" w:rsidRPr="0074249A" w:rsidRDefault="0074249A" w:rsidP="00885DA1">
            <w:pPr>
              <w:ind w:firstLine="33"/>
              <w:rPr>
                <w:rFonts w:ascii="Calibri" w:hAnsi="Calibri" w:cs="Calibri"/>
              </w:rPr>
            </w:pPr>
            <w:r w:rsidRPr="0074249A">
              <w:rPr>
                <w:rFonts w:ascii="Calibri" w:hAnsi="Calibri" w:cs="Calibri"/>
              </w:rPr>
              <w:t>2</w:t>
            </w:r>
          </w:p>
        </w:tc>
        <w:tc>
          <w:tcPr>
            <w:tcW w:w="1487" w:type="pct"/>
          </w:tcPr>
          <w:p w14:paraId="1D6F2F70" w14:textId="77777777" w:rsidR="0074249A" w:rsidRPr="00031A77" w:rsidRDefault="0074249A" w:rsidP="00885DA1">
            <w:pPr>
              <w:spacing w:before="240" w:after="240"/>
              <w:ind w:firstLine="33"/>
              <w:rPr>
                <w:rFonts w:ascii="Calibri" w:eastAsia="Times New Roman" w:hAnsi="Calibri" w:cs="Calibri"/>
                <w:lang w:val="fr-FR"/>
              </w:rPr>
            </w:pPr>
            <w:r w:rsidRPr="00031A77">
              <w:rPr>
                <w:rFonts w:ascii="Calibri" w:eastAsia="Times New Roman" w:hAnsi="Calibri" w:cs="Calibri"/>
                <w:lang w:val="fr-FR"/>
              </w:rPr>
              <w:t>- Participe à la sélection des fournisseurs</w:t>
            </w:r>
          </w:p>
        </w:tc>
        <w:tc>
          <w:tcPr>
            <w:tcW w:w="1066" w:type="pct"/>
          </w:tcPr>
          <w:p w14:paraId="4D7BA8F0" w14:textId="77777777" w:rsidR="0074249A" w:rsidRPr="00031A77" w:rsidRDefault="0074249A" w:rsidP="00885DA1">
            <w:pPr>
              <w:spacing w:before="240" w:after="240"/>
              <w:ind w:firstLine="33"/>
              <w:rPr>
                <w:rFonts w:ascii="Calibri" w:eastAsia="Times New Roman" w:hAnsi="Calibri" w:cs="Calibri"/>
                <w:lang w:val="fr-FR"/>
              </w:rPr>
            </w:pPr>
            <w:r w:rsidRPr="00031A77">
              <w:rPr>
                <w:rFonts w:ascii="Calibri" w:eastAsia="Times New Roman" w:hAnsi="Calibri" w:cs="Calibri"/>
                <w:lang w:val="fr-FR"/>
              </w:rPr>
              <w:t>- Participe à la sélection des fournisseurs</w:t>
            </w:r>
          </w:p>
          <w:p w14:paraId="1C0CE372" w14:textId="77777777" w:rsidR="0074249A" w:rsidRPr="0074249A" w:rsidDel="004F4549" w:rsidRDefault="0074249A" w:rsidP="00885DA1">
            <w:pPr>
              <w:spacing w:before="240" w:after="240"/>
              <w:ind w:firstLine="33"/>
              <w:rPr>
                <w:rFonts w:ascii="Calibri" w:hAnsi="Calibri" w:cs="Calibri"/>
              </w:rPr>
            </w:pPr>
            <w:r w:rsidRPr="0074249A">
              <w:rPr>
                <w:rFonts w:ascii="Calibri" w:eastAsia="Times New Roman" w:hAnsi="Calibri" w:cs="Calibri"/>
              </w:rPr>
              <w:t xml:space="preserve">- </w:t>
            </w:r>
            <w:proofErr w:type="spellStart"/>
            <w:r w:rsidRPr="0074249A">
              <w:rPr>
                <w:rFonts w:ascii="Calibri" w:eastAsia="Times New Roman" w:hAnsi="Calibri" w:cs="Calibri"/>
              </w:rPr>
              <w:t>Prépare</w:t>
            </w:r>
            <w:proofErr w:type="spellEnd"/>
            <w:r w:rsidRPr="0074249A">
              <w:rPr>
                <w:rFonts w:ascii="Calibri" w:eastAsia="Times New Roman" w:hAnsi="Calibri" w:cs="Calibri"/>
              </w:rPr>
              <w:t xml:space="preserve"> le </w:t>
            </w:r>
            <w:proofErr w:type="spellStart"/>
            <w:r w:rsidRPr="0074249A">
              <w:rPr>
                <w:rFonts w:ascii="Calibri" w:eastAsia="Times New Roman" w:hAnsi="Calibri" w:cs="Calibri"/>
              </w:rPr>
              <w:t>contrat</w:t>
            </w:r>
            <w:proofErr w:type="spellEnd"/>
          </w:p>
        </w:tc>
        <w:tc>
          <w:tcPr>
            <w:tcW w:w="1161" w:type="pct"/>
            <w:vAlign w:val="center"/>
          </w:tcPr>
          <w:p w14:paraId="357E413D" w14:textId="77777777" w:rsidR="0074249A" w:rsidRPr="0074249A" w:rsidRDefault="0074249A" w:rsidP="00885DA1">
            <w:pPr>
              <w:ind w:firstLine="33"/>
              <w:rPr>
                <w:rFonts w:ascii="Calibri" w:hAnsi="Calibri" w:cs="Calibri"/>
              </w:rPr>
            </w:pPr>
          </w:p>
        </w:tc>
        <w:tc>
          <w:tcPr>
            <w:tcW w:w="1011" w:type="pct"/>
            <w:vAlign w:val="center"/>
          </w:tcPr>
          <w:p w14:paraId="47999D2C"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 xml:space="preserve">- fournissent des propositions formelles, </w:t>
            </w:r>
          </w:p>
          <w:p w14:paraId="6B2F7CEB"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 et signent le contrat</w:t>
            </w:r>
          </w:p>
        </w:tc>
      </w:tr>
      <w:tr w:rsidR="0074249A" w:rsidRPr="00031A77" w14:paraId="4A3245D2" w14:textId="77777777" w:rsidTr="00885DA1">
        <w:tc>
          <w:tcPr>
            <w:tcW w:w="275" w:type="pct"/>
            <w:vAlign w:val="center"/>
          </w:tcPr>
          <w:p w14:paraId="5DEA58A1" w14:textId="77777777" w:rsidR="0074249A" w:rsidRPr="0074249A" w:rsidRDefault="0074249A" w:rsidP="00885DA1">
            <w:pPr>
              <w:ind w:firstLine="33"/>
              <w:rPr>
                <w:rFonts w:ascii="Calibri" w:hAnsi="Calibri" w:cs="Calibri"/>
              </w:rPr>
            </w:pPr>
            <w:r w:rsidRPr="0074249A">
              <w:rPr>
                <w:rFonts w:ascii="Calibri" w:hAnsi="Calibri" w:cs="Calibri"/>
              </w:rPr>
              <w:t>3</w:t>
            </w:r>
          </w:p>
        </w:tc>
        <w:tc>
          <w:tcPr>
            <w:tcW w:w="1487" w:type="pct"/>
          </w:tcPr>
          <w:p w14:paraId="0256FF25" w14:textId="77777777" w:rsidR="0074249A" w:rsidRPr="0074249A" w:rsidRDefault="0074249A" w:rsidP="00885DA1">
            <w:pPr>
              <w:ind w:firstLine="33"/>
              <w:rPr>
                <w:rFonts w:ascii="Calibri" w:hAnsi="Calibri" w:cs="Calibri"/>
              </w:rPr>
            </w:pPr>
          </w:p>
        </w:tc>
        <w:tc>
          <w:tcPr>
            <w:tcW w:w="1066" w:type="pct"/>
            <w:vAlign w:val="center"/>
          </w:tcPr>
          <w:p w14:paraId="5E86DC12" w14:textId="77777777" w:rsidR="0074249A" w:rsidRPr="00031A77" w:rsidRDefault="0074249A" w:rsidP="00885DA1">
            <w:pPr>
              <w:ind w:firstLine="33"/>
              <w:rPr>
                <w:rFonts w:ascii="Calibri" w:eastAsia="Times New Roman" w:hAnsi="Calibri" w:cs="Calibri"/>
                <w:lang w:val="fr-FR"/>
              </w:rPr>
            </w:pPr>
            <w:r w:rsidRPr="00031A77">
              <w:rPr>
                <w:rFonts w:ascii="Calibri" w:hAnsi="Calibri" w:cs="Calibri"/>
                <w:lang w:val="fr-FR"/>
              </w:rPr>
              <w:t>Récupère les prévisions d’effectifs des RIR/éducateurs IE/Chef de service pour les repas des 2 semaines suivantes, dresse les bons de commandes</w:t>
            </w:r>
          </w:p>
        </w:tc>
        <w:tc>
          <w:tcPr>
            <w:tcW w:w="1161" w:type="pct"/>
            <w:vAlign w:val="center"/>
          </w:tcPr>
          <w:p w14:paraId="76B59021"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Communique les effectifs des élèves &amp; collaborateurs pour la préparation du BC</w:t>
            </w:r>
          </w:p>
        </w:tc>
        <w:tc>
          <w:tcPr>
            <w:tcW w:w="1011" w:type="pct"/>
            <w:vAlign w:val="center"/>
          </w:tcPr>
          <w:p w14:paraId="2E6740EB" w14:textId="77777777" w:rsidR="0074249A" w:rsidRPr="00031A77" w:rsidRDefault="0074249A" w:rsidP="00885DA1">
            <w:pPr>
              <w:ind w:firstLine="33"/>
              <w:rPr>
                <w:rFonts w:ascii="Calibri" w:hAnsi="Calibri" w:cs="Calibri"/>
                <w:lang w:val="fr-FR"/>
              </w:rPr>
            </w:pPr>
          </w:p>
        </w:tc>
      </w:tr>
      <w:tr w:rsidR="0074249A" w:rsidRPr="00031A77" w14:paraId="26D1D49A" w14:textId="77777777" w:rsidTr="00885DA1">
        <w:tc>
          <w:tcPr>
            <w:tcW w:w="275" w:type="pct"/>
            <w:vAlign w:val="center"/>
          </w:tcPr>
          <w:p w14:paraId="05AD69F3" w14:textId="77777777" w:rsidR="0074249A" w:rsidRPr="0074249A" w:rsidRDefault="0074249A" w:rsidP="00885DA1">
            <w:pPr>
              <w:ind w:firstLine="33"/>
              <w:rPr>
                <w:rFonts w:ascii="Calibri" w:hAnsi="Calibri" w:cs="Calibri"/>
              </w:rPr>
            </w:pPr>
            <w:r w:rsidRPr="0074249A">
              <w:rPr>
                <w:rFonts w:ascii="Calibri" w:hAnsi="Calibri" w:cs="Calibri"/>
              </w:rPr>
              <w:t>4</w:t>
            </w:r>
          </w:p>
        </w:tc>
        <w:tc>
          <w:tcPr>
            <w:tcW w:w="1487" w:type="pct"/>
          </w:tcPr>
          <w:p w14:paraId="68C64EE4" w14:textId="77777777" w:rsidR="0074249A" w:rsidRPr="0074249A" w:rsidRDefault="0074249A" w:rsidP="00885DA1">
            <w:pPr>
              <w:ind w:firstLine="33"/>
              <w:rPr>
                <w:rFonts w:ascii="Calibri" w:hAnsi="Calibri" w:cs="Calibri"/>
              </w:rPr>
            </w:pPr>
          </w:p>
        </w:tc>
        <w:tc>
          <w:tcPr>
            <w:tcW w:w="1066" w:type="pct"/>
            <w:vAlign w:val="center"/>
          </w:tcPr>
          <w:p w14:paraId="1ACD62D6"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Distribue aux éducateurs les bons de commande</w:t>
            </w:r>
          </w:p>
          <w:p w14:paraId="545575B2" w14:textId="77777777" w:rsidR="0074249A" w:rsidRPr="00031A77" w:rsidRDefault="0074249A" w:rsidP="00885DA1">
            <w:pPr>
              <w:ind w:firstLine="33"/>
              <w:rPr>
                <w:rFonts w:ascii="Calibri" w:eastAsia="Times New Roman" w:hAnsi="Calibri" w:cs="Calibri"/>
                <w:lang w:val="fr-FR"/>
              </w:rPr>
            </w:pPr>
            <w:r w:rsidRPr="00031A77">
              <w:rPr>
                <w:rFonts w:ascii="Calibri" w:hAnsi="Calibri" w:cs="Calibri"/>
                <w:lang w:val="fr-FR"/>
              </w:rPr>
              <w:t>Met éventuellement à jour dans le fichier d’Intendance les informations des fournisseurs (nom, CIN, liste, prix)</w:t>
            </w:r>
          </w:p>
        </w:tc>
        <w:tc>
          <w:tcPr>
            <w:tcW w:w="1161" w:type="pct"/>
            <w:vAlign w:val="center"/>
          </w:tcPr>
          <w:p w14:paraId="6D911237"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Remet le bon de commande aux fournisseurs</w:t>
            </w:r>
          </w:p>
        </w:tc>
        <w:tc>
          <w:tcPr>
            <w:tcW w:w="1011" w:type="pct"/>
            <w:vAlign w:val="center"/>
          </w:tcPr>
          <w:p w14:paraId="7174BF0A"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Récupère le bon de commande et prépare les nourritures</w:t>
            </w:r>
          </w:p>
        </w:tc>
      </w:tr>
      <w:tr w:rsidR="0074249A" w:rsidRPr="00031A77" w14:paraId="4ECDB4B4" w14:textId="77777777" w:rsidTr="00885DA1">
        <w:tc>
          <w:tcPr>
            <w:tcW w:w="275" w:type="pct"/>
            <w:vAlign w:val="center"/>
          </w:tcPr>
          <w:p w14:paraId="5AD5D60F" w14:textId="77777777" w:rsidR="0074249A" w:rsidRPr="0074249A" w:rsidRDefault="0074249A" w:rsidP="00885DA1">
            <w:pPr>
              <w:ind w:firstLine="33"/>
              <w:rPr>
                <w:rFonts w:ascii="Calibri" w:hAnsi="Calibri" w:cs="Calibri"/>
              </w:rPr>
            </w:pPr>
            <w:r w:rsidRPr="0074249A">
              <w:rPr>
                <w:rFonts w:ascii="Calibri" w:hAnsi="Calibri" w:cs="Calibri"/>
              </w:rPr>
              <w:t>5</w:t>
            </w:r>
          </w:p>
        </w:tc>
        <w:tc>
          <w:tcPr>
            <w:tcW w:w="1487" w:type="pct"/>
          </w:tcPr>
          <w:p w14:paraId="5881ED8A" w14:textId="77777777" w:rsidR="0074249A" w:rsidRPr="0074249A" w:rsidRDefault="0074249A" w:rsidP="00885DA1">
            <w:pPr>
              <w:ind w:firstLine="33"/>
              <w:rPr>
                <w:rFonts w:ascii="Calibri" w:hAnsi="Calibri" w:cs="Calibri"/>
              </w:rPr>
            </w:pPr>
          </w:p>
        </w:tc>
        <w:tc>
          <w:tcPr>
            <w:tcW w:w="1066" w:type="pct"/>
            <w:vAlign w:val="center"/>
          </w:tcPr>
          <w:p w14:paraId="0B82BD26"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S’assure que la livraison se déroule comme prévu.</w:t>
            </w:r>
          </w:p>
        </w:tc>
        <w:tc>
          <w:tcPr>
            <w:tcW w:w="1161" w:type="pct"/>
            <w:vAlign w:val="center"/>
          </w:tcPr>
          <w:p w14:paraId="319F1181" w14:textId="77777777" w:rsidR="0074249A" w:rsidRPr="00031A77" w:rsidRDefault="0074249A" w:rsidP="00885DA1">
            <w:pPr>
              <w:ind w:firstLine="33"/>
              <w:rPr>
                <w:rFonts w:ascii="Calibri" w:eastAsia="Times New Roman" w:hAnsi="Calibri" w:cs="Calibri"/>
                <w:lang w:val="fr-FR"/>
              </w:rPr>
            </w:pPr>
            <w:r w:rsidRPr="00031A77">
              <w:rPr>
                <w:rFonts w:ascii="Calibri" w:hAnsi="Calibri" w:cs="Calibri"/>
                <w:lang w:val="fr-FR"/>
              </w:rPr>
              <w:t>Réceptionnent et contrôlent la livraison, remplissent le bon de livraison (BL) et vérifient la conformité de la facture</w:t>
            </w:r>
          </w:p>
        </w:tc>
        <w:tc>
          <w:tcPr>
            <w:tcW w:w="1011" w:type="pct"/>
            <w:vAlign w:val="center"/>
          </w:tcPr>
          <w:p w14:paraId="3E6F4C44" w14:textId="77777777" w:rsidR="0074249A" w:rsidRPr="00031A77" w:rsidRDefault="0074249A" w:rsidP="00885DA1">
            <w:pPr>
              <w:ind w:firstLine="33"/>
              <w:rPr>
                <w:rFonts w:ascii="Calibri" w:eastAsia="Times New Roman" w:hAnsi="Calibri" w:cs="Calibri"/>
                <w:lang w:val="fr-FR"/>
              </w:rPr>
            </w:pPr>
            <w:r w:rsidRPr="00031A77">
              <w:rPr>
                <w:rFonts w:ascii="Calibri" w:hAnsi="Calibri" w:cs="Calibri"/>
                <w:lang w:val="fr-FR"/>
              </w:rPr>
              <w:t>Livrent la commande, signent le BL et émettent la facture à payer</w:t>
            </w:r>
          </w:p>
        </w:tc>
      </w:tr>
      <w:tr w:rsidR="0074249A" w:rsidRPr="00031A77" w14:paraId="3D92B67A" w14:textId="77777777" w:rsidTr="00885DA1">
        <w:tc>
          <w:tcPr>
            <w:tcW w:w="275" w:type="pct"/>
            <w:vAlign w:val="center"/>
          </w:tcPr>
          <w:p w14:paraId="449A3BBA" w14:textId="77777777" w:rsidR="0074249A" w:rsidRPr="0074249A" w:rsidRDefault="0074249A" w:rsidP="00885DA1">
            <w:pPr>
              <w:ind w:firstLine="33"/>
              <w:rPr>
                <w:rFonts w:ascii="Calibri" w:hAnsi="Calibri" w:cs="Calibri"/>
              </w:rPr>
            </w:pPr>
            <w:r w:rsidRPr="0074249A">
              <w:rPr>
                <w:rFonts w:ascii="Calibri" w:hAnsi="Calibri" w:cs="Calibri"/>
              </w:rPr>
              <w:t>6</w:t>
            </w:r>
          </w:p>
        </w:tc>
        <w:tc>
          <w:tcPr>
            <w:tcW w:w="1487" w:type="pct"/>
          </w:tcPr>
          <w:p w14:paraId="6BF21C58" w14:textId="77777777" w:rsidR="0074249A" w:rsidRPr="0074249A" w:rsidRDefault="0074249A" w:rsidP="00885DA1">
            <w:pPr>
              <w:ind w:firstLine="33"/>
              <w:rPr>
                <w:rFonts w:ascii="Calibri" w:hAnsi="Calibri" w:cs="Calibri"/>
              </w:rPr>
            </w:pPr>
          </w:p>
        </w:tc>
        <w:tc>
          <w:tcPr>
            <w:tcW w:w="1066" w:type="pct"/>
            <w:vAlign w:val="center"/>
          </w:tcPr>
          <w:p w14:paraId="42364AA3"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Récupère et vérifie la conformité du BL et de la facture à payer.</w:t>
            </w:r>
          </w:p>
          <w:p w14:paraId="37DA33FF" w14:textId="77777777" w:rsidR="0074249A" w:rsidRPr="00031A77" w:rsidRDefault="0074249A" w:rsidP="00885DA1">
            <w:pPr>
              <w:ind w:firstLine="33"/>
              <w:rPr>
                <w:rFonts w:ascii="Calibri" w:hAnsi="Calibri" w:cs="Calibri"/>
                <w:lang w:val="fr-FR"/>
              </w:rPr>
            </w:pPr>
          </w:p>
        </w:tc>
        <w:tc>
          <w:tcPr>
            <w:tcW w:w="1161" w:type="pct"/>
            <w:vAlign w:val="center"/>
          </w:tcPr>
          <w:p w14:paraId="49097CE0" w14:textId="77777777" w:rsidR="0074249A" w:rsidRPr="00031A77" w:rsidRDefault="0074249A" w:rsidP="00885DA1">
            <w:pPr>
              <w:ind w:firstLine="33"/>
              <w:rPr>
                <w:rFonts w:ascii="Calibri" w:eastAsia="Times New Roman" w:hAnsi="Calibri" w:cs="Calibri"/>
                <w:lang w:val="fr-FR"/>
              </w:rPr>
            </w:pPr>
            <w:r w:rsidRPr="00031A77">
              <w:rPr>
                <w:rFonts w:ascii="Calibri" w:hAnsi="Calibri" w:cs="Calibri"/>
                <w:lang w:val="fr-FR"/>
              </w:rPr>
              <w:t>Rapportent le BL et la facture au RAL</w:t>
            </w:r>
          </w:p>
        </w:tc>
        <w:tc>
          <w:tcPr>
            <w:tcW w:w="1011" w:type="pct"/>
            <w:vAlign w:val="center"/>
          </w:tcPr>
          <w:p w14:paraId="0C0882E8" w14:textId="77777777" w:rsidR="0074249A" w:rsidRPr="00031A77" w:rsidRDefault="0074249A" w:rsidP="00885DA1">
            <w:pPr>
              <w:ind w:firstLine="33"/>
              <w:rPr>
                <w:rFonts w:ascii="Calibri" w:hAnsi="Calibri" w:cs="Calibri"/>
                <w:lang w:val="fr-FR"/>
              </w:rPr>
            </w:pPr>
          </w:p>
        </w:tc>
      </w:tr>
      <w:tr w:rsidR="0074249A" w:rsidRPr="00031A77" w14:paraId="1B794DED" w14:textId="77777777" w:rsidTr="00885DA1">
        <w:tc>
          <w:tcPr>
            <w:tcW w:w="275" w:type="pct"/>
            <w:vAlign w:val="center"/>
          </w:tcPr>
          <w:p w14:paraId="406F4900" w14:textId="77777777" w:rsidR="0074249A" w:rsidRPr="0074249A" w:rsidRDefault="0074249A" w:rsidP="00885DA1">
            <w:pPr>
              <w:ind w:firstLine="33"/>
              <w:rPr>
                <w:rFonts w:ascii="Calibri" w:hAnsi="Calibri" w:cs="Calibri"/>
              </w:rPr>
            </w:pPr>
            <w:r w:rsidRPr="0074249A">
              <w:rPr>
                <w:rFonts w:ascii="Calibri" w:hAnsi="Calibri" w:cs="Calibri"/>
              </w:rPr>
              <w:t>7</w:t>
            </w:r>
          </w:p>
        </w:tc>
        <w:tc>
          <w:tcPr>
            <w:tcW w:w="1487" w:type="pct"/>
          </w:tcPr>
          <w:p w14:paraId="0850674F"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 xml:space="preserve">Procède au paiement avec le </w:t>
            </w:r>
            <w:r w:rsidRPr="00031A77">
              <w:rPr>
                <w:rFonts w:ascii="Calibri" w:hAnsi="Calibri" w:cs="Calibri"/>
                <w:lang w:val="fr-FR"/>
              </w:rPr>
              <w:lastRenderedPageBreak/>
              <w:t>chargé comptable</w:t>
            </w:r>
          </w:p>
        </w:tc>
        <w:tc>
          <w:tcPr>
            <w:tcW w:w="1066" w:type="pct"/>
            <w:vAlign w:val="center"/>
          </w:tcPr>
          <w:p w14:paraId="0F98012B" w14:textId="77777777" w:rsidR="0074249A" w:rsidRPr="00031A77" w:rsidRDefault="0074249A" w:rsidP="00885DA1">
            <w:pPr>
              <w:ind w:firstLine="33"/>
              <w:rPr>
                <w:rFonts w:ascii="Calibri" w:eastAsia="Times New Roman" w:hAnsi="Calibri" w:cs="Calibri"/>
                <w:lang w:val="fr-FR"/>
              </w:rPr>
            </w:pPr>
            <w:r w:rsidRPr="00031A77">
              <w:rPr>
                <w:rFonts w:ascii="Calibri" w:hAnsi="Calibri" w:cs="Calibri"/>
                <w:lang w:val="fr-FR"/>
              </w:rPr>
              <w:lastRenderedPageBreak/>
              <w:t xml:space="preserve">Prépare la navette </w:t>
            </w:r>
            <w:r w:rsidRPr="00031A77">
              <w:rPr>
                <w:rFonts w:ascii="Calibri" w:hAnsi="Calibri" w:cs="Calibri"/>
                <w:lang w:val="fr-FR"/>
              </w:rPr>
              <w:lastRenderedPageBreak/>
              <w:t xml:space="preserve">et l’AFP et présente au service finances pour paiement </w:t>
            </w:r>
          </w:p>
        </w:tc>
        <w:tc>
          <w:tcPr>
            <w:tcW w:w="1161" w:type="pct"/>
            <w:vAlign w:val="center"/>
          </w:tcPr>
          <w:p w14:paraId="55717C54" w14:textId="77777777" w:rsidR="0074249A" w:rsidRPr="00031A77" w:rsidRDefault="0074249A" w:rsidP="00885DA1">
            <w:pPr>
              <w:ind w:firstLine="33"/>
              <w:rPr>
                <w:rFonts w:ascii="Calibri" w:hAnsi="Calibri" w:cs="Calibri"/>
                <w:lang w:val="fr-FR"/>
              </w:rPr>
            </w:pPr>
          </w:p>
        </w:tc>
        <w:tc>
          <w:tcPr>
            <w:tcW w:w="1011" w:type="pct"/>
            <w:vAlign w:val="center"/>
          </w:tcPr>
          <w:p w14:paraId="7DBB74B5" w14:textId="77777777" w:rsidR="0074249A" w:rsidRPr="00031A77" w:rsidRDefault="0074249A" w:rsidP="00885DA1">
            <w:pPr>
              <w:ind w:firstLine="33"/>
              <w:rPr>
                <w:rFonts w:ascii="Calibri" w:hAnsi="Calibri" w:cs="Calibri"/>
                <w:lang w:val="fr-FR"/>
              </w:rPr>
            </w:pPr>
          </w:p>
        </w:tc>
      </w:tr>
      <w:tr w:rsidR="0074249A" w:rsidRPr="00031A77" w14:paraId="5DF28FB6" w14:textId="77777777" w:rsidTr="00885DA1">
        <w:tc>
          <w:tcPr>
            <w:tcW w:w="275" w:type="pct"/>
            <w:vAlign w:val="center"/>
          </w:tcPr>
          <w:p w14:paraId="17AF2E7A" w14:textId="77777777" w:rsidR="0074249A" w:rsidRPr="0074249A" w:rsidRDefault="0074249A" w:rsidP="00885DA1">
            <w:pPr>
              <w:ind w:firstLine="33"/>
              <w:rPr>
                <w:rFonts w:ascii="Calibri" w:hAnsi="Calibri" w:cs="Calibri"/>
              </w:rPr>
            </w:pPr>
            <w:r w:rsidRPr="0074249A">
              <w:rPr>
                <w:rFonts w:ascii="Calibri" w:hAnsi="Calibri" w:cs="Calibri"/>
              </w:rPr>
              <w:t>8</w:t>
            </w:r>
          </w:p>
        </w:tc>
        <w:tc>
          <w:tcPr>
            <w:tcW w:w="1487" w:type="pct"/>
          </w:tcPr>
          <w:p w14:paraId="3696CCB2"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Archive le Bon de Livraison/Facture/preuve de paiement</w:t>
            </w:r>
          </w:p>
        </w:tc>
        <w:tc>
          <w:tcPr>
            <w:tcW w:w="1066" w:type="pct"/>
            <w:vAlign w:val="center"/>
          </w:tcPr>
          <w:p w14:paraId="5237A25A" w14:textId="77777777" w:rsidR="0074249A" w:rsidRPr="00031A77" w:rsidRDefault="0074249A" w:rsidP="00885DA1">
            <w:pPr>
              <w:ind w:firstLine="33"/>
              <w:rPr>
                <w:rFonts w:ascii="Calibri" w:eastAsia="Times New Roman" w:hAnsi="Calibri" w:cs="Calibri"/>
                <w:lang w:val="fr-FR"/>
              </w:rPr>
            </w:pPr>
          </w:p>
        </w:tc>
        <w:tc>
          <w:tcPr>
            <w:tcW w:w="1161" w:type="pct"/>
            <w:vAlign w:val="center"/>
          </w:tcPr>
          <w:p w14:paraId="3B5C40CB" w14:textId="77777777" w:rsidR="0074249A" w:rsidRPr="00031A77" w:rsidRDefault="0074249A" w:rsidP="00885DA1">
            <w:pPr>
              <w:ind w:firstLine="33"/>
              <w:rPr>
                <w:rFonts w:ascii="Calibri" w:hAnsi="Calibri" w:cs="Calibri"/>
                <w:lang w:val="fr-FR"/>
              </w:rPr>
            </w:pPr>
          </w:p>
        </w:tc>
        <w:tc>
          <w:tcPr>
            <w:tcW w:w="1011" w:type="pct"/>
            <w:vAlign w:val="center"/>
          </w:tcPr>
          <w:p w14:paraId="5D2E8D60" w14:textId="77777777" w:rsidR="0074249A" w:rsidRPr="00031A77" w:rsidRDefault="0074249A" w:rsidP="00885DA1">
            <w:pPr>
              <w:ind w:firstLine="33"/>
              <w:rPr>
                <w:rFonts w:ascii="Calibri" w:hAnsi="Calibri" w:cs="Calibri"/>
                <w:lang w:val="fr-FR"/>
              </w:rPr>
            </w:pPr>
          </w:p>
        </w:tc>
      </w:tr>
      <w:tr w:rsidR="0074249A" w:rsidRPr="00031A77" w14:paraId="179F169B" w14:textId="77777777" w:rsidTr="00885DA1">
        <w:trPr>
          <w:trHeight w:val="544"/>
        </w:trPr>
        <w:tc>
          <w:tcPr>
            <w:tcW w:w="275" w:type="pct"/>
            <w:vAlign w:val="center"/>
          </w:tcPr>
          <w:p w14:paraId="3D803247" w14:textId="77777777" w:rsidR="0074249A" w:rsidRPr="0074249A" w:rsidRDefault="0074249A" w:rsidP="00885DA1">
            <w:pPr>
              <w:ind w:firstLine="33"/>
              <w:rPr>
                <w:rFonts w:ascii="Calibri" w:hAnsi="Calibri" w:cs="Calibri"/>
              </w:rPr>
            </w:pPr>
            <w:r w:rsidRPr="0074249A">
              <w:rPr>
                <w:rFonts w:ascii="Calibri" w:hAnsi="Calibri" w:cs="Calibri"/>
              </w:rPr>
              <w:t>9</w:t>
            </w:r>
          </w:p>
        </w:tc>
        <w:tc>
          <w:tcPr>
            <w:tcW w:w="1487" w:type="pct"/>
          </w:tcPr>
          <w:p w14:paraId="7A159C9D" w14:textId="77777777" w:rsidR="0074249A" w:rsidRPr="0074249A" w:rsidRDefault="0074249A" w:rsidP="00885DA1">
            <w:pPr>
              <w:ind w:firstLine="33"/>
              <w:rPr>
                <w:rFonts w:ascii="Calibri" w:hAnsi="Calibri" w:cs="Calibri"/>
              </w:rPr>
            </w:pPr>
          </w:p>
        </w:tc>
        <w:tc>
          <w:tcPr>
            <w:tcW w:w="1066" w:type="pct"/>
            <w:vAlign w:val="center"/>
          </w:tcPr>
          <w:p w14:paraId="2A263689" w14:textId="77777777" w:rsidR="0074249A" w:rsidRPr="00031A77" w:rsidRDefault="0074249A" w:rsidP="00885DA1">
            <w:pPr>
              <w:ind w:firstLine="33"/>
              <w:rPr>
                <w:rFonts w:ascii="Calibri" w:eastAsia="Times New Roman" w:hAnsi="Calibri" w:cs="Calibri"/>
                <w:lang w:val="fr-FR"/>
              </w:rPr>
            </w:pPr>
            <w:r w:rsidRPr="00031A77">
              <w:rPr>
                <w:rFonts w:ascii="Calibri" w:hAnsi="Calibri" w:cs="Calibri"/>
                <w:lang w:val="fr-FR"/>
              </w:rPr>
              <w:t>Discutent sur les problèmes de qualité et les retards de livraison</w:t>
            </w:r>
          </w:p>
        </w:tc>
        <w:tc>
          <w:tcPr>
            <w:tcW w:w="1161" w:type="pct"/>
            <w:vAlign w:val="center"/>
          </w:tcPr>
          <w:p w14:paraId="1706F738" w14:textId="77777777" w:rsidR="0074249A" w:rsidRPr="00031A77" w:rsidRDefault="0074249A" w:rsidP="00885DA1">
            <w:pPr>
              <w:ind w:firstLine="33"/>
              <w:rPr>
                <w:rFonts w:ascii="Calibri" w:eastAsia="Times New Roman" w:hAnsi="Calibri" w:cs="Calibri"/>
                <w:lang w:val="fr-FR"/>
              </w:rPr>
            </w:pPr>
            <w:r w:rsidRPr="00031A77">
              <w:rPr>
                <w:rFonts w:ascii="Calibri" w:hAnsi="Calibri" w:cs="Calibri"/>
                <w:lang w:val="fr-FR"/>
              </w:rPr>
              <w:t>Discutent sur les problèmes de qualité et les retards de livraison</w:t>
            </w:r>
          </w:p>
        </w:tc>
        <w:tc>
          <w:tcPr>
            <w:tcW w:w="1011" w:type="pct"/>
            <w:vAlign w:val="center"/>
          </w:tcPr>
          <w:p w14:paraId="0146E3D5" w14:textId="77777777" w:rsidR="0074249A" w:rsidRPr="00031A77" w:rsidRDefault="0074249A" w:rsidP="00885DA1">
            <w:pPr>
              <w:ind w:firstLine="33"/>
              <w:rPr>
                <w:rFonts w:ascii="Calibri" w:hAnsi="Calibri" w:cs="Calibri"/>
                <w:lang w:val="fr-FR"/>
              </w:rPr>
            </w:pPr>
            <w:r w:rsidRPr="00031A77">
              <w:rPr>
                <w:rFonts w:ascii="Calibri" w:hAnsi="Calibri" w:cs="Calibri"/>
                <w:lang w:val="fr-FR"/>
              </w:rPr>
              <w:t>Discutent sur les problèmes de qualité et les retards de livraison</w:t>
            </w:r>
          </w:p>
        </w:tc>
      </w:tr>
    </w:tbl>
    <w:p w14:paraId="6B248484" w14:textId="77777777" w:rsidR="00A81020" w:rsidRPr="00031A77" w:rsidRDefault="00A81020">
      <w:pPr>
        <w:pStyle w:val="CERESBody"/>
        <w:rPr>
          <w:lang w:val="fr-FR"/>
        </w:rPr>
      </w:pPr>
    </w:p>
    <w:p w14:paraId="72FCBBB4" w14:textId="2EB232CC" w:rsidR="00A81020" w:rsidRPr="00031A77" w:rsidRDefault="00000000" w:rsidP="009A23BA">
      <w:pPr>
        <w:pStyle w:val="Titre4"/>
        <w:rPr>
          <w:lang w:val="fr-FR"/>
        </w:rPr>
      </w:pPr>
      <w:bookmarkStart w:id="358" w:name="_Toc223448308"/>
      <w:r w:rsidRPr="00031A77">
        <w:rPr>
          <w:lang w:val="fr-FR"/>
        </w:rPr>
        <w:t>Les procédures de réception et validation intendances</w:t>
      </w:r>
      <w:bookmarkEnd w:id="358"/>
    </w:p>
    <w:p w14:paraId="64B9DD0D" w14:textId="51B0E0FB" w:rsidR="00A81020" w:rsidRPr="00031A77" w:rsidRDefault="00000000" w:rsidP="0000426A">
      <w:pPr>
        <w:pStyle w:val="CERESBody"/>
        <w:spacing w:after="80"/>
        <w:jc w:val="both"/>
        <w:rPr>
          <w:lang w:val="fr-FR"/>
        </w:rPr>
      </w:pPr>
      <w:r w:rsidRPr="00031A77">
        <w:rPr>
          <w:lang w:val="fr-FR"/>
        </w:rPr>
        <w:t xml:space="preserve">Lors de la réception des intendances lors de la livraison par les fournisseurs, voici le principe de </w:t>
      </w:r>
      <w:proofErr w:type="gramStart"/>
      <w:r w:rsidR="00A87227" w:rsidRPr="00031A77">
        <w:rPr>
          <w:lang w:val="fr-FR"/>
        </w:rPr>
        <w:t>confirmation:</w:t>
      </w:r>
      <w:proofErr w:type="gramEnd"/>
    </w:p>
    <w:p w14:paraId="496234E2" w14:textId="1D43FB72" w:rsidR="00A81020" w:rsidRPr="00031A77" w:rsidRDefault="00000000" w:rsidP="0000426A">
      <w:pPr>
        <w:pStyle w:val="CERESBody"/>
        <w:spacing w:after="80"/>
        <w:jc w:val="both"/>
        <w:rPr>
          <w:lang w:val="fr-FR"/>
        </w:rPr>
      </w:pPr>
      <w:r w:rsidRPr="00031A77">
        <w:rPr>
          <w:b/>
          <w:bCs/>
          <w:lang w:val="fr-FR"/>
        </w:rPr>
        <w:t xml:space="preserve">Produits </w:t>
      </w:r>
      <w:proofErr w:type="gramStart"/>
      <w:r w:rsidR="0074249A" w:rsidRPr="00031A77">
        <w:rPr>
          <w:b/>
          <w:bCs/>
          <w:lang w:val="fr-FR"/>
        </w:rPr>
        <w:t>livrés</w:t>
      </w:r>
      <w:r w:rsidR="0074249A" w:rsidRPr="00031A77">
        <w:rPr>
          <w:lang w:val="fr-FR"/>
        </w:rPr>
        <w:t>:</w:t>
      </w:r>
      <w:proofErr w:type="gramEnd"/>
      <w:r w:rsidRPr="00031A77">
        <w:rPr>
          <w:lang w:val="fr-FR"/>
        </w:rPr>
        <w:t xml:space="preserve"> à chaque produit livré, le représentant de CERES qui le reçoit valide la livraison en apposant une « coche » à côté de la quantité sur le bon de livraison</w:t>
      </w:r>
    </w:p>
    <w:p w14:paraId="579390ED" w14:textId="40352CCB" w:rsidR="00A81020" w:rsidRPr="00031A77" w:rsidRDefault="00000000" w:rsidP="0000426A">
      <w:pPr>
        <w:pStyle w:val="CERESBody"/>
        <w:spacing w:after="80"/>
        <w:jc w:val="both"/>
        <w:rPr>
          <w:lang w:val="fr-FR"/>
        </w:rPr>
      </w:pPr>
      <w:r w:rsidRPr="00031A77">
        <w:rPr>
          <w:b/>
          <w:bCs/>
          <w:lang w:val="fr-FR"/>
        </w:rPr>
        <w:t xml:space="preserve">Produits </w:t>
      </w:r>
      <w:proofErr w:type="gramStart"/>
      <w:r w:rsidR="0074249A" w:rsidRPr="00031A77">
        <w:rPr>
          <w:b/>
          <w:bCs/>
          <w:lang w:val="fr-FR"/>
        </w:rPr>
        <w:t>diminués</w:t>
      </w:r>
      <w:r w:rsidR="0074249A" w:rsidRPr="00031A77">
        <w:rPr>
          <w:lang w:val="fr-FR"/>
        </w:rPr>
        <w:t>:</w:t>
      </w:r>
      <w:proofErr w:type="gramEnd"/>
      <w:r w:rsidRPr="00031A77">
        <w:rPr>
          <w:lang w:val="fr-FR"/>
        </w:rPr>
        <w:t xml:space="preserve"> en cas de diminution de la quantité livrée et acceptée par CERES, le représentant de CERES barre la quantité initiale imprimée, inscrit manuellement la quantité réellement livrée, puis le fournisseur appose sa signature à coté afin de confirmer la modification.</w:t>
      </w:r>
    </w:p>
    <w:p w14:paraId="532BB13C" w14:textId="1D2E71AE" w:rsidR="00A81020" w:rsidRPr="00031A77" w:rsidRDefault="00000000" w:rsidP="0000426A">
      <w:pPr>
        <w:pStyle w:val="CERESBody"/>
        <w:spacing w:after="80"/>
        <w:jc w:val="both"/>
        <w:rPr>
          <w:lang w:val="fr-FR"/>
        </w:rPr>
      </w:pPr>
      <w:r w:rsidRPr="00031A77">
        <w:rPr>
          <w:b/>
          <w:bCs/>
          <w:lang w:val="fr-FR"/>
        </w:rPr>
        <w:t xml:space="preserve">Produits </w:t>
      </w:r>
      <w:proofErr w:type="gramStart"/>
      <w:r w:rsidR="0074249A" w:rsidRPr="00031A77">
        <w:rPr>
          <w:b/>
          <w:bCs/>
          <w:lang w:val="fr-FR"/>
        </w:rPr>
        <w:t>annulés</w:t>
      </w:r>
      <w:r w:rsidR="0074249A" w:rsidRPr="00031A77">
        <w:rPr>
          <w:lang w:val="fr-FR"/>
        </w:rPr>
        <w:t>:</w:t>
      </w:r>
      <w:proofErr w:type="gramEnd"/>
      <w:r w:rsidRPr="00031A77">
        <w:rPr>
          <w:lang w:val="fr-FR"/>
        </w:rPr>
        <w:t xml:space="preserve"> pour chaque produit commandé mais non livré, CERES entoure la quantité d’un rond et le fournisseur appose sa signature à coté afin de confirmer la modification.</w:t>
      </w:r>
    </w:p>
    <w:p w14:paraId="4E3B1C2B" w14:textId="7F6FC622" w:rsidR="00A81020" w:rsidRPr="00031A77" w:rsidRDefault="00000000" w:rsidP="0000426A">
      <w:pPr>
        <w:pStyle w:val="CERESBody"/>
        <w:spacing w:after="80"/>
        <w:jc w:val="both"/>
        <w:rPr>
          <w:lang w:val="fr-FR"/>
        </w:rPr>
      </w:pPr>
      <w:r w:rsidRPr="00031A77">
        <w:rPr>
          <w:b/>
          <w:bCs/>
          <w:lang w:val="fr-FR"/>
        </w:rPr>
        <w:t xml:space="preserve">Signature du </w:t>
      </w:r>
      <w:proofErr w:type="gramStart"/>
      <w:r w:rsidR="0074249A" w:rsidRPr="00031A77">
        <w:rPr>
          <w:b/>
          <w:bCs/>
          <w:lang w:val="fr-FR"/>
        </w:rPr>
        <w:t>réceptionnaire</w:t>
      </w:r>
      <w:r w:rsidR="0074249A" w:rsidRPr="00031A77">
        <w:rPr>
          <w:lang w:val="fr-FR"/>
        </w:rPr>
        <w:t>:</w:t>
      </w:r>
      <w:proofErr w:type="gramEnd"/>
      <w:r w:rsidRPr="00031A77">
        <w:rPr>
          <w:lang w:val="fr-FR"/>
        </w:rPr>
        <w:t xml:space="preserve"> Le représentant de CERES qui reçoit les produits signe ensuite en bas du bon de commande, y inscrit son nom et prénom, sa fonction ainsi que la date de livraison des produits.</w:t>
      </w:r>
    </w:p>
    <w:p w14:paraId="4CB48180" w14:textId="085B71B7" w:rsidR="00A81020" w:rsidRPr="00031A77" w:rsidRDefault="00000000" w:rsidP="0000426A">
      <w:pPr>
        <w:pStyle w:val="CERESBody"/>
        <w:spacing w:after="80"/>
        <w:jc w:val="both"/>
        <w:rPr>
          <w:lang w:val="fr-FR"/>
        </w:rPr>
      </w:pPr>
      <w:r w:rsidRPr="00031A77">
        <w:rPr>
          <w:lang w:val="fr-FR"/>
        </w:rPr>
        <w:t xml:space="preserve">Compte tenu de la quantité de riz transitant entre le service logistique et les foyers/internats, et étant donné que la mesure par </w:t>
      </w:r>
      <w:proofErr w:type="spellStart"/>
      <w:r w:rsidRPr="00031A77">
        <w:rPr>
          <w:lang w:val="fr-FR"/>
        </w:rPr>
        <w:t>kapoaka</w:t>
      </w:r>
      <w:proofErr w:type="spellEnd"/>
      <w:r w:rsidRPr="00031A77">
        <w:rPr>
          <w:lang w:val="fr-FR"/>
        </w:rPr>
        <w:t xml:space="preserve"> prend du temps et peut entraîner des écarts, tous les mouvements de transferts de paddy ou de riz blanc entre le stockage du Campus et les Foyers/Internats se font comme </w:t>
      </w:r>
      <w:proofErr w:type="gramStart"/>
      <w:r w:rsidR="00A87227" w:rsidRPr="00031A77">
        <w:rPr>
          <w:lang w:val="fr-FR"/>
        </w:rPr>
        <w:t>suit:</w:t>
      </w:r>
      <w:proofErr w:type="gramEnd"/>
    </w:p>
    <w:p w14:paraId="43D8EA36" w14:textId="77777777" w:rsidR="00A81020" w:rsidRPr="00031A77" w:rsidRDefault="00000000">
      <w:pPr>
        <w:pStyle w:val="CERESBody"/>
        <w:numPr>
          <w:ilvl w:val="0"/>
          <w:numId w:val="140"/>
        </w:numPr>
        <w:spacing w:after="80"/>
        <w:jc w:val="both"/>
        <w:rPr>
          <w:lang w:val="fr-FR"/>
        </w:rPr>
      </w:pPr>
      <w:r w:rsidRPr="00031A77">
        <w:rPr>
          <w:lang w:val="fr-FR"/>
        </w:rPr>
        <w:t>Le calcul des besoins se fait par unité de mesure « </w:t>
      </w:r>
      <w:proofErr w:type="spellStart"/>
      <w:r w:rsidRPr="00031A77">
        <w:rPr>
          <w:lang w:val="fr-FR"/>
        </w:rPr>
        <w:t>kapoaka</w:t>
      </w:r>
      <w:proofErr w:type="spellEnd"/>
      <w:r w:rsidRPr="00031A77">
        <w:rPr>
          <w:lang w:val="fr-FR"/>
        </w:rPr>
        <w:t> »</w:t>
      </w:r>
    </w:p>
    <w:p w14:paraId="739DE3DE" w14:textId="77777777" w:rsidR="00A81020" w:rsidRPr="00031A77" w:rsidRDefault="00000000">
      <w:pPr>
        <w:pStyle w:val="CERESBody"/>
        <w:numPr>
          <w:ilvl w:val="0"/>
          <w:numId w:val="140"/>
        </w:numPr>
        <w:spacing w:after="80"/>
        <w:jc w:val="both"/>
        <w:rPr>
          <w:lang w:val="fr-FR"/>
        </w:rPr>
      </w:pPr>
      <w:r w:rsidRPr="00031A77">
        <w:rPr>
          <w:lang w:val="fr-FR"/>
        </w:rPr>
        <w:t>La livraison se fait par unité de mesure « kilogramme »</w:t>
      </w:r>
    </w:p>
    <w:p w14:paraId="0B3BBC14" w14:textId="37FFA00A" w:rsidR="00A81020" w:rsidRPr="00031A77" w:rsidRDefault="00000000">
      <w:pPr>
        <w:pStyle w:val="CERESBody"/>
        <w:numPr>
          <w:ilvl w:val="0"/>
          <w:numId w:val="140"/>
        </w:numPr>
        <w:spacing w:after="80"/>
        <w:jc w:val="both"/>
        <w:rPr>
          <w:lang w:val="fr-FR"/>
        </w:rPr>
      </w:pPr>
      <w:r w:rsidRPr="00031A77">
        <w:rPr>
          <w:lang w:val="fr-FR"/>
        </w:rPr>
        <w:t xml:space="preserve">La valeur de conversion est la </w:t>
      </w:r>
      <w:proofErr w:type="gramStart"/>
      <w:r w:rsidR="008E714C" w:rsidRPr="00031A77">
        <w:rPr>
          <w:lang w:val="fr-FR"/>
        </w:rPr>
        <w:t>suivante:</w:t>
      </w:r>
      <w:proofErr w:type="gramEnd"/>
      <w:r w:rsidRPr="00031A77">
        <w:rPr>
          <w:lang w:val="fr-FR"/>
        </w:rPr>
        <w:t xml:space="preserve"> 1 kg de paddy équivaut à 4 </w:t>
      </w:r>
      <w:proofErr w:type="spellStart"/>
      <w:r w:rsidRPr="00031A77">
        <w:rPr>
          <w:lang w:val="fr-FR"/>
        </w:rPr>
        <w:t>kapoaka</w:t>
      </w:r>
      <w:proofErr w:type="spellEnd"/>
      <w:r w:rsidRPr="00031A77">
        <w:rPr>
          <w:lang w:val="fr-FR"/>
        </w:rPr>
        <w:t xml:space="preserve">, tandis que 1 kg de riz blanc équivaut à 3,5 </w:t>
      </w:r>
      <w:proofErr w:type="spellStart"/>
      <w:r w:rsidRPr="00031A77">
        <w:rPr>
          <w:lang w:val="fr-FR"/>
        </w:rPr>
        <w:t>kapoaka</w:t>
      </w:r>
      <w:proofErr w:type="spellEnd"/>
      <w:r w:rsidRPr="00031A77">
        <w:rPr>
          <w:lang w:val="fr-FR"/>
        </w:rPr>
        <w:t>.</w:t>
      </w:r>
    </w:p>
    <w:p w14:paraId="0DAB0BA2" w14:textId="4CD890C7" w:rsidR="00A81020" w:rsidRPr="00031A77" w:rsidRDefault="00000000" w:rsidP="009A23BA">
      <w:pPr>
        <w:pStyle w:val="Titre3"/>
        <w:rPr>
          <w:lang w:val="fr-FR"/>
        </w:rPr>
      </w:pPr>
      <w:bookmarkStart w:id="359" w:name="_Toc223448309"/>
      <w:r w:rsidRPr="00031A77">
        <w:rPr>
          <w:lang w:val="fr-FR"/>
        </w:rPr>
        <w:t>Modalité de paiement des Personnes Ressources et des salariés</w:t>
      </w:r>
      <w:bookmarkEnd w:id="359"/>
    </w:p>
    <w:p w14:paraId="75E9FA73" w14:textId="73E81257" w:rsidR="00A81020" w:rsidRDefault="00000000" w:rsidP="009A23BA">
      <w:pPr>
        <w:pStyle w:val="Titre4"/>
      </w:pPr>
      <w:bookmarkStart w:id="360" w:name="_Toc223448310"/>
      <w:proofErr w:type="spellStart"/>
      <w:r>
        <w:t>Indemnités</w:t>
      </w:r>
      <w:proofErr w:type="spellEnd"/>
      <w:r>
        <w:t xml:space="preserve"> des </w:t>
      </w:r>
      <w:proofErr w:type="spellStart"/>
      <w:r>
        <w:t>personnes</w:t>
      </w:r>
      <w:proofErr w:type="spellEnd"/>
      <w:r>
        <w:t xml:space="preserve"> </w:t>
      </w:r>
      <w:proofErr w:type="spellStart"/>
      <w:r>
        <w:t>ressources</w:t>
      </w:r>
      <w:bookmarkEnd w:id="360"/>
      <w:proofErr w:type="spellEnd"/>
    </w:p>
    <w:p w14:paraId="2C39FB40" w14:textId="77777777" w:rsidR="00A81020" w:rsidRPr="00031A77" w:rsidRDefault="00000000" w:rsidP="0000426A">
      <w:pPr>
        <w:pStyle w:val="CERESBody"/>
        <w:spacing w:after="80"/>
        <w:jc w:val="both"/>
        <w:rPr>
          <w:lang w:val="fr-FR"/>
        </w:rPr>
      </w:pPr>
      <w:r w:rsidRPr="00031A77">
        <w:rPr>
          <w:lang w:val="fr-FR"/>
        </w:rPr>
        <w:t xml:space="preserve">Des professeurs indépendants assurent des cours de renforcements aux élèves de CERES dans les internats de réussite. Ces professeurs sont recrutés en début d’année (ou renouvelés) par le RIR, assistés des CP. Les contrats sont préparés par le service administratif et logistique. Le RIR les fait signer et ils sont ensuite classés au service AL. Les personnes ressources sont rémunérées à l’heure, selon des barèmes horaires </w:t>
      </w:r>
      <w:r w:rsidRPr="00031A77">
        <w:rPr>
          <w:lang w:val="fr-FR"/>
        </w:rPr>
        <w:lastRenderedPageBreak/>
        <w:t>établis en concertation avec CERES. Depuis 2025, la périodicité de paiement est mensuelle. Les indemnités versées comprennent désormais les primes, constituant une revalorisation du taux horaire. Par conséquent, les évaluations trimestrielles et le traitement séparé des primes ont été supprimés.</w:t>
      </w:r>
    </w:p>
    <w:p w14:paraId="47688843" w14:textId="4BAB0DBF" w:rsidR="00A81020" w:rsidRPr="00031A77" w:rsidRDefault="00000000" w:rsidP="0000426A">
      <w:pPr>
        <w:pStyle w:val="CERESBody"/>
        <w:spacing w:after="80"/>
        <w:jc w:val="both"/>
        <w:rPr>
          <w:lang w:val="fr-FR"/>
        </w:rPr>
      </w:pPr>
      <w:r w:rsidRPr="00031A77">
        <w:rPr>
          <w:lang w:val="fr-FR"/>
        </w:rPr>
        <w:t xml:space="preserve">Au plus tard le 5 du mois suivant, chaque Responsable d’Internat de la Réussite (RIR) doit établir un état récapitulatif des heures réalisées par les enseignants (Annexe </w:t>
      </w:r>
      <w:proofErr w:type="gramStart"/>
      <w:r w:rsidR="00A87227" w:rsidRPr="00031A77">
        <w:rPr>
          <w:lang w:val="fr-FR"/>
        </w:rPr>
        <w:t>14:</w:t>
      </w:r>
      <w:proofErr w:type="gramEnd"/>
      <w:r w:rsidRPr="00031A77">
        <w:rPr>
          <w:lang w:val="fr-FR"/>
        </w:rPr>
        <w:t xml:space="preserve"> fiche d’état des cours effectués par les personnes ressources), calcule les montants dus à CERES, faire valider ce tableau de paiement par le DPR, générer une navette de demande de paiement jointe à cet état, et transmettre le dossier complet au service financier.</w:t>
      </w:r>
    </w:p>
    <w:p w14:paraId="10404D28" w14:textId="0E63A186" w:rsidR="00A81020" w:rsidRPr="00031A77" w:rsidRDefault="00000000" w:rsidP="0000426A">
      <w:pPr>
        <w:pStyle w:val="CERESBody"/>
        <w:spacing w:after="80"/>
        <w:jc w:val="both"/>
        <w:rPr>
          <w:lang w:val="fr-FR"/>
        </w:rPr>
      </w:pPr>
      <w:r w:rsidRPr="00031A77">
        <w:rPr>
          <w:lang w:val="fr-FR"/>
        </w:rPr>
        <w:t xml:space="preserve">Jusqu’en 2024, les personnes ressources percevaient une indemnité horaire ainsi qu’une prime trimestrielle, attribuée sur la base d’une évaluation conjointe du CP et du RIR (fiche d’évaluation – Annexe 15). Depuis 2025, ce dispositif a été </w:t>
      </w:r>
      <w:proofErr w:type="gramStart"/>
      <w:r w:rsidR="00A87227" w:rsidRPr="00031A77">
        <w:rPr>
          <w:lang w:val="fr-FR"/>
        </w:rPr>
        <w:t>simplifié:</w:t>
      </w:r>
      <w:proofErr w:type="gramEnd"/>
      <w:r w:rsidRPr="00031A77">
        <w:rPr>
          <w:lang w:val="fr-FR"/>
        </w:rPr>
        <w:t xml:space="preserve"> les primes sont désormais intégrées à l’indemnité horaire ; l’évaluation spécifique a été supprimée.</w:t>
      </w:r>
    </w:p>
    <w:p w14:paraId="0DDCB0B4" w14:textId="77777777" w:rsidR="00A81020" w:rsidRPr="00031A77" w:rsidRDefault="00000000" w:rsidP="0000426A">
      <w:pPr>
        <w:pStyle w:val="CERESBody"/>
        <w:spacing w:after="80"/>
        <w:jc w:val="both"/>
        <w:rPr>
          <w:lang w:val="fr-FR"/>
        </w:rPr>
      </w:pPr>
      <w:r w:rsidRPr="00031A77">
        <w:rPr>
          <w:lang w:val="fr-FR"/>
        </w:rPr>
        <w:t>Enfin, chaque navette de demande de paiement des personnes ressources doit avoir l’approbation du DPR.</w:t>
      </w:r>
    </w:p>
    <w:p w14:paraId="6673B391" w14:textId="77777777" w:rsidR="00A81020" w:rsidRPr="00031A77" w:rsidRDefault="00000000" w:rsidP="0000426A">
      <w:pPr>
        <w:pStyle w:val="CERESBody"/>
        <w:spacing w:after="80"/>
        <w:jc w:val="both"/>
        <w:rPr>
          <w:lang w:val="fr-FR"/>
        </w:rPr>
      </w:pPr>
      <w:r w:rsidRPr="00031A77">
        <w:rPr>
          <w:lang w:val="fr-FR"/>
        </w:rPr>
        <w:t>Une fois validée, le service financier vire les montants dans un compte préalablement indiqué par chaque chargé de cours. Après réception de l’argent, un état récapitulatif des paiements, accompagné de l’émargement de la somme reçue et signé par les personnes ressources, est retourné au service financier comme pièce justificative de paiement et de réception.</w:t>
      </w:r>
    </w:p>
    <w:p w14:paraId="7FBCBB22" w14:textId="458021AF" w:rsidR="00A81020" w:rsidRDefault="00000000" w:rsidP="00831A23">
      <w:pPr>
        <w:pStyle w:val="Titre4"/>
      </w:pPr>
      <w:bookmarkStart w:id="361" w:name="_Toc223448311"/>
      <w:proofErr w:type="spellStart"/>
      <w:r>
        <w:t>Etablissement</w:t>
      </w:r>
      <w:proofErr w:type="spellEnd"/>
      <w:r>
        <w:t xml:space="preserve"> des </w:t>
      </w:r>
      <w:proofErr w:type="spellStart"/>
      <w:r>
        <w:t>salaires</w:t>
      </w:r>
      <w:bookmarkEnd w:id="361"/>
      <w:proofErr w:type="spellEnd"/>
    </w:p>
    <w:p w14:paraId="0663F20E" w14:textId="77777777" w:rsidR="00A81020" w:rsidRPr="00031A77" w:rsidRDefault="00000000" w:rsidP="0000426A">
      <w:pPr>
        <w:pStyle w:val="CERESBody"/>
        <w:spacing w:after="80"/>
        <w:jc w:val="both"/>
        <w:rPr>
          <w:lang w:val="fr-FR"/>
        </w:rPr>
      </w:pPr>
      <w:r w:rsidRPr="00031A77">
        <w:rPr>
          <w:lang w:val="fr-FR"/>
        </w:rPr>
        <w:t>Le service des Ressources Humaines (RH) est responsable du calcul des salaires et des charges sociales. Le Chargé Comptable, quant à lui, est responsable de l’enregistrement de ces informations dans la base de données Sage. Le RF est responsable de l’émission des ordres de virement au DPR, qui, à son tour, envoie le formulaire de virement à la banque. Enfin, la banque met à la disposition du salarié son salaire net. Un fichier intitulé « Etat Sal-mois-année PROMES », contenant l’état de salaire ainsi que la procédure d’importation vers SAGE Comptabilité, est créé chaque mois. Chaque salarié doit récupérer son bulletin de paie auprès du service des ressources humaines, à l’exception des gardiens, pour lesquels le bulletin de paie peut être remis sur leur lieu de travail par leur supérieur hiérarchique, sous enveloppe cachetée, contre signature d’un accusé de réception, lequel sera remis par le supérieur hiérarchique au service RH.</w:t>
      </w:r>
    </w:p>
    <w:p w14:paraId="4349A960" w14:textId="77777777" w:rsidR="00A81020" w:rsidRPr="00031A77" w:rsidRDefault="00000000" w:rsidP="0000426A">
      <w:pPr>
        <w:pStyle w:val="CERESBody"/>
        <w:spacing w:after="80"/>
        <w:jc w:val="both"/>
        <w:rPr>
          <w:lang w:val="fr-FR"/>
        </w:rPr>
      </w:pPr>
      <w:r w:rsidRPr="00031A77">
        <w:rPr>
          <w:lang w:val="fr-FR"/>
        </w:rPr>
        <w:t>Le fichier « Charges sociales.xlsx » classe par onglet l’état des cotisations CNaPS (Caisse Nationale de Prévoyance Sociale), FUNFIA et IRSA (Impôts sur les Revenus Salariaux et Assimilés, qui est retenu à la source).</w:t>
      </w:r>
    </w:p>
    <w:p w14:paraId="7BF39ABE" w14:textId="77777777" w:rsidR="00A81020" w:rsidRPr="00031A77" w:rsidRDefault="00000000" w:rsidP="0000426A">
      <w:pPr>
        <w:pStyle w:val="CERESBody"/>
        <w:spacing w:after="80"/>
        <w:jc w:val="both"/>
        <w:rPr>
          <w:lang w:val="fr-FR"/>
        </w:rPr>
      </w:pPr>
      <w:r w:rsidRPr="00031A77">
        <w:rPr>
          <w:lang w:val="fr-FR"/>
        </w:rPr>
        <w:t>Chaque mois, un état salarial ainsi que les états détaillés des cotisations sociales détaillés sont générés, puis signés par le Responsable RH, le RF et le DPR. Ces états sont ensuite archivés par le service RH.</w:t>
      </w:r>
    </w:p>
    <w:p w14:paraId="4B84672E" w14:textId="77777777" w:rsidR="00A81020" w:rsidRPr="00031A77" w:rsidRDefault="00000000" w:rsidP="0000426A">
      <w:pPr>
        <w:pStyle w:val="CERESBody"/>
        <w:spacing w:after="80"/>
        <w:jc w:val="both"/>
        <w:rPr>
          <w:lang w:val="fr-FR"/>
        </w:rPr>
      </w:pPr>
      <w:r w:rsidRPr="00031A77">
        <w:rPr>
          <w:lang w:val="fr-FR"/>
        </w:rPr>
        <w:t>Tous les éléments et avantages non prévus par la loi sont stipulés dans la politique salariale de PROMES. L’association PROMES met à jour périodiquement sa politique salariale lors des réunions de son Conseil d’Administration.</w:t>
      </w:r>
    </w:p>
    <w:p w14:paraId="317728CD" w14:textId="556216BE" w:rsidR="00A81020" w:rsidRPr="00031A77" w:rsidRDefault="00000000" w:rsidP="00831A23">
      <w:pPr>
        <w:pStyle w:val="Titre3"/>
        <w:rPr>
          <w:lang w:val="fr-FR"/>
        </w:rPr>
      </w:pPr>
      <w:bookmarkStart w:id="362" w:name="_Toc223448312"/>
      <w:r w:rsidRPr="00031A77">
        <w:rPr>
          <w:lang w:val="fr-FR"/>
        </w:rPr>
        <w:t>Construction ou réhabilitation par appel d’offres</w:t>
      </w:r>
      <w:bookmarkEnd w:id="362"/>
    </w:p>
    <w:p w14:paraId="43651930" w14:textId="77777777" w:rsidR="00A81020" w:rsidRPr="00031A77" w:rsidRDefault="00000000" w:rsidP="0000426A">
      <w:pPr>
        <w:pStyle w:val="CERESBody"/>
        <w:spacing w:after="80"/>
        <w:jc w:val="both"/>
        <w:rPr>
          <w:lang w:val="fr-FR"/>
        </w:rPr>
      </w:pPr>
      <w:r w:rsidRPr="00031A77">
        <w:rPr>
          <w:lang w:val="fr-FR"/>
        </w:rPr>
        <w:t xml:space="preserve">Lorsque des travaux, qu’il s’agisse de construction ou de réhabilitation, dépassent le cadre de l’intervention directe de l’agent de maintenance ou du responsable des travaux (estimation et arbitrage à faire par le </w:t>
      </w:r>
      <w:r w:rsidRPr="00031A77">
        <w:rPr>
          <w:lang w:val="fr-FR"/>
        </w:rPr>
        <w:lastRenderedPageBreak/>
        <w:t>service logistique), CERES fait appel à des prestataires externes, et ce, toujours par appel d’offres ouvert ou consultation de prix.</w:t>
      </w:r>
    </w:p>
    <w:p w14:paraId="188422AD" w14:textId="765DCA66" w:rsidR="00A81020" w:rsidRPr="00031A77" w:rsidRDefault="00000000" w:rsidP="00831A23">
      <w:pPr>
        <w:pStyle w:val="Titre4"/>
        <w:rPr>
          <w:lang w:val="fr-FR"/>
        </w:rPr>
      </w:pPr>
      <w:bookmarkStart w:id="363" w:name="_Toc223448313"/>
      <w:r w:rsidRPr="00031A77">
        <w:rPr>
          <w:lang w:val="fr-FR"/>
        </w:rPr>
        <w:t xml:space="preserve">Constatation et définition des </w:t>
      </w:r>
      <w:proofErr w:type="gramStart"/>
      <w:r w:rsidR="00831A23" w:rsidRPr="00031A77">
        <w:rPr>
          <w:lang w:val="fr-FR"/>
        </w:rPr>
        <w:t>besoins:</w:t>
      </w:r>
      <w:bookmarkEnd w:id="363"/>
      <w:proofErr w:type="gramEnd"/>
    </w:p>
    <w:p w14:paraId="20331154" w14:textId="7363F24E" w:rsidR="00A81020" w:rsidRPr="00031A77" w:rsidRDefault="00000000" w:rsidP="0000426A">
      <w:pPr>
        <w:pStyle w:val="CERESBody"/>
        <w:spacing w:after="80"/>
        <w:jc w:val="both"/>
        <w:rPr>
          <w:lang w:val="fr-FR"/>
        </w:rPr>
      </w:pPr>
      <w:r w:rsidRPr="00031A77">
        <w:rPr>
          <w:lang w:val="fr-FR"/>
        </w:rPr>
        <w:t xml:space="preserve">La constatation des besoins commence par le collaborateur ou le service concerné. Ce dernier informe ensuite le service logistique (Annexe </w:t>
      </w:r>
      <w:proofErr w:type="gramStart"/>
      <w:r w:rsidR="00A87227" w:rsidRPr="00031A77">
        <w:rPr>
          <w:lang w:val="fr-FR"/>
        </w:rPr>
        <w:t>16:</w:t>
      </w:r>
      <w:proofErr w:type="gramEnd"/>
      <w:r w:rsidRPr="00031A77">
        <w:rPr>
          <w:lang w:val="fr-FR"/>
        </w:rPr>
        <w:t xml:space="preserve"> Fiche de demande d’intervention), qui saisit le responsable des travaux. Ce dernier rédige ensuite la demande à travers un Cahier des Clauses Techniques Particulières CCTP. Selon la nature des travaux, le Responsable des travaux peut solliciter l’assistance du Consultant en suivi de travaux.</w:t>
      </w:r>
    </w:p>
    <w:p w14:paraId="622C8C1F" w14:textId="19774C81" w:rsidR="00A81020" w:rsidRPr="00031A77" w:rsidRDefault="00000000" w:rsidP="00831A23">
      <w:pPr>
        <w:pStyle w:val="Titre4"/>
        <w:rPr>
          <w:lang w:val="fr-FR"/>
        </w:rPr>
      </w:pPr>
      <w:bookmarkStart w:id="364" w:name="_Toc223448314"/>
      <w:r w:rsidRPr="00031A77">
        <w:rPr>
          <w:lang w:val="fr-FR"/>
        </w:rPr>
        <w:t xml:space="preserve">Appel d’offres et attributions de </w:t>
      </w:r>
      <w:proofErr w:type="gramStart"/>
      <w:r w:rsidR="00831A23" w:rsidRPr="00031A77">
        <w:rPr>
          <w:lang w:val="fr-FR"/>
        </w:rPr>
        <w:t>marchés:</w:t>
      </w:r>
      <w:bookmarkEnd w:id="364"/>
      <w:proofErr w:type="gramEnd"/>
    </w:p>
    <w:p w14:paraId="62085B79" w14:textId="77777777" w:rsidR="00A81020" w:rsidRPr="00031A77" w:rsidRDefault="00000000" w:rsidP="0000426A">
      <w:pPr>
        <w:pStyle w:val="CERESBody"/>
        <w:spacing w:after="80"/>
        <w:jc w:val="both"/>
        <w:rPr>
          <w:lang w:val="fr-FR"/>
        </w:rPr>
      </w:pPr>
      <w:r w:rsidRPr="00031A77">
        <w:rPr>
          <w:lang w:val="fr-FR"/>
        </w:rPr>
        <w:t xml:space="preserve">Ensuite, le service administratif et logistique procède à l’appel d’offres (incluant la date limite de dépôt et les dates prévisionnelles de visite sur site). La publication se fait par voie d’affichage, par </w:t>
      </w:r>
      <w:proofErr w:type="gramStart"/>
      <w:r w:rsidRPr="00031A77">
        <w:rPr>
          <w:lang w:val="fr-FR"/>
        </w:rPr>
        <w:t>e-mails</w:t>
      </w:r>
      <w:proofErr w:type="gramEnd"/>
      <w:r w:rsidRPr="00031A77">
        <w:rPr>
          <w:lang w:val="fr-FR"/>
        </w:rPr>
        <w:t xml:space="preserve"> (les </w:t>
      </w:r>
      <w:proofErr w:type="gramStart"/>
      <w:r w:rsidRPr="00031A77">
        <w:rPr>
          <w:lang w:val="fr-FR"/>
        </w:rPr>
        <w:t>e-mails</w:t>
      </w:r>
      <w:proofErr w:type="gramEnd"/>
      <w:r w:rsidRPr="00031A77">
        <w:rPr>
          <w:lang w:val="fr-FR"/>
        </w:rPr>
        <w:t xml:space="preserve"> étant destinés à ceux ayant déjà travaillés avec CERES) ou par parution dans un journal national, selon le montant concerné et conformément aux procédures d’achat du CERES. Tous les prestataires souhaitant répondre à l’appel d’offres doivent impérativement effectuer une visite sur le terrain.</w:t>
      </w:r>
    </w:p>
    <w:p w14:paraId="75AA2578" w14:textId="77777777" w:rsidR="00A81020" w:rsidRPr="00031A77" w:rsidRDefault="00000000" w:rsidP="0000426A">
      <w:pPr>
        <w:pStyle w:val="CERESBody"/>
        <w:spacing w:after="80"/>
        <w:jc w:val="both"/>
        <w:rPr>
          <w:lang w:val="fr-FR"/>
        </w:rPr>
      </w:pPr>
      <w:r w:rsidRPr="00031A77">
        <w:rPr>
          <w:lang w:val="fr-FR"/>
        </w:rPr>
        <w:t>Les offres doivent inclure au minimum une offre technique et une offre financière. Après la clôture de la réception des dossiers, le service administratif et logistique définit une date pour l’ouverture des plis et l’analyse des offres (techniques et financières).</w:t>
      </w:r>
    </w:p>
    <w:p w14:paraId="1B6C57BE" w14:textId="77777777" w:rsidR="00A81020" w:rsidRPr="00031A77" w:rsidRDefault="00000000" w:rsidP="0000426A">
      <w:pPr>
        <w:pStyle w:val="CERESBody"/>
        <w:spacing w:after="80"/>
        <w:jc w:val="both"/>
        <w:rPr>
          <w:lang w:val="fr-FR"/>
        </w:rPr>
      </w:pPr>
      <w:r w:rsidRPr="00031A77">
        <w:rPr>
          <w:lang w:val="fr-FR"/>
        </w:rPr>
        <w:t>Lors de l’ouvertures des plis et de l’analyse des offres, une commission d’évaluation, composée d’au moins trois personnes, est obligatoire. Elle inclut le RAL pour superviser l’ensemble du processus d’appel d’offres, le RF ou le chargé des achats pour analyser les aspects financiers (coût, conditions de paiement, etc.) et le contrôleur de gestion pour analyser la conformité des coûts par rapport aux prévisions budgétaires. Pour les travaux de construction, CERES invite un Responsable Travaux et/ou l’agent de maintenance à analyser la pertinence technique des offres, évaluer les solutions proposées et contrôler la conformité des propositions techniques avec les spécifications du cahier des charges.</w:t>
      </w:r>
    </w:p>
    <w:p w14:paraId="266EE446" w14:textId="77777777" w:rsidR="00A81020" w:rsidRPr="00031A77" w:rsidRDefault="00000000" w:rsidP="0000426A">
      <w:pPr>
        <w:pStyle w:val="CERESBody"/>
        <w:spacing w:after="80"/>
        <w:jc w:val="both"/>
        <w:rPr>
          <w:lang w:val="fr-FR"/>
        </w:rPr>
      </w:pPr>
      <w:r w:rsidRPr="00031A77">
        <w:rPr>
          <w:lang w:val="fr-FR"/>
        </w:rPr>
        <w:t>L’objectif est de hiérarchiser les offres selon les critères de coûts et de qualité. La décision finale est consignée dans un procès-verbal (PV) où sont inscrites toutes les offres reçues, leur classement, ainsi que tous les incidents ou remarques. Le PV est signé par les personnes présentes, avec leur nom et leur fonction.</w:t>
      </w:r>
    </w:p>
    <w:p w14:paraId="07381984" w14:textId="77777777" w:rsidR="00A81020" w:rsidRPr="00031A77" w:rsidRDefault="00000000" w:rsidP="0000426A">
      <w:pPr>
        <w:pStyle w:val="CERESBody"/>
        <w:spacing w:after="80"/>
        <w:jc w:val="both"/>
        <w:rPr>
          <w:lang w:val="fr-FR"/>
        </w:rPr>
      </w:pPr>
      <w:r w:rsidRPr="00031A77">
        <w:rPr>
          <w:lang w:val="fr-FR"/>
        </w:rPr>
        <w:t>La décision finale d’attribution revient au DPR.</w:t>
      </w:r>
    </w:p>
    <w:p w14:paraId="0E378664" w14:textId="77777777" w:rsidR="00A81020" w:rsidRDefault="00000000" w:rsidP="0000426A">
      <w:pPr>
        <w:pStyle w:val="CERESBody"/>
        <w:spacing w:after="80"/>
        <w:jc w:val="both"/>
      </w:pPr>
      <w:r w:rsidRPr="00031A77">
        <w:rPr>
          <w:lang w:val="fr-FR"/>
        </w:rPr>
        <w:t xml:space="preserve">De même, un modèle de contrat relatif à ces travaux doit être rédigé. Il inclut, entre autres, les conditions ISI (sujétion à l’Impôt du prestataire), les tranches de déblocages, ainsi que les conditions de résolution de litiges. En effet, en l’absence de NIF, CERES déduit 5% du montant total du contrat à titre d’ISI et le verse directement à l’impôt. </w:t>
      </w:r>
      <w:r>
        <w:t xml:space="preserve">Le CCTP </w:t>
      </w:r>
      <w:proofErr w:type="spellStart"/>
      <w:r>
        <w:t>fera</w:t>
      </w:r>
      <w:proofErr w:type="spellEnd"/>
      <w:r>
        <w:t xml:space="preserve"> </w:t>
      </w:r>
      <w:proofErr w:type="spellStart"/>
      <w:r>
        <w:t>partie</w:t>
      </w:r>
      <w:proofErr w:type="spellEnd"/>
      <w:r>
        <w:t xml:space="preserve"> </w:t>
      </w:r>
      <w:proofErr w:type="spellStart"/>
      <w:r>
        <w:t>intégrante</w:t>
      </w:r>
      <w:proofErr w:type="spellEnd"/>
      <w:r>
        <w:t xml:space="preserve"> du </w:t>
      </w:r>
      <w:proofErr w:type="spellStart"/>
      <w:r>
        <w:t>contrat</w:t>
      </w:r>
      <w:proofErr w:type="spellEnd"/>
      <w:r>
        <w:t>.</w:t>
      </w:r>
    </w:p>
    <w:p w14:paraId="032B6EF7" w14:textId="6F1000E2" w:rsidR="00A81020" w:rsidRDefault="00A87227" w:rsidP="00B675D4">
      <w:pPr>
        <w:pStyle w:val="Titre4"/>
      </w:pPr>
      <w:bookmarkStart w:id="365" w:name="_Toc223448315"/>
      <w:proofErr w:type="spellStart"/>
      <w:r>
        <w:t>Garanties</w:t>
      </w:r>
      <w:proofErr w:type="spellEnd"/>
      <w:r>
        <w:t>:</w:t>
      </w:r>
      <w:bookmarkEnd w:id="365"/>
    </w:p>
    <w:p w14:paraId="344CBBE5" w14:textId="77777777" w:rsidR="00A81020" w:rsidRDefault="00000000" w:rsidP="0000426A">
      <w:pPr>
        <w:pStyle w:val="CERESBody"/>
        <w:spacing w:after="80"/>
        <w:jc w:val="both"/>
      </w:pPr>
      <w:r w:rsidRPr="00031A77">
        <w:rPr>
          <w:lang w:val="fr-FR"/>
        </w:rPr>
        <w:t xml:space="preserve">CERES retient automatiquement 5% du montant global du contrat en guise de garantie des travaux lorsque le montant total du contrat dépasse 5 millions d’Ariary. Cette somme sera versée aux prestataires à l’issu de la période de garantie. </w:t>
      </w:r>
      <w:r>
        <w:t xml:space="preserve">Cette </w:t>
      </w:r>
      <w:proofErr w:type="spellStart"/>
      <w:r>
        <w:t>période</w:t>
      </w:r>
      <w:proofErr w:type="spellEnd"/>
      <w:r>
        <w:t xml:space="preserve"> est </w:t>
      </w:r>
      <w:proofErr w:type="spellStart"/>
      <w:r>
        <w:t>fixée</w:t>
      </w:r>
      <w:proofErr w:type="spellEnd"/>
      <w:r>
        <w:t xml:space="preserve"> à un minimum de 6 </w:t>
      </w:r>
      <w:proofErr w:type="spellStart"/>
      <w:r>
        <w:t>mois</w:t>
      </w:r>
      <w:proofErr w:type="spellEnd"/>
      <w:r>
        <w:t>.</w:t>
      </w:r>
    </w:p>
    <w:p w14:paraId="00E3AF09" w14:textId="77777777" w:rsidR="008D571F" w:rsidRDefault="008D571F">
      <w:pPr>
        <w:pStyle w:val="CERESBody"/>
        <w:spacing w:after="80"/>
      </w:pPr>
    </w:p>
    <w:p w14:paraId="7ED10294" w14:textId="70BB93A4" w:rsidR="00A81020" w:rsidRPr="00031A77" w:rsidRDefault="00000000" w:rsidP="004A5A57">
      <w:pPr>
        <w:pStyle w:val="Titre3"/>
        <w:rPr>
          <w:lang w:val="fr-FR"/>
        </w:rPr>
      </w:pPr>
      <w:bookmarkStart w:id="366" w:name="_Toc223448316"/>
      <w:r w:rsidRPr="00031A77">
        <w:rPr>
          <w:lang w:val="fr-FR"/>
        </w:rPr>
        <w:lastRenderedPageBreak/>
        <w:t>Appuis aux cantines scolaires et internats</w:t>
      </w:r>
      <w:bookmarkEnd w:id="366"/>
    </w:p>
    <w:p w14:paraId="335CD610" w14:textId="77777777" w:rsidR="00A81020" w:rsidRPr="00031A77" w:rsidRDefault="00000000" w:rsidP="0000426A">
      <w:pPr>
        <w:pStyle w:val="CERESBody"/>
        <w:spacing w:after="80"/>
        <w:jc w:val="both"/>
        <w:rPr>
          <w:lang w:val="fr-FR"/>
        </w:rPr>
      </w:pPr>
      <w:r w:rsidRPr="00031A77">
        <w:rPr>
          <w:lang w:val="fr-FR"/>
        </w:rPr>
        <w:t>Le service financier n’a pas en charge la collecte ni la gestion directe des apports en nature (paddy et riz blanc) fournis par les élèves internes ou des dotations aux cantines scolaires. Il assure cependant le suivi comptable de ces contributions sur la base des états de suivi régulièrement transmis par les RIR.</w:t>
      </w:r>
    </w:p>
    <w:p w14:paraId="0B8CE5AE" w14:textId="621C8787" w:rsidR="00A81020" w:rsidRPr="00031A77" w:rsidRDefault="00000000" w:rsidP="0000426A">
      <w:pPr>
        <w:pStyle w:val="CERESBody"/>
        <w:spacing w:after="80"/>
        <w:jc w:val="both"/>
        <w:rPr>
          <w:lang w:val="fr-FR"/>
        </w:rPr>
      </w:pPr>
      <w:r w:rsidRPr="00031A77">
        <w:rPr>
          <w:lang w:val="fr-FR"/>
        </w:rPr>
        <w:t xml:space="preserve">Ces outils de suivi ont pour objectif </w:t>
      </w:r>
      <w:proofErr w:type="gramStart"/>
      <w:r w:rsidR="00DC54A8" w:rsidRPr="00031A77">
        <w:rPr>
          <w:lang w:val="fr-FR"/>
        </w:rPr>
        <w:t>de:</w:t>
      </w:r>
      <w:proofErr w:type="gramEnd"/>
    </w:p>
    <w:p w14:paraId="3753EABA" w14:textId="77777777" w:rsidR="00A81020" w:rsidRPr="00031A77" w:rsidRDefault="00000000">
      <w:pPr>
        <w:pStyle w:val="CERESBody"/>
        <w:numPr>
          <w:ilvl w:val="0"/>
          <w:numId w:val="141"/>
        </w:numPr>
        <w:spacing w:after="80"/>
        <w:jc w:val="both"/>
        <w:rPr>
          <w:lang w:val="fr-FR"/>
        </w:rPr>
      </w:pPr>
      <w:r w:rsidRPr="00031A77">
        <w:rPr>
          <w:lang w:val="fr-FR"/>
        </w:rPr>
        <w:t>Contrôler la conformité des contributions par rapport aux prévisions initiales,</w:t>
      </w:r>
    </w:p>
    <w:p w14:paraId="2960A2FC" w14:textId="77777777" w:rsidR="00A81020" w:rsidRPr="00031A77" w:rsidRDefault="00000000">
      <w:pPr>
        <w:pStyle w:val="CERESBody"/>
        <w:numPr>
          <w:ilvl w:val="0"/>
          <w:numId w:val="141"/>
        </w:numPr>
        <w:spacing w:after="80"/>
        <w:jc w:val="both"/>
        <w:rPr>
          <w:lang w:val="fr-FR"/>
        </w:rPr>
      </w:pPr>
      <w:r w:rsidRPr="00031A77">
        <w:rPr>
          <w:lang w:val="fr-FR"/>
        </w:rPr>
        <w:t>Identifier les écarts et les besoins de compensation,</w:t>
      </w:r>
    </w:p>
    <w:p w14:paraId="7B5966F9" w14:textId="77777777" w:rsidR="00A81020" w:rsidRPr="00031A77" w:rsidRDefault="00000000">
      <w:pPr>
        <w:pStyle w:val="CERESBody"/>
        <w:numPr>
          <w:ilvl w:val="0"/>
          <w:numId w:val="141"/>
        </w:numPr>
        <w:spacing w:after="80"/>
        <w:jc w:val="both"/>
        <w:rPr>
          <w:lang w:val="fr-FR"/>
        </w:rPr>
      </w:pPr>
      <w:r w:rsidRPr="00031A77">
        <w:rPr>
          <w:lang w:val="fr-FR"/>
        </w:rPr>
        <w:t>Valider les achats complémentaires de riz, dans le respect du budget annuel alloué et des procédures d’approvisionnement en vigueur.</w:t>
      </w:r>
    </w:p>
    <w:p w14:paraId="2FD05EF6" w14:textId="77777777" w:rsidR="00A81020" w:rsidRPr="00031A77" w:rsidRDefault="00000000" w:rsidP="0000426A">
      <w:pPr>
        <w:pStyle w:val="CERESBody"/>
        <w:spacing w:after="80"/>
        <w:jc w:val="both"/>
        <w:rPr>
          <w:lang w:val="fr-FR"/>
        </w:rPr>
      </w:pPr>
      <w:r w:rsidRPr="00031A77">
        <w:rPr>
          <w:lang w:val="fr-FR"/>
        </w:rPr>
        <w:t>Une fois les besoins confirmés, le service logistique prépare et dépose la navette d’achat, accompagnée des pièces justificatives nécessaires. Le RF procède alors à l'exécution de l'achat, après avoir vérifié la conformité des documents transmis.</w:t>
      </w:r>
    </w:p>
    <w:p w14:paraId="67D7CA9F" w14:textId="77777777" w:rsidR="00A81020" w:rsidRPr="00031A77" w:rsidRDefault="00000000" w:rsidP="0000426A">
      <w:pPr>
        <w:pStyle w:val="CERESBody"/>
        <w:spacing w:after="80"/>
        <w:jc w:val="both"/>
        <w:rPr>
          <w:lang w:val="fr-FR"/>
        </w:rPr>
      </w:pPr>
      <w:r w:rsidRPr="00031A77">
        <w:rPr>
          <w:lang w:val="fr-FR"/>
        </w:rPr>
        <w:t>Ce dispositif garantit une gestion rigoureuse et équilibrée des ressources alimentaires, en tenant compte des apports en nature des familles et des appuis financés par le programme.</w:t>
      </w:r>
    </w:p>
    <w:p w14:paraId="5C852BFF" w14:textId="77777777" w:rsidR="00A81020" w:rsidRPr="00031A77" w:rsidRDefault="00A81020">
      <w:pPr>
        <w:pStyle w:val="CERESBody"/>
        <w:rPr>
          <w:lang w:val="fr-FR"/>
        </w:rPr>
      </w:pPr>
    </w:p>
    <w:p w14:paraId="7BF5C799" w14:textId="48BB4149" w:rsidR="00A81020" w:rsidRDefault="00000000" w:rsidP="004A5A57">
      <w:pPr>
        <w:pStyle w:val="Titre4"/>
      </w:pPr>
      <w:bookmarkStart w:id="367" w:name="_Toc223448317"/>
      <w:r>
        <w:t xml:space="preserve">Dotation </w:t>
      </w:r>
      <w:proofErr w:type="spellStart"/>
      <w:r>
        <w:t>annuelle</w:t>
      </w:r>
      <w:proofErr w:type="spellEnd"/>
      <w:r>
        <w:t xml:space="preserve"> aux CASCO</w:t>
      </w:r>
      <w:bookmarkEnd w:id="367"/>
    </w:p>
    <w:p w14:paraId="1EF7435A" w14:textId="77777777" w:rsidR="00A81020" w:rsidRPr="00031A77" w:rsidRDefault="00000000" w:rsidP="0000426A">
      <w:pPr>
        <w:pStyle w:val="CERESBody"/>
        <w:spacing w:after="80"/>
        <w:jc w:val="both"/>
        <w:rPr>
          <w:lang w:val="fr-FR"/>
        </w:rPr>
      </w:pPr>
      <w:r w:rsidRPr="00031A77">
        <w:rPr>
          <w:lang w:val="fr-FR"/>
        </w:rPr>
        <w:t>Chaque année, CERES dote les cantines scolaires des collèges partenaires d’un stock de paddy correspondant à 50% de l’apport des parents pour le second enfant d’une même famille scolarisé au collège, et à 90% pour les enfants suivants d’une même famille scolarisé au collège. Cependant, cet apport, calculé à partir du riz, est payé en numéraire, comme stipulé précédemment.</w:t>
      </w:r>
    </w:p>
    <w:p w14:paraId="0EDF9676" w14:textId="46C5B15B" w:rsidR="00A81020" w:rsidRPr="00031A77" w:rsidRDefault="00000000" w:rsidP="004A5A57">
      <w:pPr>
        <w:pStyle w:val="Titre4"/>
        <w:rPr>
          <w:lang w:val="fr-FR"/>
        </w:rPr>
      </w:pPr>
      <w:bookmarkStart w:id="368" w:name="_Toc223448318"/>
      <w:r w:rsidRPr="00031A77">
        <w:rPr>
          <w:lang w:val="fr-FR"/>
        </w:rPr>
        <w:t>Approvisionnement de complément alimentaire en riz pour les internes</w:t>
      </w:r>
      <w:bookmarkEnd w:id="368"/>
    </w:p>
    <w:p w14:paraId="329BDA46" w14:textId="5EE1F73F" w:rsidR="00A81020" w:rsidRPr="00031A77" w:rsidRDefault="00000000" w:rsidP="0000426A">
      <w:pPr>
        <w:pStyle w:val="CERESBody"/>
        <w:spacing w:after="80"/>
        <w:jc w:val="both"/>
        <w:rPr>
          <w:lang w:val="fr-FR"/>
        </w:rPr>
      </w:pPr>
      <w:r w:rsidRPr="00031A77">
        <w:rPr>
          <w:lang w:val="fr-FR"/>
        </w:rPr>
        <w:t xml:space="preserve">Chaque élève inscrit à l’internat de la réussite contribue en nature selon deux modalités </w:t>
      </w:r>
      <w:proofErr w:type="gramStart"/>
      <w:r w:rsidR="00DC54A8" w:rsidRPr="00031A77">
        <w:rPr>
          <w:lang w:val="fr-FR"/>
        </w:rPr>
        <w:t>principales:</w:t>
      </w:r>
      <w:proofErr w:type="gramEnd"/>
      <w:r w:rsidRPr="00031A77">
        <w:rPr>
          <w:lang w:val="fr-FR"/>
        </w:rPr>
        <w:t xml:space="preserve"> une participation annuelle en paddy et un apport hebdomadaire en riz blanc. La contribution en paddy s’élève à 170 </w:t>
      </w:r>
      <w:proofErr w:type="spellStart"/>
      <w:r w:rsidRPr="00031A77">
        <w:rPr>
          <w:lang w:val="fr-FR"/>
        </w:rPr>
        <w:t>kapoaka</w:t>
      </w:r>
      <w:proofErr w:type="spellEnd"/>
      <w:r w:rsidRPr="00031A77">
        <w:rPr>
          <w:lang w:val="fr-FR"/>
        </w:rPr>
        <w:t xml:space="preserve"> par an pour le premier enfant d’une famille, 128 </w:t>
      </w:r>
      <w:proofErr w:type="spellStart"/>
      <w:r w:rsidRPr="00031A77">
        <w:rPr>
          <w:lang w:val="fr-FR"/>
        </w:rPr>
        <w:t>kapoaka</w:t>
      </w:r>
      <w:proofErr w:type="spellEnd"/>
      <w:r w:rsidRPr="00031A77">
        <w:rPr>
          <w:lang w:val="fr-FR"/>
        </w:rPr>
        <w:t xml:space="preserve"> pour le deuxième, et 85 </w:t>
      </w:r>
      <w:proofErr w:type="spellStart"/>
      <w:r w:rsidRPr="00031A77">
        <w:rPr>
          <w:lang w:val="fr-FR"/>
        </w:rPr>
        <w:t>kapoaka</w:t>
      </w:r>
      <w:proofErr w:type="spellEnd"/>
      <w:r w:rsidRPr="00031A77">
        <w:rPr>
          <w:lang w:val="fr-FR"/>
        </w:rPr>
        <w:t xml:space="preserve"> pour le troisième. Elle est versée en deux </w:t>
      </w:r>
      <w:proofErr w:type="gramStart"/>
      <w:r w:rsidR="007B0292" w:rsidRPr="00031A77">
        <w:rPr>
          <w:lang w:val="fr-FR"/>
        </w:rPr>
        <w:t>échéances:</w:t>
      </w:r>
      <w:proofErr w:type="gramEnd"/>
      <w:r w:rsidRPr="00031A77">
        <w:rPr>
          <w:lang w:val="fr-FR"/>
        </w:rPr>
        <w:t xml:space="preserve"> une première partie avant le 1er novembre, et la seconde avant le 31 mai. A titre exceptionnel, PROMES peut faciliter ce paiement.</w:t>
      </w:r>
    </w:p>
    <w:p w14:paraId="20118C1E" w14:textId="77777777" w:rsidR="00A81020" w:rsidRPr="00031A77" w:rsidRDefault="00000000" w:rsidP="0000426A">
      <w:pPr>
        <w:pStyle w:val="CERESBody"/>
        <w:spacing w:after="80"/>
        <w:jc w:val="both"/>
        <w:rPr>
          <w:lang w:val="fr-FR"/>
        </w:rPr>
      </w:pPr>
      <w:r w:rsidRPr="00031A77">
        <w:rPr>
          <w:lang w:val="fr-FR"/>
        </w:rPr>
        <w:t xml:space="preserve">Par ailleurs, chaque interne doit fournir 4 </w:t>
      </w:r>
      <w:proofErr w:type="spellStart"/>
      <w:r w:rsidRPr="00031A77">
        <w:rPr>
          <w:lang w:val="fr-FR"/>
        </w:rPr>
        <w:t>kapoaka</w:t>
      </w:r>
      <w:proofErr w:type="spellEnd"/>
      <w:r w:rsidRPr="00031A77">
        <w:rPr>
          <w:lang w:val="fr-FR"/>
        </w:rPr>
        <w:t xml:space="preserve"> de riz blanc par semaine pour la consommation courante de l’internat. Pendant la période de la CASCO, cette quantité est réaffectée à la participation des élèves à la CASCO, remplaçant ainsi leur contribution habituelle en riz pour les repas durant cette période.</w:t>
      </w:r>
    </w:p>
    <w:p w14:paraId="5C3928D3" w14:textId="77777777" w:rsidR="00A81020" w:rsidRPr="00031A77" w:rsidRDefault="00A81020" w:rsidP="0000426A">
      <w:pPr>
        <w:pStyle w:val="CERESBody"/>
        <w:jc w:val="both"/>
        <w:rPr>
          <w:lang w:val="fr-FR"/>
        </w:rPr>
      </w:pPr>
    </w:p>
    <w:p w14:paraId="3C065B56" w14:textId="021E3A74" w:rsidR="00C45990" w:rsidRPr="00031A77" w:rsidRDefault="00000000" w:rsidP="004A5A57">
      <w:pPr>
        <w:pStyle w:val="CERESBody"/>
        <w:spacing w:after="80"/>
        <w:jc w:val="both"/>
        <w:rPr>
          <w:lang w:val="fr-FR"/>
        </w:rPr>
      </w:pPr>
      <w:r w:rsidRPr="00031A77">
        <w:rPr>
          <w:lang w:val="fr-FR"/>
        </w:rPr>
        <w:t>En complément des apports en nature (riz blanc et paddy) fournis par les internes et gérés par le service des internats, le Programme CERES finance l’achat de riz supplémentaire pour couvrir l’ensemble des besoins alimentaires annuels.</w:t>
      </w:r>
    </w:p>
    <w:p w14:paraId="06F5B9A8" w14:textId="2B2940ED" w:rsidR="00A81020" w:rsidRDefault="00000000" w:rsidP="004A5A57">
      <w:pPr>
        <w:pStyle w:val="Titre3"/>
      </w:pPr>
      <w:bookmarkStart w:id="369" w:name="_Toc223448319"/>
      <w:proofErr w:type="spellStart"/>
      <w:r>
        <w:lastRenderedPageBreak/>
        <w:t>Avances</w:t>
      </w:r>
      <w:proofErr w:type="spellEnd"/>
      <w:r>
        <w:t xml:space="preserve"> et </w:t>
      </w:r>
      <w:proofErr w:type="spellStart"/>
      <w:r>
        <w:t>remboursement</w:t>
      </w:r>
      <w:proofErr w:type="spellEnd"/>
      <w:r>
        <w:t xml:space="preserve"> de frais</w:t>
      </w:r>
      <w:bookmarkEnd w:id="369"/>
    </w:p>
    <w:p w14:paraId="1BE01B0E" w14:textId="56685B86" w:rsidR="00A81020" w:rsidRDefault="00000000" w:rsidP="004A5A57">
      <w:pPr>
        <w:pStyle w:val="Titre4"/>
      </w:pPr>
      <w:bookmarkStart w:id="370" w:name="_Toc223448320"/>
      <w:proofErr w:type="spellStart"/>
      <w:r>
        <w:t>Avances</w:t>
      </w:r>
      <w:proofErr w:type="spellEnd"/>
      <w:r>
        <w:t xml:space="preserve"> </w:t>
      </w:r>
      <w:proofErr w:type="spellStart"/>
      <w:r>
        <w:t>permanentes</w:t>
      </w:r>
      <w:proofErr w:type="spellEnd"/>
      <w:r>
        <w:t xml:space="preserve"> au personnel</w:t>
      </w:r>
      <w:bookmarkEnd w:id="370"/>
    </w:p>
    <w:p w14:paraId="1EFF05DB" w14:textId="2FFF49B4" w:rsidR="00A81020" w:rsidRPr="00031A77" w:rsidRDefault="00000000" w:rsidP="00E43765">
      <w:pPr>
        <w:pStyle w:val="CERESBody"/>
        <w:spacing w:after="80"/>
        <w:jc w:val="both"/>
        <w:rPr>
          <w:lang w:val="fr-FR"/>
        </w:rPr>
      </w:pPr>
      <w:r w:rsidRPr="00031A77">
        <w:rPr>
          <w:lang w:val="fr-FR"/>
        </w:rPr>
        <w:t>Le versement d’avances ponctuelles sur salaire aux salariés de PROMES est interdit. En revanche, des avances permanentes peuvent être accordées aux salariés qui engagent des dépenses personnelles pour le compte de PROMES. Un reçu, signé par le salarié, atteste de chaque avance. Le montant de ces avances et des dépenses associées ne doit en aucun cas dépasser le salaire mensuel du salarié et est fixé par le DPR. Les notes de frais sont intégralement remboursées, sans déduction du montant de l’avance, afin de maintenir son caractère permanent. L’avance doit être remboursée par le salarié au plus tard à la fin de son contrat, lors de l’établissement du solde de tout compte.</w:t>
      </w:r>
    </w:p>
    <w:p w14:paraId="38906638" w14:textId="0AB40202" w:rsidR="00A81020" w:rsidRDefault="00000000" w:rsidP="00E43765">
      <w:pPr>
        <w:pStyle w:val="Titre4"/>
      </w:pPr>
      <w:bookmarkStart w:id="371" w:name="_Toc223448321"/>
      <w:proofErr w:type="spellStart"/>
      <w:r>
        <w:t>Remboursement</w:t>
      </w:r>
      <w:proofErr w:type="spellEnd"/>
      <w:r>
        <w:t xml:space="preserve"> des notes de frais</w:t>
      </w:r>
      <w:bookmarkEnd w:id="371"/>
    </w:p>
    <w:p w14:paraId="16AE4D03" w14:textId="77777777" w:rsidR="00A81020" w:rsidRPr="00031A77" w:rsidRDefault="00000000" w:rsidP="0000426A">
      <w:pPr>
        <w:pStyle w:val="CERESBody"/>
        <w:spacing w:after="80"/>
        <w:jc w:val="both"/>
        <w:rPr>
          <w:lang w:val="fr-FR"/>
        </w:rPr>
      </w:pPr>
      <w:r w:rsidRPr="00031A77">
        <w:rPr>
          <w:lang w:val="fr-FR"/>
        </w:rPr>
        <w:t>PROMES demande à ses collaborateurs d’avancer en espèces les dépenses courantes que l’association, ne peut engager, en raison de ne pas gérer de caisse. Une avance permanente (cf. ci-dessous), versée par PROMES, rend cette opération financièrement neutre pour le collaborateur.</w:t>
      </w:r>
    </w:p>
    <w:p w14:paraId="37CD1753" w14:textId="77777777" w:rsidR="00A81020" w:rsidRPr="00031A77" w:rsidRDefault="00000000" w:rsidP="0000426A">
      <w:pPr>
        <w:pStyle w:val="CERESBody"/>
        <w:spacing w:after="80"/>
        <w:jc w:val="both"/>
        <w:rPr>
          <w:lang w:val="fr-FR"/>
        </w:rPr>
      </w:pPr>
      <w:r w:rsidRPr="00031A77">
        <w:rPr>
          <w:lang w:val="fr-FR"/>
        </w:rPr>
        <w:t>La note de frais doit demeurer une procédure d’achat exceptionnelle.</w:t>
      </w:r>
    </w:p>
    <w:p w14:paraId="52049D93" w14:textId="77777777" w:rsidR="00A81020" w:rsidRPr="00031A77" w:rsidRDefault="00000000" w:rsidP="0000426A">
      <w:pPr>
        <w:pStyle w:val="CERESBody"/>
        <w:spacing w:after="80"/>
        <w:jc w:val="both"/>
        <w:rPr>
          <w:lang w:val="fr-FR"/>
        </w:rPr>
      </w:pPr>
      <w:r w:rsidRPr="00031A77">
        <w:rPr>
          <w:lang w:val="fr-FR"/>
        </w:rPr>
        <w:t xml:space="preserve">Pour être certain d’être remboursé, un salarié peut, avant d’engager la dépense, obtenir l’autorisation d’achat du DPR par </w:t>
      </w:r>
      <w:proofErr w:type="gramStart"/>
      <w:r w:rsidRPr="00031A77">
        <w:rPr>
          <w:lang w:val="fr-FR"/>
        </w:rPr>
        <w:t>e-mail</w:t>
      </w:r>
      <w:proofErr w:type="gramEnd"/>
      <w:r w:rsidRPr="00031A77">
        <w:rPr>
          <w:lang w:val="fr-FR"/>
        </w:rPr>
        <w:t>. Si une facture dépasse 30 000 Ar, une autorisation préalable du DPR est obligatoire.</w:t>
      </w:r>
    </w:p>
    <w:p w14:paraId="161DE2C0" w14:textId="77777777" w:rsidR="00A81020" w:rsidRPr="00031A77" w:rsidRDefault="00000000" w:rsidP="0000426A">
      <w:pPr>
        <w:pStyle w:val="CERESBody"/>
        <w:spacing w:after="80"/>
        <w:jc w:val="both"/>
        <w:rPr>
          <w:lang w:val="fr-FR"/>
        </w:rPr>
      </w:pPr>
      <w:r w:rsidRPr="00031A77">
        <w:rPr>
          <w:lang w:val="fr-FR"/>
        </w:rPr>
        <w:t>Certaines charges ne permettent pas d’obtenir des factures en bonne et due forme. Dans ce cas, une déclaration sur l’honneur, signée par le collaborateur et le chef de service, est requise. Cela concerne notamment les frais du bus, les frais de taxi-brousse suburbain, ainsi que les participations à des funérailles ou à d’autres évènements. Pour ces participations, une autorisation préalable du DPR est requise.</w:t>
      </w:r>
    </w:p>
    <w:p w14:paraId="1390AB22" w14:textId="36039D4F" w:rsidR="00A81020" w:rsidRPr="00031A77" w:rsidRDefault="00000000" w:rsidP="0000426A">
      <w:pPr>
        <w:pStyle w:val="CERESBody"/>
        <w:spacing w:after="80"/>
        <w:jc w:val="both"/>
        <w:rPr>
          <w:lang w:val="fr-FR"/>
        </w:rPr>
      </w:pPr>
      <w:r w:rsidRPr="00031A77">
        <w:rPr>
          <w:lang w:val="fr-FR"/>
        </w:rPr>
        <w:t>Le collaborateur rédige ensuite une note de frais (cf. annexe 17 NDF) sur la base des factures collectées (aucun remboursement sans facture et/ou ordre de mission (OM) accompagné du budget validé par le DPR) et la remet au RF au plus tard le premier mardi du mois suivant m+1 pour obtenir le remboursement lors du COMITAL. En effet, la clôture comptable du mois et la déclaration de l’ISI doivent être finalisées le 15 du mois m+1.</w:t>
      </w:r>
    </w:p>
    <w:p w14:paraId="3001E07D" w14:textId="77777777" w:rsidR="00A81020" w:rsidRPr="00031A77" w:rsidRDefault="00000000" w:rsidP="0000426A">
      <w:pPr>
        <w:pStyle w:val="CERESBody"/>
        <w:spacing w:after="80"/>
        <w:jc w:val="both"/>
        <w:rPr>
          <w:lang w:val="fr-FR"/>
        </w:rPr>
      </w:pPr>
      <w:r w:rsidRPr="00031A77">
        <w:rPr>
          <w:lang w:val="fr-FR"/>
        </w:rPr>
        <w:t>Le paiement de NDF s’effectue uniquement par virement bancaire au nom du bénéficiaire (sauf exception validée par le DPR).</w:t>
      </w:r>
    </w:p>
    <w:p w14:paraId="530DEA89" w14:textId="77777777" w:rsidR="00A81020" w:rsidRPr="00031A77" w:rsidRDefault="00000000" w:rsidP="0000426A">
      <w:pPr>
        <w:pStyle w:val="CERESBody"/>
        <w:spacing w:after="80"/>
        <w:jc w:val="both"/>
        <w:rPr>
          <w:lang w:val="fr-FR"/>
        </w:rPr>
      </w:pPr>
      <w:r w:rsidRPr="00031A77">
        <w:rPr>
          <w:lang w:val="fr-FR"/>
        </w:rPr>
        <w:t>Pour les gardiens qui doivent bénéficier de repas lors des absences de cantine, une somme forfaitaire mensuelle leur est versée avec leur salaire en contrepartie.</w:t>
      </w:r>
    </w:p>
    <w:p w14:paraId="57EB5C6A" w14:textId="77777777" w:rsidR="00A81020" w:rsidRPr="00031A77" w:rsidRDefault="00000000" w:rsidP="0000426A">
      <w:pPr>
        <w:pStyle w:val="CERESBody"/>
        <w:spacing w:after="80"/>
        <w:jc w:val="both"/>
        <w:rPr>
          <w:lang w:val="fr-FR"/>
        </w:rPr>
      </w:pPr>
      <w:r w:rsidRPr="00031A77">
        <w:rPr>
          <w:lang w:val="fr-FR"/>
        </w:rPr>
        <w:t>Un formulaire de facture peut être utilisé comme base pour les dépenses dans les NDF.</w:t>
      </w:r>
    </w:p>
    <w:p w14:paraId="7B4535C1" w14:textId="50CF1DBC" w:rsidR="00A81020" w:rsidRDefault="00000000" w:rsidP="00E43765">
      <w:pPr>
        <w:pStyle w:val="Titre4"/>
      </w:pPr>
      <w:bookmarkStart w:id="372" w:name="_Toc223448322"/>
      <w:proofErr w:type="spellStart"/>
      <w:r>
        <w:t>Remboursement</w:t>
      </w:r>
      <w:proofErr w:type="spellEnd"/>
      <w:r>
        <w:t xml:space="preserve"> Frais </w:t>
      </w:r>
      <w:proofErr w:type="spellStart"/>
      <w:r>
        <w:t>médicaux</w:t>
      </w:r>
      <w:proofErr w:type="spellEnd"/>
      <w:r>
        <w:t xml:space="preserve"> des </w:t>
      </w:r>
      <w:proofErr w:type="spellStart"/>
      <w:r>
        <w:t>salariés</w:t>
      </w:r>
      <w:bookmarkEnd w:id="372"/>
      <w:proofErr w:type="spellEnd"/>
    </w:p>
    <w:p w14:paraId="292C38DB" w14:textId="2247CF70" w:rsidR="00A81020" w:rsidRPr="00031A77" w:rsidRDefault="00000000" w:rsidP="0000426A">
      <w:pPr>
        <w:pStyle w:val="CERESBody"/>
        <w:spacing w:after="80"/>
        <w:jc w:val="both"/>
        <w:rPr>
          <w:lang w:val="fr-FR"/>
        </w:rPr>
      </w:pPr>
      <w:r w:rsidRPr="00031A77">
        <w:rPr>
          <w:lang w:val="fr-FR"/>
        </w:rPr>
        <w:t xml:space="preserve">L’organisme Sanitaire Officiel de CERES est le Centre FUNFIA à Anjoma. Il est demandé à tous les salariés de s’adresser en priorité à FUNFIA pour toute consultation sanitaire, sauf les jours de fermeture de FUNFIA (Extrait de la Décision du Conseil d’Administration de PROMES du 12 juillet 2019, affichée pour notification au sein de CERES le 05 juin 2020). Les jours de fermeture de FUNFIA ou en cas de déplacement loin de Fianarantsoa, les salariés peuvent s’adresser aux centres </w:t>
      </w:r>
      <w:proofErr w:type="gramStart"/>
      <w:r w:rsidR="00D25489" w:rsidRPr="00031A77">
        <w:rPr>
          <w:lang w:val="fr-FR"/>
        </w:rPr>
        <w:t>suivants:</w:t>
      </w:r>
      <w:proofErr w:type="gramEnd"/>
    </w:p>
    <w:p w14:paraId="208DFA42" w14:textId="29B52CAC" w:rsidR="00A81020" w:rsidRPr="00031A77" w:rsidRDefault="00000000">
      <w:pPr>
        <w:pStyle w:val="CERESBody"/>
        <w:numPr>
          <w:ilvl w:val="0"/>
          <w:numId w:val="142"/>
        </w:numPr>
        <w:spacing w:after="80"/>
        <w:jc w:val="both"/>
        <w:rPr>
          <w:lang w:val="fr-FR"/>
        </w:rPr>
      </w:pPr>
      <w:r w:rsidRPr="00031A77">
        <w:rPr>
          <w:lang w:val="fr-FR"/>
        </w:rPr>
        <w:t xml:space="preserve">Les hôpitaux et les établissements publics de </w:t>
      </w:r>
      <w:proofErr w:type="gramStart"/>
      <w:r w:rsidR="0000426A" w:rsidRPr="00031A77">
        <w:rPr>
          <w:lang w:val="fr-FR"/>
        </w:rPr>
        <w:t>soin:</w:t>
      </w:r>
      <w:proofErr w:type="gramEnd"/>
      <w:r w:rsidRPr="00031A77">
        <w:rPr>
          <w:lang w:val="fr-FR"/>
        </w:rPr>
        <w:t xml:space="preserve"> CHU, CHRD, CSB</w:t>
      </w:r>
    </w:p>
    <w:p w14:paraId="01C68182" w14:textId="77777777" w:rsidR="00A81020" w:rsidRPr="00031A77" w:rsidRDefault="00000000">
      <w:pPr>
        <w:pStyle w:val="CERESBody"/>
        <w:numPr>
          <w:ilvl w:val="0"/>
          <w:numId w:val="142"/>
        </w:numPr>
        <w:spacing w:after="80"/>
        <w:jc w:val="both"/>
        <w:rPr>
          <w:lang w:val="fr-FR"/>
        </w:rPr>
      </w:pPr>
      <w:r w:rsidRPr="00031A77">
        <w:rPr>
          <w:lang w:val="fr-FR"/>
        </w:rPr>
        <w:lastRenderedPageBreak/>
        <w:t xml:space="preserve">Le Centre de Soin Diocésain CDS </w:t>
      </w:r>
      <w:proofErr w:type="spellStart"/>
      <w:r w:rsidRPr="00031A77">
        <w:rPr>
          <w:lang w:val="fr-FR"/>
        </w:rPr>
        <w:t>Ambatomena</w:t>
      </w:r>
      <w:proofErr w:type="spellEnd"/>
    </w:p>
    <w:p w14:paraId="37630F4D" w14:textId="77777777" w:rsidR="00A81020" w:rsidRPr="00031A77" w:rsidRDefault="00000000">
      <w:pPr>
        <w:pStyle w:val="CERESBody"/>
        <w:numPr>
          <w:ilvl w:val="0"/>
          <w:numId w:val="142"/>
        </w:numPr>
        <w:spacing w:after="80"/>
        <w:jc w:val="both"/>
        <w:rPr>
          <w:lang w:val="fr-FR"/>
        </w:rPr>
      </w:pPr>
      <w:r w:rsidRPr="00031A77">
        <w:rPr>
          <w:lang w:val="fr-FR"/>
        </w:rPr>
        <w:t>Le centre de soin SALFA à Ivory</w:t>
      </w:r>
    </w:p>
    <w:p w14:paraId="6E4EC3DB" w14:textId="77777777" w:rsidR="00A81020" w:rsidRPr="00031A77" w:rsidRDefault="00000000">
      <w:pPr>
        <w:pStyle w:val="CERESBody"/>
        <w:numPr>
          <w:ilvl w:val="0"/>
          <w:numId w:val="142"/>
        </w:numPr>
        <w:spacing w:after="80"/>
        <w:jc w:val="both"/>
        <w:rPr>
          <w:lang w:val="fr-FR"/>
        </w:rPr>
      </w:pPr>
      <w:r w:rsidRPr="00031A77">
        <w:rPr>
          <w:lang w:val="fr-FR"/>
        </w:rPr>
        <w:t xml:space="preserve">Le Centre dispensaire </w:t>
      </w:r>
      <w:proofErr w:type="spellStart"/>
      <w:r w:rsidRPr="00031A77">
        <w:rPr>
          <w:lang w:val="fr-FR"/>
        </w:rPr>
        <w:t>Padré</w:t>
      </w:r>
      <w:proofErr w:type="spellEnd"/>
      <w:r w:rsidRPr="00031A77">
        <w:rPr>
          <w:lang w:val="fr-FR"/>
        </w:rPr>
        <w:t xml:space="preserve"> Pio à </w:t>
      </w:r>
      <w:proofErr w:type="spellStart"/>
      <w:r w:rsidRPr="00031A77">
        <w:rPr>
          <w:lang w:val="fr-FR"/>
        </w:rPr>
        <w:t>Antamponjina</w:t>
      </w:r>
      <w:proofErr w:type="spellEnd"/>
      <w:r w:rsidRPr="00031A77">
        <w:rPr>
          <w:lang w:val="fr-FR"/>
        </w:rPr>
        <w:t xml:space="preserve"> (pour les étudiants aussi)</w:t>
      </w:r>
    </w:p>
    <w:p w14:paraId="5EBC92F5" w14:textId="20418FAE" w:rsidR="00A81020" w:rsidRPr="00031A77" w:rsidRDefault="00000000" w:rsidP="0000426A">
      <w:pPr>
        <w:pStyle w:val="CERESBody"/>
        <w:spacing w:after="80"/>
        <w:jc w:val="both"/>
        <w:rPr>
          <w:lang w:val="fr-FR"/>
        </w:rPr>
      </w:pPr>
      <w:r w:rsidRPr="00031A77">
        <w:rPr>
          <w:lang w:val="fr-FR"/>
        </w:rPr>
        <w:t xml:space="preserve">Une demande de remboursement (Annexe </w:t>
      </w:r>
      <w:proofErr w:type="gramStart"/>
      <w:r w:rsidR="0000426A" w:rsidRPr="00031A77">
        <w:rPr>
          <w:lang w:val="fr-FR"/>
        </w:rPr>
        <w:t>18:</w:t>
      </w:r>
      <w:proofErr w:type="gramEnd"/>
      <w:r w:rsidRPr="00031A77">
        <w:rPr>
          <w:lang w:val="fr-FR"/>
        </w:rPr>
        <w:t xml:space="preserve"> formulaire de DRFMS) doit être remplie par le collaborateur.</w:t>
      </w:r>
    </w:p>
    <w:p w14:paraId="035E9826" w14:textId="1ADB67C4" w:rsidR="00A81020" w:rsidRPr="00031A77" w:rsidRDefault="00000000" w:rsidP="0000426A">
      <w:pPr>
        <w:pStyle w:val="CERESBody"/>
        <w:spacing w:after="80"/>
        <w:jc w:val="both"/>
        <w:rPr>
          <w:lang w:val="fr-FR"/>
        </w:rPr>
      </w:pPr>
      <w:r w:rsidRPr="00031A77">
        <w:rPr>
          <w:lang w:val="fr-FR"/>
        </w:rPr>
        <w:t xml:space="preserve">Conformément à la politique salariale et à la prise en charge décidée par le Conseil d’Administration de PROMES, CERES accepte de rembourser partiellement les frais médicaux (consultation, médicaments, analyses médicales, frais d’hospitalisation, etc.) non pris en charge par FUNFIA.  En effet, étant donné que FUNFIA est un centre de soins de base et ne prend en charge que les médicaments correspondants, les médicaments de spécialités sont prescrits, mais ne sont pas pris en charge). Les frais non pris en charge par FUNFIA sont susceptibles d’être remboursés peuvent provenir </w:t>
      </w:r>
      <w:proofErr w:type="gramStart"/>
      <w:r w:rsidR="00D25489" w:rsidRPr="00031A77">
        <w:rPr>
          <w:lang w:val="fr-FR"/>
        </w:rPr>
        <w:t>de:</w:t>
      </w:r>
      <w:proofErr w:type="gramEnd"/>
    </w:p>
    <w:p w14:paraId="5EFFA6CB" w14:textId="7FFAD62F" w:rsidR="00A81020" w:rsidRDefault="0089275E">
      <w:pPr>
        <w:pStyle w:val="CERESBody"/>
        <w:numPr>
          <w:ilvl w:val="0"/>
          <w:numId w:val="143"/>
        </w:numPr>
        <w:spacing w:after="80"/>
        <w:jc w:val="both"/>
      </w:pPr>
      <w:r>
        <w:t xml:space="preserve">FUNFIA: consultation, </w:t>
      </w:r>
      <w:proofErr w:type="spellStart"/>
      <w:r>
        <w:t>soin</w:t>
      </w:r>
      <w:proofErr w:type="spellEnd"/>
      <w:r>
        <w:t xml:space="preserve">, </w:t>
      </w:r>
      <w:proofErr w:type="spellStart"/>
      <w:r>
        <w:t>médicaments</w:t>
      </w:r>
      <w:proofErr w:type="spellEnd"/>
      <w:r>
        <w:t xml:space="preserve"> </w:t>
      </w:r>
      <w:proofErr w:type="spellStart"/>
      <w:r>
        <w:t>prescrits</w:t>
      </w:r>
      <w:proofErr w:type="spellEnd"/>
    </w:p>
    <w:p w14:paraId="10AEB468" w14:textId="410E393F" w:rsidR="00A81020" w:rsidRPr="00031A77" w:rsidRDefault="00000000">
      <w:pPr>
        <w:pStyle w:val="CERESBody"/>
        <w:numPr>
          <w:ilvl w:val="0"/>
          <w:numId w:val="143"/>
        </w:numPr>
        <w:spacing w:after="80"/>
        <w:jc w:val="both"/>
        <w:rPr>
          <w:lang w:val="fr-FR"/>
        </w:rPr>
      </w:pPr>
      <w:r w:rsidRPr="00031A77">
        <w:rPr>
          <w:lang w:val="fr-FR"/>
        </w:rPr>
        <w:t xml:space="preserve">Hôpitaux et établissements publics de </w:t>
      </w:r>
      <w:proofErr w:type="gramStart"/>
      <w:r w:rsidR="0089275E" w:rsidRPr="00031A77">
        <w:rPr>
          <w:lang w:val="fr-FR"/>
        </w:rPr>
        <w:t>soin:</w:t>
      </w:r>
      <w:proofErr w:type="gramEnd"/>
      <w:r w:rsidRPr="00031A77">
        <w:rPr>
          <w:lang w:val="fr-FR"/>
        </w:rPr>
        <w:t xml:space="preserve"> CHU, CHRD, CSB</w:t>
      </w:r>
    </w:p>
    <w:p w14:paraId="194BBA86" w14:textId="77777777" w:rsidR="00A81020" w:rsidRPr="00031A77" w:rsidRDefault="00000000">
      <w:pPr>
        <w:pStyle w:val="CERESBody"/>
        <w:numPr>
          <w:ilvl w:val="0"/>
          <w:numId w:val="143"/>
        </w:numPr>
        <w:spacing w:after="80"/>
        <w:jc w:val="both"/>
        <w:rPr>
          <w:lang w:val="fr-FR"/>
        </w:rPr>
      </w:pPr>
      <w:r w:rsidRPr="00031A77">
        <w:rPr>
          <w:lang w:val="fr-FR"/>
        </w:rPr>
        <w:t xml:space="preserve">Le Centre de Soin Diocésain CDS </w:t>
      </w:r>
      <w:proofErr w:type="spellStart"/>
      <w:r w:rsidRPr="00031A77">
        <w:rPr>
          <w:lang w:val="fr-FR"/>
        </w:rPr>
        <w:t>Ambatomena</w:t>
      </w:r>
      <w:proofErr w:type="spellEnd"/>
    </w:p>
    <w:p w14:paraId="093F57C3" w14:textId="77777777" w:rsidR="00A81020" w:rsidRPr="00031A77" w:rsidRDefault="00000000">
      <w:pPr>
        <w:pStyle w:val="CERESBody"/>
        <w:numPr>
          <w:ilvl w:val="0"/>
          <w:numId w:val="143"/>
        </w:numPr>
        <w:spacing w:after="80"/>
        <w:jc w:val="both"/>
        <w:rPr>
          <w:lang w:val="fr-FR"/>
        </w:rPr>
      </w:pPr>
      <w:r w:rsidRPr="00031A77">
        <w:rPr>
          <w:lang w:val="fr-FR"/>
        </w:rPr>
        <w:t>Le centre de soin SALFA à Ivory</w:t>
      </w:r>
    </w:p>
    <w:p w14:paraId="5E168657" w14:textId="77777777" w:rsidR="00A81020" w:rsidRPr="00031A77" w:rsidRDefault="00000000">
      <w:pPr>
        <w:pStyle w:val="CERESBody"/>
        <w:numPr>
          <w:ilvl w:val="0"/>
          <w:numId w:val="143"/>
        </w:numPr>
        <w:spacing w:after="80"/>
        <w:jc w:val="both"/>
        <w:rPr>
          <w:lang w:val="fr-FR"/>
        </w:rPr>
      </w:pPr>
      <w:r w:rsidRPr="00031A77">
        <w:rPr>
          <w:lang w:val="fr-FR"/>
        </w:rPr>
        <w:t xml:space="preserve">Le Centre dispensaire </w:t>
      </w:r>
      <w:proofErr w:type="spellStart"/>
      <w:r w:rsidRPr="00031A77">
        <w:rPr>
          <w:lang w:val="fr-FR"/>
        </w:rPr>
        <w:t>Padré</w:t>
      </w:r>
      <w:proofErr w:type="spellEnd"/>
      <w:r w:rsidRPr="00031A77">
        <w:rPr>
          <w:lang w:val="fr-FR"/>
        </w:rPr>
        <w:t xml:space="preserve"> Pio à </w:t>
      </w:r>
      <w:proofErr w:type="spellStart"/>
      <w:r w:rsidRPr="00031A77">
        <w:rPr>
          <w:lang w:val="fr-FR"/>
        </w:rPr>
        <w:t>Antamponjina</w:t>
      </w:r>
      <w:proofErr w:type="spellEnd"/>
      <w:r w:rsidRPr="00031A77">
        <w:rPr>
          <w:lang w:val="fr-FR"/>
        </w:rPr>
        <w:t xml:space="preserve"> (pour les étudiants aussi)</w:t>
      </w:r>
    </w:p>
    <w:p w14:paraId="212CA1C8" w14:textId="77777777" w:rsidR="00A81020" w:rsidRPr="00031A77" w:rsidRDefault="00000000" w:rsidP="0000426A">
      <w:pPr>
        <w:pStyle w:val="CERESBody"/>
        <w:spacing w:after="80"/>
        <w:jc w:val="both"/>
        <w:rPr>
          <w:lang w:val="fr-FR"/>
        </w:rPr>
      </w:pPr>
      <w:r w:rsidRPr="00031A77">
        <w:rPr>
          <w:lang w:val="fr-FR"/>
        </w:rPr>
        <w:t>Les modes de remboursement, les taux de remboursement ainsi que les plafonds sont définis par la politique de PROMES, comme indiqué dans la note interne.</w:t>
      </w:r>
    </w:p>
    <w:p w14:paraId="484737E5" w14:textId="77777777" w:rsidR="00A81020" w:rsidRPr="00031A77" w:rsidRDefault="00000000" w:rsidP="0000426A">
      <w:pPr>
        <w:pStyle w:val="CERESBody"/>
        <w:spacing w:after="80"/>
        <w:jc w:val="both"/>
        <w:rPr>
          <w:lang w:val="fr-FR"/>
        </w:rPr>
      </w:pPr>
      <w:r w:rsidRPr="00031A77">
        <w:rPr>
          <w:lang w:val="fr-FR"/>
        </w:rPr>
        <w:t>Afin de bénéficier d’un remboursement, les conditions suivantes sont nécessaires :</w:t>
      </w:r>
    </w:p>
    <w:p w14:paraId="6F38158B" w14:textId="5278704E" w:rsidR="00A81020" w:rsidRDefault="00000000">
      <w:pPr>
        <w:pStyle w:val="CERESBody"/>
        <w:numPr>
          <w:ilvl w:val="0"/>
          <w:numId w:val="144"/>
        </w:numPr>
        <w:spacing w:after="80"/>
        <w:jc w:val="both"/>
      </w:pPr>
      <w:r w:rsidRPr="00031A77">
        <w:rPr>
          <w:lang w:val="fr-FR"/>
        </w:rPr>
        <w:t xml:space="preserve">Centre de </w:t>
      </w:r>
      <w:proofErr w:type="gramStart"/>
      <w:r w:rsidR="00EF0227" w:rsidRPr="00031A77">
        <w:rPr>
          <w:lang w:val="fr-FR"/>
        </w:rPr>
        <w:t>soin:</w:t>
      </w:r>
      <w:proofErr w:type="gramEnd"/>
      <w:r w:rsidRPr="00031A77">
        <w:rPr>
          <w:lang w:val="fr-FR"/>
        </w:rPr>
        <w:t xml:space="preserve"> FUNFIA, CSBII en brousse, CDS, SALFA Ivory, CHU Tambohobe et Andrainjato. </w:t>
      </w:r>
      <w:proofErr w:type="spellStart"/>
      <w:r>
        <w:t>L’accès</w:t>
      </w:r>
      <w:proofErr w:type="spellEnd"/>
      <w:r>
        <w:t xml:space="preserve"> au </w:t>
      </w:r>
      <w:proofErr w:type="spellStart"/>
      <w:r>
        <w:t>médecin</w:t>
      </w:r>
      <w:proofErr w:type="spellEnd"/>
      <w:r>
        <w:t xml:space="preserve"> libre est </w:t>
      </w:r>
      <w:proofErr w:type="spellStart"/>
      <w:r>
        <w:t>conditionné</w:t>
      </w:r>
      <w:proofErr w:type="spellEnd"/>
      <w:r>
        <w:t>.</w:t>
      </w:r>
    </w:p>
    <w:p w14:paraId="559F6F07" w14:textId="560C7BBD" w:rsidR="00A81020" w:rsidRPr="00031A77" w:rsidRDefault="00000000">
      <w:pPr>
        <w:pStyle w:val="CERESBody"/>
        <w:numPr>
          <w:ilvl w:val="0"/>
          <w:numId w:val="144"/>
        </w:numPr>
        <w:spacing w:after="80"/>
        <w:jc w:val="both"/>
        <w:rPr>
          <w:lang w:val="fr-FR"/>
        </w:rPr>
      </w:pPr>
      <w:r w:rsidRPr="00031A77">
        <w:rPr>
          <w:lang w:val="fr-FR"/>
        </w:rPr>
        <w:t xml:space="preserve">Personnels </w:t>
      </w:r>
      <w:proofErr w:type="gramStart"/>
      <w:r w:rsidR="00EF0227" w:rsidRPr="00031A77">
        <w:rPr>
          <w:lang w:val="fr-FR"/>
        </w:rPr>
        <w:t>bénéficiaires:</w:t>
      </w:r>
      <w:proofErr w:type="gramEnd"/>
      <w:r w:rsidRPr="00031A77">
        <w:rPr>
          <w:lang w:val="fr-FR"/>
        </w:rPr>
        <w:t xml:space="preserve"> salariés, conjoints et enfants légitimes</w:t>
      </w:r>
    </w:p>
    <w:p w14:paraId="6073515B" w14:textId="2258023E" w:rsidR="00A81020" w:rsidRDefault="00000000">
      <w:pPr>
        <w:pStyle w:val="CERESBody"/>
        <w:numPr>
          <w:ilvl w:val="0"/>
          <w:numId w:val="144"/>
        </w:numPr>
        <w:spacing w:after="80"/>
        <w:jc w:val="both"/>
      </w:pPr>
      <w:r>
        <w:t xml:space="preserve">Documents à </w:t>
      </w:r>
      <w:proofErr w:type="spellStart"/>
      <w:r w:rsidR="00EF0227">
        <w:t>présenter</w:t>
      </w:r>
      <w:proofErr w:type="spellEnd"/>
      <w:r w:rsidR="00EF0227">
        <w:t>:</w:t>
      </w:r>
    </w:p>
    <w:p w14:paraId="43050CE4" w14:textId="77777777" w:rsidR="00A81020" w:rsidRPr="00031A77" w:rsidRDefault="00000000">
      <w:pPr>
        <w:pStyle w:val="CERESBody"/>
        <w:numPr>
          <w:ilvl w:val="0"/>
          <w:numId w:val="145"/>
        </w:numPr>
        <w:spacing w:after="80"/>
        <w:jc w:val="both"/>
        <w:rPr>
          <w:lang w:val="fr-FR"/>
        </w:rPr>
      </w:pPr>
      <w:r w:rsidRPr="00031A77">
        <w:rPr>
          <w:lang w:val="fr-FR"/>
        </w:rPr>
        <w:t>Fiches de consultations ou ordonnances originales</w:t>
      </w:r>
    </w:p>
    <w:p w14:paraId="33CC51D5" w14:textId="77777777" w:rsidR="00A81020" w:rsidRPr="00031A77" w:rsidRDefault="00000000">
      <w:pPr>
        <w:pStyle w:val="CERESBody"/>
        <w:numPr>
          <w:ilvl w:val="0"/>
          <w:numId w:val="145"/>
        </w:numPr>
        <w:spacing w:after="80"/>
        <w:jc w:val="both"/>
        <w:rPr>
          <w:lang w:val="fr-FR"/>
        </w:rPr>
      </w:pPr>
      <w:r w:rsidRPr="00031A77">
        <w:rPr>
          <w:lang w:val="fr-FR"/>
        </w:rPr>
        <w:t>Médicaments achetés ou analyses réalisées conformément à la prescription du médecin. L’achat de médicaments équivalents doit être validé par un écrit du médecin prescripteur</w:t>
      </w:r>
    </w:p>
    <w:p w14:paraId="406C2B66" w14:textId="77777777" w:rsidR="00A81020" w:rsidRPr="00031A77" w:rsidRDefault="00000000">
      <w:pPr>
        <w:pStyle w:val="CERESBody"/>
        <w:numPr>
          <w:ilvl w:val="0"/>
          <w:numId w:val="145"/>
        </w:numPr>
        <w:spacing w:after="80"/>
        <w:jc w:val="both"/>
        <w:rPr>
          <w:lang w:val="fr-FR"/>
        </w:rPr>
      </w:pPr>
      <w:r w:rsidRPr="00031A77">
        <w:rPr>
          <w:lang w:val="fr-FR"/>
        </w:rPr>
        <w:t>Factures d’achats de médicaments dans des pharmacies, avec tampon de la pharmacie et date sur la notice des médicaments</w:t>
      </w:r>
    </w:p>
    <w:p w14:paraId="10C9CBCA" w14:textId="77777777" w:rsidR="00A81020" w:rsidRPr="00031A77" w:rsidRDefault="00000000" w:rsidP="0000426A">
      <w:pPr>
        <w:pStyle w:val="CERESBody"/>
        <w:spacing w:after="80"/>
        <w:jc w:val="both"/>
        <w:rPr>
          <w:lang w:val="fr-FR"/>
        </w:rPr>
      </w:pPr>
      <w:r w:rsidRPr="00031A77">
        <w:rPr>
          <w:lang w:val="fr-FR"/>
        </w:rPr>
        <w:t>Pour les DRFMS (Demande de Remboursement de Frais Médicaux Salariés), le service RH est responsable de l’analyse. Ensuite, il transmet au service financier toutes les demandes éligibles aux remboursements pour soumission au DPR.</w:t>
      </w:r>
    </w:p>
    <w:p w14:paraId="289BAECB" w14:textId="77777777" w:rsidR="00A81020" w:rsidRPr="00031A77" w:rsidRDefault="00000000" w:rsidP="0000426A">
      <w:pPr>
        <w:pStyle w:val="CERESBody"/>
        <w:spacing w:after="80"/>
        <w:jc w:val="both"/>
        <w:rPr>
          <w:lang w:val="fr-FR"/>
        </w:rPr>
      </w:pPr>
      <w:r w:rsidRPr="00031A77">
        <w:rPr>
          <w:lang w:val="fr-FR"/>
        </w:rPr>
        <w:t>PROMES rembourse 80% minimum de frais de santé des salariés et de ceux de leur conjoint et de leurs enfants en fréquentant ces centres autorisés.</w:t>
      </w:r>
    </w:p>
    <w:p w14:paraId="778D743D" w14:textId="41B0BE57" w:rsidR="00A81020" w:rsidRPr="00031A77" w:rsidRDefault="00000000" w:rsidP="0000426A">
      <w:pPr>
        <w:pStyle w:val="CERESBody"/>
        <w:spacing w:after="80"/>
        <w:jc w:val="both"/>
        <w:rPr>
          <w:lang w:val="fr-FR"/>
        </w:rPr>
      </w:pPr>
      <w:r w:rsidRPr="00031A77">
        <w:rPr>
          <w:lang w:val="fr-FR"/>
        </w:rPr>
        <w:t xml:space="preserve">Les frais de santé sont pris en charge selon les modalités de remboursement </w:t>
      </w:r>
      <w:proofErr w:type="gramStart"/>
      <w:r w:rsidR="00D25489" w:rsidRPr="00031A77">
        <w:rPr>
          <w:lang w:val="fr-FR"/>
        </w:rPr>
        <w:t>suivantes:</w:t>
      </w:r>
      <w:proofErr w:type="gramEnd"/>
    </w:p>
    <w:p w14:paraId="08B147D7" w14:textId="75E3550D" w:rsidR="00A81020" w:rsidRPr="00031A77" w:rsidRDefault="00000000">
      <w:pPr>
        <w:pStyle w:val="CERESBody"/>
        <w:numPr>
          <w:ilvl w:val="0"/>
          <w:numId w:val="146"/>
        </w:numPr>
        <w:spacing w:after="80"/>
        <w:jc w:val="both"/>
        <w:rPr>
          <w:lang w:val="fr-FR"/>
        </w:rPr>
      </w:pPr>
      <w:r w:rsidRPr="00031A77">
        <w:rPr>
          <w:lang w:val="fr-FR"/>
        </w:rPr>
        <w:t xml:space="preserve">Soins médicaux et </w:t>
      </w:r>
      <w:proofErr w:type="gramStart"/>
      <w:r w:rsidR="00EF0227" w:rsidRPr="00031A77">
        <w:rPr>
          <w:lang w:val="fr-FR"/>
        </w:rPr>
        <w:t>pharmaceutiques:</w:t>
      </w:r>
      <w:proofErr w:type="gramEnd"/>
      <w:r w:rsidRPr="00031A77">
        <w:rPr>
          <w:lang w:val="fr-FR"/>
        </w:rPr>
        <w:t xml:space="preserve"> 80 % (100 % si accident de travail)</w:t>
      </w:r>
    </w:p>
    <w:p w14:paraId="141DCA5E" w14:textId="758A16B5" w:rsidR="00A81020" w:rsidRPr="00031A77" w:rsidRDefault="00000000">
      <w:pPr>
        <w:pStyle w:val="CERESBody"/>
        <w:numPr>
          <w:ilvl w:val="0"/>
          <w:numId w:val="146"/>
        </w:numPr>
        <w:spacing w:after="80"/>
        <w:jc w:val="both"/>
        <w:rPr>
          <w:lang w:val="fr-FR"/>
        </w:rPr>
      </w:pPr>
      <w:r w:rsidRPr="00031A77">
        <w:rPr>
          <w:lang w:val="fr-FR"/>
        </w:rPr>
        <w:t xml:space="preserve">Chirurgie sans </w:t>
      </w:r>
      <w:proofErr w:type="gramStart"/>
      <w:r w:rsidR="00EF0227" w:rsidRPr="00031A77">
        <w:rPr>
          <w:lang w:val="fr-FR"/>
        </w:rPr>
        <w:t>hospitalisation:</w:t>
      </w:r>
      <w:proofErr w:type="gramEnd"/>
      <w:r w:rsidRPr="00031A77">
        <w:rPr>
          <w:lang w:val="fr-FR"/>
        </w:rPr>
        <w:t xml:space="preserve"> 80 % (100 % si accident de travail)</w:t>
      </w:r>
    </w:p>
    <w:p w14:paraId="55E921A8" w14:textId="110B48B8" w:rsidR="00A81020" w:rsidRPr="00031A77" w:rsidRDefault="00000000">
      <w:pPr>
        <w:pStyle w:val="CERESBody"/>
        <w:numPr>
          <w:ilvl w:val="0"/>
          <w:numId w:val="146"/>
        </w:numPr>
        <w:spacing w:after="80"/>
        <w:jc w:val="both"/>
        <w:rPr>
          <w:lang w:val="fr-FR"/>
        </w:rPr>
      </w:pPr>
      <w:r w:rsidRPr="00031A77">
        <w:rPr>
          <w:lang w:val="fr-FR"/>
        </w:rPr>
        <w:t>Hospitalisation avec ou sans chirurgie (frais de chambre</w:t>
      </w:r>
      <w:proofErr w:type="gramStart"/>
      <w:r w:rsidR="00EF0227" w:rsidRPr="00031A77">
        <w:rPr>
          <w:lang w:val="fr-FR"/>
        </w:rPr>
        <w:t>):</w:t>
      </w:r>
      <w:proofErr w:type="gramEnd"/>
      <w:r w:rsidRPr="00031A77">
        <w:rPr>
          <w:lang w:val="fr-FR"/>
        </w:rPr>
        <w:t xml:space="preserve"> 100 %</w:t>
      </w:r>
    </w:p>
    <w:p w14:paraId="6BBD1BFF" w14:textId="633B9946" w:rsidR="00A81020" w:rsidRPr="00031A77" w:rsidRDefault="00000000">
      <w:pPr>
        <w:pStyle w:val="CERESBody"/>
        <w:numPr>
          <w:ilvl w:val="0"/>
          <w:numId w:val="146"/>
        </w:numPr>
        <w:spacing w:after="80"/>
        <w:jc w:val="both"/>
        <w:rPr>
          <w:lang w:val="fr-FR"/>
        </w:rPr>
      </w:pPr>
      <w:r w:rsidRPr="00031A77">
        <w:rPr>
          <w:lang w:val="fr-FR"/>
        </w:rPr>
        <w:lastRenderedPageBreak/>
        <w:t xml:space="preserve">Transport sanitaire vers l’hôpital approprié le plus </w:t>
      </w:r>
      <w:proofErr w:type="gramStart"/>
      <w:r w:rsidR="00EF0227" w:rsidRPr="00031A77">
        <w:rPr>
          <w:lang w:val="fr-FR"/>
        </w:rPr>
        <w:t>proche:</w:t>
      </w:r>
      <w:proofErr w:type="gramEnd"/>
      <w:r w:rsidRPr="00031A77">
        <w:rPr>
          <w:lang w:val="fr-FR"/>
        </w:rPr>
        <w:t xml:space="preserve"> 100 %</w:t>
      </w:r>
    </w:p>
    <w:p w14:paraId="50E7EA0A" w14:textId="7F6BE8FC" w:rsidR="00A81020" w:rsidRPr="00031A77" w:rsidRDefault="00000000">
      <w:pPr>
        <w:pStyle w:val="CERESBody"/>
        <w:numPr>
          <w:ilvl w:val="0"/>
          <w:numId w:val="146"/>
        </w:numPr>
        <w:spacing w:after="80"/>
        <w:jc w:val="both"/>
        <w:rPr>
          <w:lang w:val="fr-FR"/>
        </w:rPr>
      </w:pPr>
      <w:r w:rsidRPr="00031A77">
        <w:rPr>
          <w:lang w:val="fr-FR"/>
        </w:rPr>
        <w:t>Soins dentaires (chirurgie, prothèses, etc.</w:t>
      </w:r>
      <w:proofErr w:type="gramStart"/>
      <w:r w:rsidR="00EF0227" w:rsidRPr="00031A77">
        <w:rPr>
          <w:lang w:val="fr-FR"/>
        </w:rPr>
        <w:t>):</w:t>
      </w:r>
      <w:proofErr w:type="gramEnd"/>
      <w:r w:rsidRPr="00031A77">
        <w:rPr>
          <w:lang w:val="fr-FR"/>
        </w:rPr>
        <w:t xml:space="preserve"> 80 % (Plafonné à 200 000 Ar/an)</w:t>
      </w:r>
    </w:p>
    <w:p w14:paraId="6C0A6AC1" w14:textId="559E8A3D" w:rsidR="00A81020" w:rsidRPr="00031A77" w:rsidRDefault="00000000">
      <w:pPr>
        <w:pStyle w:val="CERESBody"/>
        <w:numPr>
          <w:ilvl w:val="0"/>
          <w:numId w:val="146"/>
        </w:numPr>
        <w:spacing w:after="80"/>
        <w:jc w:val="both"/>
        <w:rPr>
          <w:lang w:val="fr-FR"/>
        </w:rPr>
      </w:pPr>
      <w:r w:rsidRPr="00031A77">
        <w:rPr>
          <w:lang w:val="fr-FR"/>
        </w:rPr>
        <w:t>Soins optiques (lunettes, verres, etc.</w:t>
      </w:r>
      <w:proofErr w:type="gramStart"/>
      <w:r w:rsidR="00EF0227" w:rsidRPr="00031A77">
        <w:rPr>
          <w:lang w:val="fr-FR"/>
        </w:rPr>
        <w:t>):</w:t>
      </w:r>
      <w:proofErr w:type="gramEnd"/>
      <w:r w:rsidRPr="00031A77">
        <w:rPr>
          <w:lang w:val="fr-FR"/>
        </w:rPr>
        <w:t xml:space="preserve"> 80 % (Plafonné à 300 000 Ar/an)</w:t>
      </w:r>
    </w:p>
    <w:p w14:paraId="66AE683F" w14:textId="77777777" w:rsidR="00A81020" w:rsidRPr="00031A77" w:rsidRDefault="00000000" w:rsidP="0000426A">
      <w:pPr>
        <w:pStyle w:val="CERESBody"/>
        <w:spacing w:after="80"/>
        <w:jc w:val="both"/>
        <w:rPr>
          <w:lang w:val="fr-FR"/>
        </w:rPr>
      </w:pPr>
      <w:r w:rsidRPr="00031A77">
        <w:rPr>
          <w:lang w:val="fr-FR"/>
        </w:rPr>
        <w:t>Si le salarié souhaite prendre de prestation en dehors des établissements cités ci- dessus, le salarié devra demander par écrit à la direction une autorisation spéciale.</w:t>
      </w:r>
    </w:p>
    <w:p w14:paraId="4BE215B9" w14:textId="77777777" w:rsidR="00A81020" w:rsidRPr="00031A77" w:rsidRDefault="00000000" w:rsidP="0000426A">
      <w:pPr>
        <w:pStyle w:val="CERESBody"/>
        <w:spacing w:after="80"/>
        <w:jc w:val="both"/>
        <w:rPr>
          <w:lang w:val="fr-FR"/>
        </w:rPr>
      </w:pPr>
      <w:r w:rsidRPr="00031A77">
        <w:rPr>
          <w:lang w:val="fr-FR"/>
        </w:rPr>
        <w:t>Le Service Finances tient à jour un fichier de suivi des DRFMS pour ne pas dépasser les plafonds autorisés par salarié et par an (dans le cas des frais d’hospitalisation, de chirurgie, de prothèses dentaires et d’ophtalmologie).</w:t>
      </w:r>
    </w:p>
    <w:p w14:paraId="3B683612" w14:textId="77777777" w:rsidR="00A81020" w:rsidRPr="00031A77" w:rsidRDefault="00000000" w:rsidP="0000426A">
      <w:pPr>
        <w:pStyle w:val="CERESBody"/>
        <w:spacing w:after="80"/>
        <w:jc w:val="both"/>
        <w:rPr>
          <w:lang w:val="fr-FR"/>
        </w:rPr>
      </w:pPr>
      <w:r w:rsidRPr="00031A77">
        <w:rPr>
          <w:lang w:val="fr-FR"/>
        </w:rPr>
        <w:t>Pour les DRFME (Demandes de remboursement de Frais Médicaux Elèves), c’est le service financier qui analyse les demandes.</w:t>
      </w:r>
    </w:p>
    <w:p w14:paraId="27EF1E8B" w14:textId="4E799EA3" w:rsidR="00A81020" w:rsidRDefault="00000000" w:rsidP="00E43765">
      <w:pPr>
        <w:pStyle w:val="Titre4"/>
      </w:pPr>
      <w:bookmarkStart w:id="373" w:name="_Toc223448323"/>
      <w:proofErr w:type="spellStart"/>
      <w:r>
        <w:t>Remboursement</w:t>
      </w:r>
      <w:proofErr w:type="spellEnd"/>
      <w:r>
        <w:t xml:space="preserve"> Frais </w:t>
      </w:r>
      <w:proofErr w:type="spellStart"/>
      <w:r>
        <w:t>Médicaux</w:t>
      </w:r>
      <w:proofErr w:type="spellEnd"/>
      <w:r>
        <w:t xml:space="preserve"> des </w:t>
      </w:r>
      <w:proofErr w:type="spellStart"/>
      <w:r>
        <w:t>Etudiants</w:t>
      </w:r>
      <w:bookmarkEnd w:id="373"/>
      <w:proofErr w:type="spellEnd"/>
    </w:p>
    <w:p w14:paraId="1B737159" w14:textId="77777777" w:rsidR="00A81020" w:rsidRPr="00031A77" w:rsidRDefault="00000000" w:rsidP="0000426A">
      <w:pPr>
        <w:pStyle w:val="CERESBody"/>
        <w:spacing w:after="80"/>
        <w:jc w:val="both"/>
        <w:rPr>
          <w:lang w:val="fr-FR"/>
        </w:rPr>
      </w:pPr>
      <w:r w:rsidRPr="00031A77">
        <w:rPr>
          <w:lang w:val="fr-FR"/>
        </w:rPr>
        <w:t>Les étudiants de CERES (à l’exception des étudiants de FIP) bénéficient d’un remboursement pour leurs frais médicaux, principalement pour des soins liés aux oreilles, aux dents, aux yeux et aux lunettes. Ils bénéficient d’un remboursement à hauteur de 50% du coût total du soin. L’extension à d’autres soins est possible pour les étudiants très démunis, souvent bénéficiaires de bourses de vie, mais elle est soumise à l’approbation du DPR après concertation préalable avec les éducateurs.</w:t>
      </w:r>
    </w:p>
    <w:p w14:paraId="36D0154F" w14:textId="60D17AFE" w:rsidR="00A81020" w:rsidRPr="00031A77" w:rsidRDefault="00000000" w:rsidP="0000426A">
      <w:pPr>
        <w:pStyle w:val="CERESBody"/>
        <w:spacing w:after="80"/>
        <w:jc w:val="both"/>
        <w:rPr>
          <w:lang w:val="fr-FR"/>
        </w:rPr>
      </w:pPr>
      <w:r w:rsidRPr="00031A77">
        <w:rPr>
          <w:lang w:val="fr-FR"/>
        </w:rPr>
        <w:t xml:space="preserve">Pour bénéficier de ce remboursement, l’éducateur ou le référent de l’étudiant dépose une demande via le formulaire DRFME (Annexe </w:t>
      </w:r>
      <w:proofErr w:type="gramStart"/>
      <w:r w:rsidR="00D25489" w:rsidRPr="00031A77">
        <w:rPr>
          <w:lang w:val="fr-FR"/>
        </w:rPr>
        <w:t>19:</w:t>
      </w:r>
      <w:proofErr w:type="gramEnd"/>
      <w:r w:rsidRPr="00031A77">
        <w:rPr>
          <w:lang w:val="fr-FR"/>
        </w:rPr>
        <w:t xml:space="preserve"> Formulaire de Demande de remboursement Frais Médicaux des étudiants), en veillant à renseigner toutes les informations </w:t>
      </w:r>
      <w:proofErr w:type="gramStart"/>
      <w:r w:rsidR="00D25489" w:rsidRPr="00031A77">
        <w:rPr>
          <w:lang w:val="fr-FR"/>
        </w:rPr>
        <w:t>suivantes:</w:t>
      </w:r>
      <w:proofErr w:type="gramEnd"/>
    </w:p>
    <w:p w14:paraId="67CE5775" w14:textId="77777777" w:rsidR="00A81020" w:rsidRDefault="00000000">
      <w:pPr>
        <w:pStyle w:val="CERESBody"/>
        <w:numPr>
          <w:ilvl w:val="0"/>
          <w:numId w:val="147"/>
        </w:numPr>
        <w:spacing w:after="80"/>
        <w:jc w:val="both"/>
      </w:pPr>
      <w:proofErr w:type="spellStart"/>
      <w:r>
        <w:t>Identité</w:t>
      </w:r>
      <w:proofErr w:type="spellEnd"/>
      <w:r>
        <w:t xml:space="preserve"> du </w:t>
      </w:r>
      <w:proofErr w:type="spellStart"/>
      <w:r>
        <w:t>référent</w:t>
      </w:r>
      <w:proofErr w:type="spellEnd"/>
      <w:r>
        <w:t>/</w:t>
      </w:r>
      <w:proofErr w:type="spellStart"/>
      <w:r>
        <w:t>éducateur</w:t>
      </w:r>
      <w:proofErr w:type="spellEnd"/>
    </w:p>
    <w:p w14:paraId="71FE0296" w14:textId="77777777" w:rsidR="00A81020" w:rsidRDefault="00000000">
      <w:pPr>
        <w:pStyle w:val="CERESBody"/>
        <w:numPr>
          <w:ilvl w:val="0"/>
          <w:numId w:val="147"/>
        </w:numPr>
        <w:spacing w:after="80"/>
        <w:jc w:val="both"/>
      </w:pPr>
      <w:proofErr w:type="spellStart"/>
      <w:r>
        <w:t>Identité</w:t>
      </w:r>
      <w:proofErr w:type="spellEnd"/>
      <w:r>
        <w:t xml:space="preserve"> de </w:t>
      </w:r>
      <w:proofErr w:type="spellStart"/>
      <w:r>
        <w:t>l’étudiant</w:t>
      </w:r>
      <w:proofErr w:type="spellEnd"/>
    </w:p>
    <w:p w14:paraId="38B62197" w14:textId="77777777" w:rsidR="00A81020" w:rsidRDefault="00000000">
      <w:pPr>
        <w:pStyle w:val="CERESBody"/>
        <w:numPr>
          <w:ilvl w:val="0"/>
          <w:numId w:val="147"/>
        </w:numPr>
        <w:spacing w:after="80"/>
        <w:jc w:val="both"/>
      </w:pPr>
      <w:proofErr w:type="spellStart"/>
      <w:r>
        <w:t>Identité</w:t>
      </w:r>
      <w:proofErr w:type="spellEnd"/>
      <w:r>
        <w:t xml:space="preserve"> des </w:t>
      </w:r>
      <w:proofErr w:type="gramStart"/>
      <w:r>
        <w:t>parents</w:t>
      </w:r>
      <w:proofErr w:type="gramEnd"/>
      <w:r>
        <w:t xml:space="preserve"> </w:t>
      </w:r>
      <w:proofErr w:type="spellStart"/>
      <w:r>
        <w:t>ou</w:t>
      </w:r>
      <w:proofErr w:type="spellEnd"/>
      <w:r>
        <w:t xml:space="preserve"> </w:t>
      </w:r>
      <w:proofErr w:type="spellStart"/>
      <w:r>
        <w:t>correspondants</w:t>
      </w:r>
      <w:proofErr w:type="spellEnd"/>
    </w:p>
    <w:p w14:paraId="3E336350" w14:textId="77777777" w:rsidR="00A81020" w:rsidRPr="00031A77" w:rsidRDefault="00000000">
      <w:pPr>
        <w:pStyle w:val="CERESBody"/>
        <w:numPr>
          <w:ilvl w:val="0"/>
          <w:numId w:val="147"/>
        </w:numPr>
        <w:spacing w:after="80"/>
        <w:jc w:val="both"/>
        <w:rPr>
          <w:lang w:val="fr-FR"/>
        </w:rPr>
      </w:pPr>
      <w:r w:rsidRPr="00031A77">
        <w:rPr>
          <w:lang w:val="fr-FR"/>
        </w:rPr>
        <w:t>Remplissage de la case réservée au médecin (avec son numéro d’inscription à l’ordre des médecins et le cachet de l’établissement de soin)</w:t>
      </w:r>
    </w:p>
    <w:p w14:paraId="5475DC83" w14:textId="72A4A941" w:rsidR="00A81020" w:rsidRPr="00031A77" w:rsidRDefault="00000000">
      <w:pPr>
        <w:pStyle w:val="CERESBody"/>
        <w:numPr>
          <w:ilvl w:val="0"/>
          <w:numId w:val="147"/>
        </w:numPr>
        <w:spacing w:after="80"/>
        <w:jc w:val="both"/>
        <w:rPr>
          <w:lang w:val="fr-FR"/>
        </w:rPr>
      </w:pPr>
      <w:r w:rsidRPr="00031A77">
        <w:rPr>
          <w:lang w:val="fr-FR"/>
        </w:rPr>
        <w:t xml:space="preserve">Identité de la personne à qui le chèque sera </w:t>
      </w:r>
      <w:proofErr w:type="gramStart"/>
      <w:r w:rsidR="00F5380C" w:rsidRPr="00031A77">
        <w:rPr>
          <w:lang w:val="fr-FR"/>
        </w:rPr>
        <w:t>libellé:</w:t>
      </w:r>
      <w:proofErr w:type="gramEnd"/>
      <w:r w:rsidRPr="00031A77">
        <w:rPr>
          <w:lang w:val="fr-FR"/>
        </w:rPr>
        <w:t xml:space="preserve"> parent, correspondant ou étudiant</w:t>
      </w:r>
    </w:p>
    <w:p w14:paraId="48996F5F" w14:textId="79B929A4" w:rsidR="00A81020" w:rsidRPr="00031A77" w:rsidRDefault="00000000">
      <w:pPr>
        <w:pStyle w:val="CERESBody"/>
        <w:numPr>
          <w:ilvl w:val="0"/>
          <w:numId w:val="147"/>
        </w:numPr>
        <w:spacing w:after="80"/>
        <w:jc w:val="both"/>
        <w:rPr>
          <w:lang w:val="fr-FR"/>
        </w:rPr>
      </w:pPr>
      <w:r w:rsidRPr="00031A77">
        <w:rPr>
          <w:lang w:val="fr-FR"/>
        </w:rPr>
        <w:t xml:space="preserve">En outre, les pièces suivantes doivent accompagner cette </w:t>
      </w:r>
      <w:proofErr w:type="gramStart"/>
      <w:r w:rsidR="00F5380C" w:rsidRPr="00031A77">
        <w:rPr>
          <w:lang w:val="fr-FR"/>
        </w:rPr>
        <w:t>demande:</w:t>
      </w:r>
      <w:proofErr w:type="gramEnd"/>
    </w:p>
    <w:p w14:paraId="41526AED" w14:textId="77777777" w:rsidR="00A81020" w:rsidRDefault="00000000">
      <w:pPr>
        <w:pStyle w:val="CERESBody"/>
        <w:numPr>
          <w:ilvl w:val="0"/>
          <w:numId w:val="147"/>
        </w:numPr>
        <w:spacing w:after="80"/>
        <w:jc w:val="both"/>
      </w:pPr>
      <w:r>
        <w:t xml:space="preserve">Ordonnance du </w:t>
      </w:r>
      <w:proofErr w:type="spellStart"/>
      <w:r>
        <w:t>médecin</w:t>
      </w:r>
      <w:proofErr w:type="spellEnd"/>
    </w:p>
    <w:p w14:paraId="3D9E7B74" w14:textId="310F7998" w:rsidR="00F5380C" w:rsidRPr="00031A77" w:rsidRDefault="00000000">
      <w:pPr>
        <w:pStyle w:val="CERESBody"/>
        <w:numPr>
          <w:ilvl w:val="0"/>
          <w:numId w:val="147"/>
        </w:numPr>
        <w:spacing w:after="80"/>
        <w:jc w:val="both"/>
        <w:rPr>
          <w:lang w:val="fr-FR"/>
        </w:rPr>
      </w:pPr>
      <w:r w:rsidRPr="00031A77">
        <w:rPr>
          <w:lang w:val="fr-FR"/>
        </w:rPr>
        <w:t>Factures des médicaments, soins et analyses</w:t>
      </w:r>
    </w:p>
    <w:p w14:paraId="07D3B6E1" w14:textId="31113C6E" w:rsidR="0000426A" w:rsidRPr="00031A77" w:rsidRDefault="00000000" w:rsidP="00E43765">
      <w:pPr>
        <w:pStyle w:val="CERESBody"/>
        <w:spacing w:after="80"/>
        <w:jc w:val="both"/>
        <w:rPr>
          <w:lang w:val="fr-FR"/>
        </w:rPr>
      </w:pPr>
      <w:r w:rsidRPr="00031A77">
        <w:rPr>
          <w:lang w:val="fr-FR"/>
        </w:rPr>
        <w:t>Le remboursement se fait uniquement par chèque ou virement.</w:t>
      </w:r>
    </w:p>
    <w:p w14:paraId="707131EC" w14:textId="1D447D26" w:rsidR="00A81020" w:rsidRPr="00031A77" w:rsidRDefault="00000000" w:rsidP="00E43765">
      <w:pPr>
        <w:pStyle w:val="Titre3"/>
        <w:rPr>
          <w:lang w:val="fr-FR"/>
        </w:rPr>
      </w:pPr>
      <w:bookmarkStart w:id="374" w:name="_Toc223448324"/>
      <w:r w:rsidRPr="00031A77">
        <w:rPr>
          <w:lang w:val="fr-FR"/>
        </w:rPr>
        <w:t>Procédure de gestion du Per Diem</w:t>
      </w:r>
      <w:bookmarkEnd w:id="374"/>
    </w:p>
    <w:p w14:paraId="4195125C" w14:textId="7F48BC1F" w:rsidR="00A81020" w:rsidRDefault="00000000" w:rsidP="00E43765">
      <w:pPr>
        <w:pStyle w:val="Titre4"/>
      </w:pPr>
      <w:bookmarkStart w:id="375" w:name="_Toc223448325"/>
      <w:proofErr w:type="spellStart"/>
      <w:r>
        <w:t>Contexte</w:t>
      </w:r>
      <w:proofErr w:type="spellEnd"/>
      <w:r>
        <w:t xml:space="preserve"> et </w:t>
      </w:r>
      <w:proofErr w:type="spellStart"/>
      <w:r>
        <w:t>contraintes</w:t>
      </w:r>
      <w:bookmarkEnd w:id="375"/>
      <w:proofErr w:type="spellEnd"/>
    </w:p>
    <w:p w14:paraId="0EEE355B" w14:textId="77777777" w:rsidR="00A81020" w:rsidRPr="00031A77" w:rsidRDefault="00000000" w:rsidP="0000426A">
      <w:pPr>
        <w:pStyle w:val="CERESBody"/>
        <w:spacing w:after="80"/>
        <w:jc w:val="both"/>
        <w:rPr>
          <w:lang w:val="fr-FR"/>
        </w:rPr>
      </w:pPr>
      <w:r w:rsidRPr="00031A77">
        <w:rPr>
          <w:lang w:val="fr-FR"/>
        </w:rPr>
        <w:t>La majorité des fournisseurs locaux ne sont pas immatriculés et peu fournissent des factures en bonne et due forme.</w:t>
      </w:r>
    </w:p>
    <w:p w14:paraId="6381A70B" w14:textId="5C35F145" w:rsidR="00A81020" w:rsidRPr="00031A77" w:rsidRDefault="00000000" w:rsidP="0000426A">
      <w:pPr>
        <w:pStyle w:val="CERESBody"/>
        <w:spacing w:after="80"/>
        <w:jc w:val="both"/>
        <w:rPr>
          <w:lang w:val="fr-FR"/>
        </w:rPr>
      </w:pPr>
      <w:r w:rsidRPr="00031A77">
        <w:rPr>
          <w:lang w:val="fr-FR"/>
        </w:rPr>
        <w:t xml:space="preserve">Exiger systématiquement des factures </w:t>
      </w:r>
      <w:proofErr w:type="gramStart"/>
      <w:r w:rsidR="00D25489" w:rsidRPr="00031A77">
        <w:rPr>
          <w:lang w:val="fr-FR"/>
        </w:rPr>
        <w:t>engendre:</w:t>
      </w:r>
      <w:proofErr w:type="gramEnd"/>
    </w:p>
    <w:p w14:paraId="7FF239AB" w14:textId="2FB262EB" w:rsidR="00A81020" w:rsidRPr="00031A77" w:rsidRDefault="00000000">
      <w:pPr>
        <w:pStyle w:val="CERESBody"/>
        <w:numPr>
          <w:ilvl w:val="0"/>
          <w:numId w:val="148"/>
        </w:numPr>
        <w:spacing w:after="80"/>
        <w:jc w:val="both"/>
        <w:rPr>
          <w:lang w:val="fr-FR"/>
        </w:rPr>
      </w:pPr>
      <w:r w:rsidRPr="00031A77">
        <w:rPr>
          <w:lang w:val="fr-FR"/>
        </w:rPr>
        <w:t xml:space="preserve">Une perte de temps pour le </w:t>
      </w:r>
      <w:proofErr w:type="gramStart"/>
      <w:r w:rsidR="005C3C42" w:rsidRPr="00031A77">
        <w:rPr>
          <w:lang w:val="fr-FR"/>
        </w:rPr>
        <w:t>personnel;</w:t>
      </w:r>
      <w:proofErr w:type="gramEnd"/>
    </w:p>
    <w:p w14:paraId="0A9B4BD0" w14:textId="5E804A8F" w:rsidR="00A81020" w:rsidRPr="00031A77" w:rsidRDefault="00000000">
      <w:pPr>
        <w:pStyle w:val="CERESBody"/>
        <w:numPr>
          <w:ilvl w:val="0"/>
          <w:numId w:val="148"/>
        </w:numPr>
        <w:spacing w:after="80"/>
        <w:jc w:val="both"/>
        <w:rPr>
          <w:lang w:val="fr-FR"/>
        </w:rPr>
      </w:pPr>
      <w:r w:rsidRPr="00031A77">
        <w:rPr>
          <w:lang w:val="fr-FR"/>
        </w:rPr>
        <w:lastRenderedPageBreak/>
        <w:t xml:space="preserve">Un risque de fraude ou de non-conformité </w:t>
      </w:r>
      <w:proofErr w:type="gramStart"/>
      <w:r w:rsidR="005C3C42" w:rsidRPr="00031A77">
        <w:rPr>
          <w:lang w:val="fr-FR"/>
        </w:rPr>
        <w:t>fiscale;</w:t>
      </w:r>
      <w:proofErr w:type="gramEnd"/>
    </w:p>
    <w:p w14:paraId="02B81341" w14:textId="77777777" w:rsidR="00A81020" w:rsidRPr="00031A77" w:rsidRDefault="00000000">
      <w:pPr>
        <w:pStyle w:val="CERESBody"/>
        <w:numPr>
          <w:ilvl w:val="0"/>
          <w:numId w:val="148"/>
        </w:numPr>
        <w:spacing w:after="80"/>
        <w:jc w:val="both"/>
        <w:rPr>
          <w:lang w:val="fr-FR"/>
        </w:rPr>
      </w:pPr>
      <w:r w:rsidRPr="00031A77">
        <w:rPr>
          <w:lang w:val="fr-FR"/>
        </w:rPr>
        <w:t>Des difficultés opérationnelles sur le terrain.</w:t>
      </w:r>
    </w:p>
    <w:p w14:paraId="7A6BF478" w14:textId="601B9CB2" w:rsidR="00A81020" w:rsidRPr="00031A77" w:rsidRDefault="00000000" w:rsidP="0000426A">
      <w:pPr>
        <w:pStyle w:val="CERESBody"/>
        <w:spacing w:after="80"/>
        <w:jc w:val="both"/>
        <w:rPr>
          <w:lang w:val="fr-FR"/>
        </w:rPr>
      </w:pPr>
      <w:r w:rsidRPr="00031A77">
        <w:rPr>
          <w:lang w:val="fr-FR"/>
        </w:rPr>
        <w:t>Le Per Diem du programme CERES est fixé à 65 000 Ar par jour, couvrant repas et hébergement. Les frais de transport sont traités séparément et doivent toujours être justifiés par des billets de taxi-brousse.</w:t>
      </w:r>
    </w:p>
    <w:p w14:paraId="1A8E9B9A" w14:textId="67E3C0AB" w:rsidR="00A81020" w:rsidRDefault="00000000" w:rsidP="00D628DE">
      <w:pPr>
        <w:pStyle w:val="Titre4"/>
      </w:pPr>
      <w:bookmarkStart w:id="376" w:name="_Toc223448326"/>
      <w:proofErr w:type="spellStart"/>
      <w:r>
        <w:t>Référence</w:t>
      </w:r>
      <w:proofErr w:type="spellEnd"/>
      <w:r>
        <w:t xml:space="preserve"> </w:t>
      </w:r>
      <w:proofErr w:type="spellStart"/>
      <w:r>
        <w:t>légale</w:t>
      </w:r>
      <w:bookmarkEnd w:id="376"/>
      <w:proofErr w:type="spellEnd"/>
    </w:p>
    <w:p w14:paraId="6BF42E19" w14:textId="77777777" w:rsidR="00A81020" w:rsidRPr="00031A77" w:rsidRDefault="00000000" w:rsidP="0000426A">
      <w:pPr>
        <w:pStyle w:val="CERESBody"/>
        <w:spacing w:after="80"/>
        <w:jc w:val="both"/>
        <w:rPr>
          <w:lang w:val="fr-FR"/>
        </w:rPr>
      </w:pPr>
      <w:r w:rsidRPr="00031A77">
        <w:rPr>
          <w:lang w:val="fr-FR"/>
        </w:rPr>
        <w:t>Note N°001 MEFSG/DGI/DLFC/SL du 10 mars 2020, objet : Imposition à l’IRSA et déductible des dépenses relatives au Per Diem. (</w:t>
      </w:r>
      <w:r w:rsidRPr="00031A77">
        <w:rPr>
          <w:b/>
          <w:bCs/>
          <w:lang w:val="fr-FR"/>
        </w:rPr>
        <w:t>Voir annexe</w:t>
      </w:r>
      <w:r w:rsidRPr="00031A77">
        <w:rPr>
          <w:lang w:val="fr-FR"/>
        </w:rPr>
        <w:t>)</w:t>
      </w:r>
    </w:p>
    <w:p w14:paraId="1199560B" w14:textId="52101502" w:rsidR="00A81020" w:rsidRPr="00031A77" w:rsidRDefault="00000000" w:rsidP="0000426A">
      <w:pPr>
        <w:pStyle w:val="CERESBody"/>
        <w:spacing w:after="80"/>
        <w:jc w:val="both"/>
        <w:rPr>
          <w:lang w:val="fr-FR"/>
        </w:rPr>
      </w:pPr>
      <w:r w:rsidRPr="00031A77">
        <w:rPr>
          <w:lang w:val="fr-FR"/>
        </w:rPr>
        <w:t xml:space="preserve">La note précise </w:t>
      </w:r>
      <w:proofErr w:type="gramStart"/>
      <w:r w:rsidR="00D25489" w:rsidRPr="00031A77">
        <w:rPr>
          <w:lang w:val="fr-FR"/>
        </w:rPr>
        <w:t>que:</w:t>
      </w:r>
      <w:proofErr w:type="gramEnd"/>
    </w:p>
    <w:p w14:paraId="42869945" w14:textId="77777777" w:rsidR="00A81020" w:rsidRPr="00031A77" w:rsidRDefault="00000000" w:rsidP="0000426A">
      <w:pPr>
        <w:pStyle w:val="CERESBody"/>
        <w:spacing w:after="80"/>
        <w:jc w:val="both"/>
        <w:rPr>
          <w:lang w:val="fr-FR"/>
        </w:rPr>
      </w:pPr>
      <w:r w:rsidRPr="00031A77">
        <w:rPr>
          <w:lang w:val="fr-FR"/>
        </w:rPr>
        <w:t>Pour des montants inférieurs ou égaux à 60 000 Ar (employés) et 100 000 Ar (cadres), la présentation de facture n’est pas obligatoire.</w:t>
      </w:r>
    </w:p>
    <w:p w14:paraId="40B2CB86" w14:textId="77777777" w:rsidR="00A81020" w:rsidRPr="00031A77" w:rsidRDefault="00000000" w:rsidP="0000426A">
      <w:pPr>
        <w:pStyle w:val="CERESBody"/>
        <w:spacing w:after="80"/>
        <w:jc w:val="both"/>
        <w:rPr>
          <w:lang w:val="fr-FR"/>
        </w:rPr>
      </w:pPr>
      <w:r w:rsidRPr="00031A77">
        <w:rPr>
          <w:lang w:val="fr-FR"/>
        </w:rPr>
        <w:t>Au-delà de ces seuils, la présentation de facture en bonne et due forme est requise.</w:t>
      </w:r>
    </w:p>
    <w:p w14:paraId="1D073DD5" w14:textId="0FDD4B4C" w:rsidR="00A81020" w:rsidRDefault="00000000" w:rsidP="00D628DE">
      <w:pPr>
        <w:pStyle w:val="Titre4"/>
      </w:pPr>
      <w:bookmarkStart w:id="377" w:name="_Toc223448327"/>
      <w:r>
        <w:t xml:space="preserve">Principe de </w:t>
      </w:r>
      <w:proofErr w:type="spellStart"/>
      <w:r>
        <w:t>remboursement</w:t>
      </w:r>
      <w:bookmarkEnd w:id="377"/>
      <w:proofErr w:type="spellEnd"/>
    </w:p>
    <w:p w14:paraId="39DBD857" w14:textId="77777777" w:rsidR="00A81020" w:rsidRPr="00031A77" w:rsidRDefault="00000000" w:rsidP="0000426A">
      <w:pPr>
        <w:pStyle w:val="CERESBody"/>
        <w:spacing w:after="80"/>
        <w:jc w:val="both"/>
        <w:rPr>
          <w:lang w:val="fr-FR"/>
        </w:rPr>
      </w:pPr>
      <w:r w:rsidRPr="00031A77">
        <w:rPr>
          <w:lang w:val="fr-FR"/>
        </w:rPr>
        <w:t>Avant la mission, le collaborateur reçois son Per Diem, soit viré sur son compte bancaire, soit payé par chèque, couvrant les repas et l’hébergement.</w:t>
      </w:r>
    </w:p>
    <w:p w14:paraId="420751C7" w14:textId="77777777" w:rsidR="00A81020" w:rsidRPr="00031A77" w:rsidRDefault="00000000" w:rsidP="0000426A">
      <w:pPr>
        <w:pStyle w:val="CERESBody"/>
        <w:spacing w:after="80"/>
        <w:jc w:val="both"/>
        <w:rPr>
          <w:lang w:val="fr-FR"/>
        </w:rPr>
      </w:pPr>
      <w:r w:rsidRPr="00031A77">
        <w:rPr>
          <w:lang w:val="fr-FR"/>
        </w:rPr>
        <w:t>Les montants de transport doivent toujours être justifiés par billets de taxi-brousse.</w:t>
      </w:r>
    </w:p>
    <w:p w14:paraId="7EB1277C" w14:textId="1E573308" w:rsidR="00A81020" w:rsidRPr="00031A77" w:rsidRDefault="00000000" w:rsidP="0000426A">
      <w:pPr>
        <w:pStyle w:val="CERESBody"/>
        <w:spacing w:after="80"/>
        <w:jc w:val="both"/>
        <w:rPr>
          <w:lang w:val="fr-FR"/>
        </w:rPr>
      </w:pPr>
      <w:r w:rsidRPr="00031A77">
        <w:rPr>
          <w:lang w:val="fr-FR"/>
        </w:rPr>
        <w:t>Les dépenses excédant les seuils légaux doivent être accompagnées de factures en bonne et due forme, ou déclarées via l’ISI si le fournisseur n’est pas immatriculé.</w:t>
      </w:r>
    </w:p>
    <w:p w14:paraId="6D44AAAB" w14:textId="6D2F6C3B" w:rsidR="00A81020" w:rsidRDefault="00000000" w:rsidP="00D628DE">
      <w:pPr>
        <w:pStyle w:val="Titre4"/>
      </w:pPr>
      <w:bookmarkStart w:id="378" w:name="_Toc223448328"/>
      <w:proofErr w:type="spellStart"/>
      <w:r>
        <w:t>Procédure</w:t>
      </w:r>
      <w:proofErr w:type="spellEnd"/>
      <w:r>
        <w:t xml:space="preserve"> </w:t>
      </w:r>
      <w:proofErr w:type="spellStart"/>
      <w:r>
        <w:t>opérationnelle</w:t>
      </w:r>
      <w:bookmarkEnd w:id="378"/>
      <w:proofErr w:type="spellEnd"/>
    </w:p>
    <w:p w14:paraId="7E544E3D" w14:textId="77777777" w:rsidR="00A81020" w:rsidRPr="00031A77" w:rsidRDefault="00000000" w:rsidP="0000426A">
      <w:pPr>
        <w:pStyle w:val="CERESBody"/>
        <w:spacing w:after="80"/>
        <w:jc w:val="both"/>
        <w:rPr>
          <w:lang w:val="fr-FR"/>
        </w:rPr>
      </w:pPr>
      <w:r w:rsidRPr="00031A77">
        <w:rPr>
          <w:lang w:val="fr-FR"/>
        </w:rPr>
        <w:t>A son retour de mission, le collaborateur présente :</w:t>
      </w:r>
    </w:p>
    <w:p w14:paraId="034A7E90" w14:textId="77777777" w:rsidR="00A81020" w:rsidRPr="00031A77" w:rsidRDefault="00000000" w:rsidP="0000426A">
      <w:pPr>
        <w:pStyle w:val="CERESBody"/>
        <w:spacing w:after="80"/>
        <w:jc w:val="both"/>
        <w:rPr>
          <w:lang w:val="fr-FR"/>
        </w:rPr>
      </w:pPr>
      <w:r w:rsidRPr="00031A77">
        <w:rPr>
          <w:lang w:val="fr-FR"/>
        </w:rPr>
        <w:t>L’ordre de mission</w:t>
      </w:r>
    </w:p>
    <w:p w14:paraId="5BE60C4A" w14:textId="77777777" w:rsidR="00A81020" w:rsidRPr="00031A77" w:rsidRDefault="00000000" w:rsidP="0000426A">
      <w:pPr>
        <w:pStyle w:val="CERESBody"/>
        <w:spacing w:after="80"/>
        <w:jc w:val="both"/>
        <w:rPr>
          <w:lang w:val="fr-FR"/>
        </w:rPr>
      </w:pPr>
      <w:r w:rsidRPr="00031A77">
        <w:rPr>
          <w:lang w:val="fr-FR"/>
        </w:rPr>
        <w:t>Les factures supplémentaires en cas de dépassement des seuils.</w:t>
      </w:r>
    </w:p>
    <w:p w14:paraId="73D953AA" w14:textId="1AEB4A2F" w:rsidR="00A81020" w:rsidRPr="00031A77" w:rsidRDefault="00000000" w:rsidP="0000426A">
      <w:pPr>
        <w:pStyle w:val="CERESBody"/>
        <w:spacing w:after="80"/>
        <w:jc w:val="both"/>
        <w:rPr>
          <w:lang w:val="fr-FR"/>
        </w:rPr>
      </w:pPr>
      <w:r w:rsidRPr="00031A77">
        <w:rPr>
          <w:lang w:val="fr-FR"/>
        </w:rPr>
        <w:t>Le service finances vérifie les justificatifs et procède à l’enregistrement comptable et, le cas échéant, à la régularisation des montants dépassant les seuils.</w:t>
      </w:r>
    </w:p>
    <w:p w14:paraId="736B84C9" w14:textId="7CCD0284" w:rsidR="00A81020" w:rsidRDefault="00000000" w:rsidP="00A07F17">
      <w:pPr>
        <w:pStyle w:val="Titre2"/>
      </w:pPr>
      <w:bookmarkStart w:id="379" w:name="_Toc223448329"/>
      <w:proofErr w:type="spellStart"/>
      <w:r>
        <w:t>Enregistrement</w:t>
      </w:r>
      <w:proofErr w:type="spellEnd"/>
      <w:r>
        <w:t xml:space="preserve"> des </w:t>
      </w:r>
      <w:proofErr w:type="spellStart"/>
      <w:r>
        <w:t>produits</w:t>
      </w:r>
      <w:proofErr w:type="spellEnd"/>
      <w:r>
        <w:t xml:space="preserve"> divers</w:t>
      </w:r>
      <w:bookmarkEnd w:id="379"/>
    </w:p>
    <w:p w14:paraId="7ED1FFBD" w14:textId="77777777" w:rsidR="00A81020" w:rsidRPr="00031A77" w:rsidRDefault="00000000" w:rsidP="0000426A">
      <w:pPr>
        <w:pStyle w:val="CERESBody"/>
        <w:spacing w:after="80"/>
        <w:jc w:val="both"/>
        <w:rPr>
          <w:lang w:val="fr-FR"/>
        </w:rPr>
      </w:pPr>
      <w:r w:rsidRPr="00031A77">
        <w:rPr>
          <w:lang w:val="fr-FR"/>
        </w:rPr>
        <w:t>Cette procédure s’applique à toutes les entrées de fonds perçues par CERES, qu’elle soit en espèce ou en chèque, et quelle qu’en soit la source (adhérents, bénéficiaires, fournisseurs, partenaires).</w:t>
      </w:r>
    </w:p>
    <w:p w14:paraId="594CE514" w14:textId="77777777" w:rsidR="00A81020" w:rsidRPr="00031A77" w:rsidRDefault="00000000" w:rsidP="0000426A">
      <w:pPr>
        <w:pStyle w:val="CERESBody"/>
        <w:spacing w:after="80"/>
        <w:jc w:val="both"/>
        <w:rPr>
          <w:lang w:val="fr-FR"/>
        </w:rPr>
      </w:pPr>
      <w:r w:rsidRPr="00031A77">
        <w:rPr>
          <w:lang w:val="fr-FR"/>
        </w:rPr>
        <w:t xml:space="preserve">Tout montant reçu (espèce ou chèque) est versé directement sur le compte bancaire de CERES.  La personne ayant effectué le versement obtient une preuve officielle de dépôt (bordereau de versement). Ce bordereau est remis au comptable et joint à l’autorisation de paiement et document de référence lié à l’opération (navette, facture, reçu, </w:t>
      </w:r>
      <w:proofErr w:type="spellStart"/>
      <w:r w:rsidRPr="00031A77">
        <w:rPr>
          <w:lang w:val="fr-FR"/>
        </w:rPr>
        <w:t>etc</w:t>
      </w:r>
      <w:proofErr w:type="spellEnd"/>
      <w:r w:rsidRPr="00031A77">
        <w:rPr>
          <w:lang w:val="fr-FR"/>
        </w:rPr>
        <w:t>).</w:t>
      </w:r>
    </w:p>
    <w:p w14:paraId="75FD0DFF" w14:textId="77777777" w:rsidR="00A81020" w:rsidRPr="00031A77" w:rsidRDefault="00000000" w:rsidP="0000426A">
      <w:pPr>
        <w:pStyle w:val="CERESBody"/>
        <w:spacing w:after="80"/>
        <w:jc w:val="both"/>
        <w:rPr>
          <w:lang w:val="fr-FR"/>
        </w:rPr>
      </w:pPr>
      <w:r w:rsidRPr="00031A77">
        <w:rPr>
          <w:lang w:val="fr-FR"/>
        </w:rPr>
        <w:t>Le comptable vérifie la conformité de la pièce et procède à son enregistrement dans la comptabilité, en l’imputant dans le compte approprié après contrôle et la validation par le RF.</w:t>
      </w:r>
    </w:p>
    <w:p w14:paraId="080EF8C2" w14:textId="1D2358B6" w:rsidR="00A81020" w:rsidRDefault="00000000" w:rsidP="00A07F17">
      <w:pPr>
        <w:pStyle w:val="Titre2"/>
      </w:pPr>
      <w:bookmarkStart w:id="380" w:name="_Toc223448330"/>
      <w:proofErr w:type="spellStart"/>
      <w:r>
        <w:lastRenderedPageBreak/>
        <w:t>Procédure</w:t>
      </w:r>
      <w:proofErr w:type="spellEnd"/>
      <w:r>
        <w:t xml:space="preserve"> </w:t>
      </w:r>
      <w:proofErr w:type="spellStart"/>
      <w:r>
        <w:t>comptable</w:t>
      </w:r>
      <w:bookmarkEnd w:id="380"/>
      <w:proofErr w:type="spellEnd"/>
    </w:p>
    <w:p w14:paraId="4169ED8A" w14:textId="7D46FE38" w:rsidR="00A81020" w:rsidRDefault="00000000" w:rsidP="00A07F17">
      <w:pPr>
        <w:pStyle w:val="Titre3"/>
      </w:pPr>
      <w:bookmarkStart w:id="381" w:name="_Toc223448331"/>
      <w:proofErr w:type="spellStart"/>
      <w:r>
        <w:t>Généralités</w:t>
      </w:r>
      <w:bookmarkEnd w:id="381"/>
      <w:proofErr w:type="spellEnd"/>
    </w:p>
    <w:p w14:paraId="17CA906A" w14:textId="77777777" w:rsidR="00A81020" w:rsidRPr="00031A77" w:rsidRDefault="00000000" w:rsidP="0000426A">
      <w:pPr>
        <w:pStyle w:val="CERESBody"/>
        <w:spacing w:after="80"/>
        <w:jc w:val="both"/>
        <w:rPr>
          <w:lang w:val="fr-FR"/>
        </w:rPr>
      </w:pPr>
      <w:r w:rsidRPr="00031A77">
        <w:rPr>
          <w:lang w:val="fr-FR"/>
        </w:rPr>
        <w:t>L’exercice comptable de PROMES se clôture le 31 décembre de chaque année. PROMES utilise le plan comptable général (PCG) 2005 en vigueur à Madagascar et adopte ses principes comptables (méthode d’immobilisation, méthode de passage des provisions, etc.).</w:t>
      </w:r>
    </w:p>
    <w:p w14:paraId="5112FEB6" w14:textId="77777777" w:rsidR="00A81020" w:rsidRPr="00031A77" w:rsidRDefault="00000000" w:rsidP="0000426A">
      <w:pPr>
        <w:pStyle w:val="CERESBody"/>
        <w:spacing w:after="80"/>
        <w:jc w:val="both"/>
        <w:rPr>
          <w:lang w:val="fr-FR"/>
        </w:rPr>
      </w:pPr>
      <w:r w:rsidRPr="00031A77">
        <w:rPr>
          <w:lang w:val="fr-FR"/>
        </w:rPr>
        <w:t>PROMES utilise le logiciel de comptabilité SAGE 100 Comptabilité, version I7. Un profil « Administrateur » est accessible uniquement au DPR. Le RF et le comptable ont un accès restreint sous le profil « Comptable ».</w:t>
      </w:r>
    </w:p>
    <w:p w14:paraId="60C25B8A" w14:textId="77777777" w:rsidR="00A81020" w:rsidRPr="00031A77" w:rsidRDefault="00000000" w:rsidP="0000426A">
      <w:pPr>
        <w:pStyle w:val="CERESBody"/>
        <w:spacing w:after="80"/>
        <w:jc w:val="both"/>
        <w:rPr>
          <w:lang w:val="fr-FR"/>
        </w:rPr>
      </w:pPr>
      <w:r w:rsidRPr="00031A77">
        <w:rPr>
          <w:lang w:val="fr-FR"/>
        </w:rPr>
        <w:t>La procédure comptable discutée ici concerne les opérations d’enregistrement dans le logiciel comptable en vigueur au sein du programme CERES (actuellement le Compta Sage i7). Elle concerne les opérations post-réalisation des dépenses ou la constatation d’un mouvement ayant une incidence sur la comptabilité. En effet, les processus précédant l’obtention des pièces comptables sont enregistrés dans le processus d’achat.</w:t>
      </w:r>
    </w:p>
    <w:p w14:paraId="1B3EABA8" w14:textId="4E363306" w:rsidR="00A81020" w:rsidRDefault="00000000" w:rsidP="00A07F17">
      <w:pPr>
        <w:pStyle w:val="Titre3"/>
      </w:pPr>
      <w:bookmarkStart w:id="382" w:name="_Toc223448332"/>
      <w:proofErr w:type="spellStart"/>
      <w:r>
        <w:t>Définition</w:t>
      </w:r>
      <w:proofErr w:type="spellEnd"/>
      <w:r>
        <w:t xml:space="preserve"> </w:t>
      </w:r>
      <w:proofErr w:type="spellStart"/>
      <w:r>
        <w:t>d’une</w:t>
      </w:r>
      <w:proofErr w:type="spellEnd"/>
      <w:r>
        <w:t xml:space="preserve"> pièce </w:t>
      </w:r>
      <w:proofErr w:type="spellStart"/>
      <w:r w:rsidR="00D25489">
        <w:t>comptable</w:t>
      </w:r>
      <w:proofErr w:type="spellEnd"/>
      <w:r w:rsidR="00D25489">
        <w:t>:</w:t>
      </w:r>
      <w:bookmarkEnd w:id="382"/>
    </w:p>
    <w:p w14:paraId="4E4BFC6F" w14:textId="651274E8" w:rsidR="00A81020" w:rsidRPr="00031A77" w:rsidRDefault="00000000" w:rsidP="0000426A">
      <w:pPr>
        <w:pStyle w:val="CERESBody"/>
        <w:spacing w:after="80"/>
        <w:jc w:val="both"/>
        <w:rPr>
          <w:lang w:val="fr-FR"/>
        </w:rPr>
      </w:pPr>
      <w:r w:rsidRPr="00031A77">
        <w:rPr>
          <w:lang w:val="fr-FR"/>
        </w:rPr>
        <w:t xml:space="preserve">Voici la liste non exhaustive des </w:t>
      </w:r>
      <w:proofErr w:type="gramStart"/>
      <w:r w:rsidR="00D25489" w:rsidRPr="00031A77">
        <w:rPr>
          <w:lang w:val="fr-FR"/>
        </w:rPr>
        <w:t>pièces:</w:t>
      </w:r>
      <w:proofErr w:type="gramEnd"/>
    </w:p>
    <w:p w14:paraId="54201533" w14:textId="6DE40283" w:rsidR="00A81020" w:rsidRPr="00031A77" w:rsidRDefault="00000000">
      <w:pPr>
        <w:pStyle w:val="CERESBody"/>
        <w:numPr>
          <w:ilvl w:val="0"/>
          <w:numId w:val="149"/>
        </w:numPr>
        <w:spacing w:after="80"/>
        <w:jc w:val="both"/>
        <w:rPr>
          <w:lang w:val="fr-FR"/>
        </w:rPr>
      </w:pPr>
      <w:r w:rsidRPr="00031A77">
        <w:rPr>
          <w:lang w:val="fr-FR"/>
        </w:rPr>
        <w:t xml:space="preserve">La « navette de demande d’achat et d’autorisation » doit être signée </w:t>
      </w:r>
      <w:proofErr w:type="gramStart"/>
      <w:r w:rsidR="007137EC" w:rsidRPr="00031A77">
        <w:rPr>
          <w:lang w:val="fr-FR"/>
        </w:rPr>
        <w:t>par:</w:t>
      </w:r>
      <w:proofErr w:type="gramEnd"/>
      <w:r w:rsidRPr="00031A77">
        <w:rPr>
          <w:lang w:val="fr-FR"/>
        </w:rPr>
        <w:t xml:space="preserve"> le demandeur et son chef de service, l’AL, le chargé des achats, le RF, le CG, puis soumise au DPR pour validation et signature. Cette navette atteste que la demande a bien été formulée.</w:t>
      </w:r>
    </w:p>
    <w:p w14:paraId="6DDA2E6D" w14:textId="77777777" w:rsidR="00A81020" w:rsidRPr="00031A77" w:rsidRDefault="00000000">
      <w:pPr>
        <w:pStyle w:val="CERESBody"/>
        <w:numPr>
          <w:ilvl w:val="0"/>
          <w:numId w:val="149"/>
        </w:numPr>
        <w:spacing w:after="80"/>
        <w:jc w:val="both"/>
        <w:rPr>
          <w:lang w:val="fr-FR"/>
        </w:rPr>
      </w:pPr>
      <w:r w:rsidRPr="00031A77">
        <w:rPr>
          <w:lang w:val="fr-FR"/>
        </w:rPr>
        <w:t>La « navette de paiement périodique » concerne les paiements des dépenses récurrentes dans le cadre de contrats préétablis.</w:t>
      </w:r>
    </w:p>
    <w:p w14:paraId="6633F0D3" w14:textId="77777777" w:rsidR="00A81020" w:rsidRPr="00031A77" w:rsidRDefault="00000000">
      <w:pPr>
        <w:pStyle w:val="CERESBody"/>
        <w:numPr>
          <w:ilvl w:val="0"/>
          <w:numId w:val="149"/>
        </w:numPr>
        <w:spacing w:after="80"/>
        <w:jc w:val="both"/>
        <w:rPr>
          <w:lang w:val="fr-FR"/>
        </w:rPr>
      </w:pPr>
      <w:r w:rsidRPr="00031A77">
        <w:rPr>
          <w:lang w:val="fr-FR"/>
        </w:rPr>
        <w:t>L’Autorisation formelle de paiement, signée par le RF et le DPR, atteste de l’autorisation d’engagement et de paiement des dépenses.</w:t>
      </w:r>
    </w:p>
    <w:p w14:paraId="71AAB7C6" w14:textId="77777777" w:rsidR="00A81020" w:rsidRPr="00031A77" w:rsidRDefault="00000000">
      <w:pPr>
        <w:pStyle w:val="CERESBody"/>
        <w:numPr>
          <w:ilvl w:val="0"/>
          <w:numId w:val="149"/>
        </w:numPr>
        <w:spacing w:after="80"/>
        <w:jc w:val="both"/>
        <w:rPr>
          <w:lang w:val="fr-FR"/>
        </w:rPr>
      </w:pPr>
      <w:r w:rsidRPr="00031A77">
        <w:rPr>
          <w:lang w:val="fr-FR"/>
        </w:rPr>
        <w:t>Les copies des pièces de paiement, si effectuées par chèques ou espèces, signées « reçues » par le prestataire, ainsi que la référence de virement si un autre mode de paiement est utilisé.</w:t>
      </w:r>
    </w:p>
    <w:p w14:paraId="3D592110" w14:textId="2CDB94AB" w:rsidR="00A81020" w:rsidRPr="00031A77" w:rsidRDefault="00000000">
      <w:pPr>
        <w:pStyle w:val="CERESBody"/>
        <w:numPr>
          <w:ilvl w:val="0"/>
          <w:numId w:val="149"/>
        </w:numPr>
        <w:spacing w:after="80"/>
        <w:jc w:val="both"/>
        <w:rPr>
          <w:lang w:val="fr-FR"/>
        </w:rPr>
      </w:pPr>
      <w:r w:rsidRPr="00031A77">
        <w:rPr>
          <w:lang w:val="fr-FR"/>
        </w:rPr>
        <w:t xml:space="preserve">Les factures en bonne et due </w:t>
      </w:r>
      <w:proofErr w:type="gramStart"/>
      <w:r w:rsidR="007137EC" w:rsidRPr="00031A77">
        <w:rPr>
          <w:lang w:val="fr-FR"/>
        </w:rPr>
        <w:t>forme:</w:t>
      </w:r>
      <w:proofErr w:type="gramEnd"/>
      <w:r w:rsidRPr="00031A77">
        <w:rPr>
          <w:lang w:val="fr-FR"/>
        </w:rPr>
        <w:t xml:space="preserve"> lettre imprimée ou manuscrite, entête du fournisseur/prestataire avec nom, adresse, contact, NIF, STAT, date de la facture, motif de la facture, articles achetés (caractéristiques du produits, quantité, prix unitaire et total, conditions de garantie s’il y en a), cachet de l’établissement et signature de son responsable, ainsi que la mention de livraison du produit acheté (sauf si un bon de livraison distinct est fourni).</w:t>
      </w:r>
    </w:p>
    <w:p w14:paraId="1F563FA7" w14:textId="77777777" w:rsidR="00A81020" w:rsidRPr="00031A77" w:rsidRDefault="00000000" w:rsidP="0000426A">
      <w:pPr>
        <w:pStyle w:val="CERESBody"/>
        <w:spacing w:after="80"/>
        <w:jc w:val="both"/>
        <w:rPr>
          <w:lang w:val="fr-FR"/>
        </w:rPr>
      </w:pPr>
      <w:r w:rsidRPr="00031A77">
        <w:rPr>
          <w:lang w:val="fr-FR"/>
        </w:rPr>
        <w:t>Un montant sur la facture doit être identique à celui figurant sur la navette d’achat et d’autorisation. En cas de diminution entre le montant débloqué et le prix réels du produit (en raison d’une remise, par exemple, etc.), l‘écart est retourné sous RDIV.  Le montant de retour RDIV et sa référence de paiement doivent être mentionnés sur l’AFP, dans la section comptabilité.</w:t>
      </w:r>
    </w:p>
    <w:p w14:paraId="4AD49F2B" w14:textId="7D3FEA98" w:rsidR="00A81020" w:rsidRPr="00031A77" w:rsidRDefault="00000000" w:rsidP="0000426A">
      <w:pPr>
        <w:pStyle w:val="CERESBody"/>
        <w:spacing w:after="80"/>
        <w:jc w:val="both"/>
        <w:rPr>
          <w:lang w:val="fr-FR"/>
        </w:rPr>
      </w:pPr>
      <w:r w:rsidRPr="00031A77">
        <w:rPr>
          <w:lang w:val="fr-FR"/>
        </w:rPr>
        <w:t xml:space="preserve">Les documents de demande de remboursement des frais médicaux (DRFMS) varient pour chaque opération, selon la nature de la </w:t>
      </w:r>
      <w:proofErr w:type="gramStart"/>
      <w:r w:rsidR="00D25489" w:rsidRPr="00031A77">
        <w:rPr>
          <w:lang w:val="fr-FR"/>
        </w:rPr>
        <w:t>charge:</w:t>
      </w:r>
      <w:proofErr w:type="gramEnd"/>
    </w:p>
    <w:p w14:paraId="59EB029F" w14:textId="00921AFA" w:rsidR="00A81020" w:rsidRPr="00031A77" w:rsidRDefault="00000000">
      <w:pPr>
        <w:pStyle w:val="CERESBody"/>
        <w:numPr>
          <w:ilvl w:val="0"/>
          <w:numId w:val="150"/>
        </w:numPr>
        <w:spacing w:after="80"/>
        <w:jc w:val="both"/>
        <w:rPr>
          <w:lang w:val="fr-FR"/>
        </w:rPr>
      </w:pPr>
      <w:r w:rsidRPr="00031A77">
        <w:rPr>
          <w:lang w:val="fr-FR"/>
        </w:rPr>
        <w:t xml:space="preserve">Pièces d’Achat ordinaire ou paiement charges </w:t>
      </w:r>
      <w:proofErr w:type="gramStart"/>
      <w:r w:rsidR="007750B2" w:rsidRPr="00031A77">
        <w:rPr>
          <w:lang w:val="fr-FR"/>
        </w:rPr>
        <w:t>d’abonnés:</w:t>
      </w:r>
      <w:proofErr w:type="gramEnd"/>
      <w:r w:rsidRPr="00031A77">
        <w:rPr>
          <w:lang w:val="fr-FR"/>
        </w:rPr>
        <w:t xml:space="preserve"> elles respectent la norme précitée.</w:t>
      </w:r>
    </w:p>
    <w:p w14:paraId="27D06AF9" w14:textId="218A82E9" w:rsidR="00A81020" w:rsidRPr="00031A77" w:rsidRDefault="00000000">
      <w:pPr>
        <w:pStyle w:val="CERESBody"/>
        <w:numPr>
          <w:ilvl w:val="0"/>
          <w:numId w:val="150"/>
        </w:numPr>
        <w:spacing w:after="80"/>
        <w:jc w:val="both"/>
        <w:rPr>
          <w:lang w:val="fr-FR"/>
        </w:rPr>
      </w:pPr>
      <w:r w:rsidRPr="00031A77">
        <w:rPr>
          <w:lang w:val="fr-FR"/>
        </w:rPr>
        <w:lastRenderedPageBreak/>
        <w:t xml:space="preserve">Paiement de salaire par virement ou </w:t>
      </w:r>
      <w:proofErr w:type="gramStart"/>
      <w:r w:rsidR="007750B2" w:rsidRPr="00031A77">
        <w:rPr>
          <w:lang w:val="fr-FR"/>
        </w:rPr>
        <w:t>chèque:</w:t>
      </w:r>
      <w:proofErr w:type="gramEnd"/>
      <w:r w:rsidRPr="00031A77">
        <w:rPr>
          <w:lang w:val="fr-FR"/>
        </w:rPr>
        <w:t xml:space="preserve"> elles sont constituées de l’Etat salarial (Etat Sal) imprimé et signé par le RF, le RH et le DPR, puis de la référence du virement uniquement ou d’une copie du chèque de paiement, ainsi que du double des fiches de paie avec la signature du bénéficiaire et du Responsable RH.</w:t>
      </w:r>
    </w:p>
    <w:p w14:paraId="01A4AACD" w14:textId="23CC5C66" w:rsidR="00A81020" w:rsidRPr="00031A77" w:rsidRDefault="00000000" w:rsidP="0000426A">
      <w:pPr>
        <w:pStyle w:val="CERESBody"/>
        <w:spacing w:after="80"/>
        <w:jc w:val="both"/>
        <w:rPr>
          <w:lang w:val="fr-FR"/>
        </w:rPr>
      </w:pPr>
      <w:r w:rsidRPr="00031A77">
        <w:rPr>
          <w:lang w:val="fr-FR"/>
        </w:rPr>
        <w:t xml:space="preserve">Les </w:t>
      </w:r>
      <w:proofErr w:type="gramStart"/>
      <w:r w:rsidR="007750B2" w:rsidRPr="00031A77">
        <w:rPr>
          <w:lang w:val="fr-FR"/>
        </w:rPr>
        <w:t>intendances:</w:t>
      </w:r>
      <w:proofErr w:type="gramEnd"/>
      <w:r w:rsidRPr="00031A77">
        <w:rPr>
          <w:lang w:val="fr-FR"/>
        </w:rPr>
        <w:t xml:space="preserve"> les factures sont préétablies par CERES en fonction des bons de livraison reçus, et les prestataires ne font que signer et/ou apposer leur cachet.</w:t>
      </w:r>
    </w:p>
    <w:p w14:paraId="05BFF584" w14:textId="209DB0BC" w:rsidR="00A81020" w:rsidRPr="00031A77" w:rsidRDefault="00000000" w:rsidP="00A07F17">
      <w:pPr>
        <w:pStyle w:val="CERESBody"/>
        <w:spacing w:after="80"/>
        <w:jc w:val="both"/>
        <w:rPr>
          <w:lang w:val="fr-FR"/>
        </w:rPr>
      </w:pPr>
      <w:r w:rsidRPr="00031A77">
        <w:rPr>
          <w:lang w:val="fr-FR"/>
        </w:rPr>
        <w:t>En raison de la difficulté de demander aux bus de fournir un relevé de NIF ou de produire des pièces justificatives à chaque déplacement (d'ailleurs, aucun billet n'est actuellement délivré par les bus), un état récapitulatif des déplacements mensuels, validé par le Chef de service, sert de pièce justificative.</w:t>
      </w:r>
    </w:p>
    <w:p w14:paraId="303A8B7E" w14:textId="3500AD40" w:rsidR="00A81020" w:rsidRPr="00031A77" w:rsidRDefault="00000000" w:rsidP="00A07F17">
      <w:pPr>
        <w:pStyle w:val="Titre3"/>
        <w:rPr>
          <w:lang w:val="fr-FR"/>
        </w:rPr>
      </w:pPr>
      <w:bookmarkStart w:id="383" w:name="_Toc223448333"/>
      <w:r w:rsidRPr="00031A77">
        <w:rPr>
          <w:lang w:val="fr-FR"/>
        </w:rPr>
        <w:t xml:space="preserve">Rôle et structure de la </w:t>
      </w:r>
      <w:proofErr w:type="gramStart"/>
      <w:r w:rsidR="00D25489" w:rsidRPr="00031A77">
        <w:rPr>
          <w:lang w:val="fr-FR"/>
        </w:rPr>
        <w:t>comptabilité:</w:t>
      </w:r>
      <w:bookmarkEnd w:id="383"/>
      <w:proofErr w:type="gramEnd"/>
    </w:p>
    <w:p w14:paraId="51061FA3" w14:textId="51DB9D54" w:rsidR="00A81020" w:rsidRPr="00031A77" w:rsidRDefault="00000000" w:rsidP="0000426A">
      <w:pPr>
        <w:pStyle w:val="CERESBody"/>
        <w:spacing w:after="80"/>
        <w:jc w:val="both"/>
        <w:rPr>
          <w:lang w:val="fr-FR"/>
        </w:rPr>
      </w:pPr>
      <w:r w:rsidRPr="00031A77">
        <w:rPr>
          <w:lang w:val="fr-FR"/>
        </w:rPr>
        <w:t xml:space="preserve">La comptabilité a pour objectifs </w:t>
      </w:r>
      <w:proofErr w:type="gramStart"/>
      <w:r w:rsidR="00D25489" w:rsidRPr="00031A77">
        <w:rPr>
          <w:lang w:val="fr-FR"/>
        </w:rPr>
        <w:t>de:</w:t>
      </w:r>
      <w:proofErr w:type="gramEnd"/>
    </w:p>
    <w:p w14:paraId="72F89943" w14:textId="63120B4F" w:rsidR="00A81020" w:rsidRPr="00031A77" w:rsidRDefault="00000000">
      <w:pPr>
        <w:pStyle w:val="CERESBody"/>
        <w:numPr>
          <w:ilvl w:val="0"/>
          <w:numId w:val="151"/>
        </w:numPr>
        <w:spacing w:after="80"/>
        <w:jc w:val="both"/>
        <w:rPr>
          <w:lang w:val="fr-FR"/>
        </w:rPr>
      </w:pPr>
      <w:r w:rsidRPr="00031A77">
        <w:rPr>
          <w:lang w:val="fr-FR"/>
        </w:rPr>
        <w:t xml:space="preserve">Enregistrer tous les mouvements financiers et comptables du </w:t>
      </w:r>
      <w:proofErr w:type="gramStart"/>
      <w:r w:rsidR="007750B2" w:rsidRPr="00031A77">
        <w:rPr>
          <w:lang w:val="fr-FR"/>
        </w:rPr>
        <w:t>programme:</w:t>
      </w:r>
      <w:proofErr w:type="gramEnd"/>
      <w:r w:rsidRPr="00031A77">
        <w:rPr>
          <w:lang w:val="fr-FR"/>
        </w:rPr>
        <w:t xml:space="preserve"> charges, produits (subventions reçues, participations des élèves), banque et caisse, dettes ou engagements.</w:t>
      </w:r>
    </w:p>
    <w:p w14:paraId="461C9281" w14:textId="77777777" w:rsidR="00A81020" w:rsidRPr="00031A77" w:rsidRDefault="00000000">
      <w:pPr>
        <w:pStyle w:val="CERESBody"/>
        <w:numPr>
          <w:ilvl w:val="0"/>
          <w:numId w:val="151"/>
        </w:numPr>
        <w:spacing w:after="80"/>
        <w:jc w:val="both"/>
        <w:rPr>
          <w:lang w:val="fr-FR"/>
        </w:rPr>
      </w:pPr>
      <w:r w:rsidRPr="00031A77">
        <w:rPr>
          <w:lang w:val="fr-FR"/>
        </w:rPr>
        <w:t>Enregistrer et effectuer les ventilations analytiques</w:t>
      </w:r>
    </w:p>
    <w:p w14:paraId="512D3FBF" w14:textId="77777777" w:rsidR="00A81020" w:rsidRPr="00031A77" w:rsidRDefault="00000000">
      <w:pPr>
        <w:pStyle w:val="CERESBody"/>
        <w:numPr>
          <w:ilvl w:val="0"/>
          <w:numId w:val="151"/>
        </w:numPr>
        <w:spacing w:after="80"/>
        <w:jc w:val="both"/>
        <w:rPr>
          <w:lang w:val="fr-FR"/>
        </w:rPr>
      </w:pPr>
      <w:r w:rsidRPr="00031A77">
        <w:rPr>
          <w:lang w:val="fr-FR"/>
        </w:rPr>
        <w:t>Saisir les pièces dans le logiciel Sage</w:t>
      </w:r>
    </w:p>
    <w:p w14:paraId="4FF356E8" w14:textId="77777777" w:rsidR="00A81020" w:rsidRPr="00031A77" w:rsidRDefault="00000000">
      <w:pPr>
        <w:pStyle w:val="CERESBody"/>
        <w:numPr>
          <w:ilvl w:val="0"/>
          <w:numId w:val="151"/>
        </w:numPr>
        <w:spacing w:after="80"/>
        <w:jc w:val="both"/>
        <w:rPr>
          <w:lang w:val="fr-FR"/>
        </w:rPr>
      </w:pPr>
      <w:r w:rsidRPr="00031A77">
        <w:rPr>
          <w:lang w:val="fr-FR"/>
        </w:rPr>
        <w:t>Classer et numéroter les pièces par ordre chronologique mensuel.</w:t>
      </w:r>
    </w:p>
    <w:p w14:paraId="4559D7ED" w14:textId="77777777" w:rsidR="00A81020" w:rsidRPr="00031A77" w:rsidRDefault="00000000">
      <w:pPr>
        <w:pStyle w:val="CERESBody"/>
        <w:numPr>
          <w:ilvl w:val="0"/>
          <w:numId w:val="151"/>
        </w:numPr>
        <w:spacing w:after="80"/>
        <w:jc w:val="both"/>
        <w:rPr>
          <w:lang w:val="fr-FR"/>
        </w:rPr>
      </w:pPr>
      <w:r w:rsidRPr="00031A77">
        <w:rPr>
          <w:lang w:val="fr-FR"/>
        </w:rPr>
        <w:t>Fournir les informations demandées par des bailleurs.</w:t>
      </w:r>
    </w:p>
    <w:p w14:paraId="22BD6A2E" w14:textId="7309532C" w:rsidR="00A81020" w:rsidRPr="00031A77" w:rsidRDefault="00000000" w:rsidP="0000426A">
      <w:pPr>
        <w:pStyle w:val="CERESBody"/>
        <w:spacing w:after="80"/>
        <w:jc w:val="both"/>
        <w:rPr>
          <w:lang w:val="fr-FR"/>
        </w:rPr>
      </w:pPr>
      <w:r w:rsidRPr="00031A77">
        <w:rPr>
          <w:lang w:val="fr-FR"/>
        </w:rPr>
        <w:t xml:space="preserve">La comptabilité est codifiée comme </w:t>
      </w:r>
      <w:proofErr w:type="gramStart"/>
      <w:r w:rsidR="007750B2" w:rsidRPr="00031A77">
        <w:rPr>
          <w:lang w:val="fr-FR"/>
        </w:rPr>
        <w:t>suit:</w:t>
      </w:r>
      <w:proofErr w:type="gramEnd"/>
    </w:p>
    <w:p w14:paraId="579F1A56" w14:textId="23ACEDC8" w:rsidR="00A81020" w:rsidRPr="00031A77" w:rsidRDefault="00000000">
      <w:pPr>
        <w:pStyle w:val="CERESBody"/>
        <w:numPr>
          <w:ilvl w:val="0"/>
          <w:numId w:val="152"/>
        </w:numPr>
        <w:spacing w:after="80"/>
        <w:jc w:val="both"/>
        <w:rPr>
          <w:lang w:val="fr-FR"/>
        </w:rPr>
      </w:pPr>
      <w:r w:rsidRPr="00031A77">
        <w:rPr>
          <w:b/>
          <w:bCs/>
          <w:lang w:val="fr-FR"/>
        </w:rPr>
        <w:t xml:space="preserve">Numéros de </w:t>
      </w:r>
      <w:proofErr w:type="gramStart"/>
      <w:r w:rsidR="007750B2" w:rsidRPr="00031A77">
        <w:rPr>
          <w:b/>
          <w:bCs/>
          <w:lang w:val="fr-FR"/>
        </w:rPr>
        <w:t>comptes</w:t>
      </w:r>
      <w:r w:rsidR="007750B2" w:rsidRPr="00031A77">
        <w:rPr>
          <w:lang w:val="fr-FR"/>
        </w:rPr>
        <w:t>:</w:t>
      </w:r>
      <w:proofErr w:type="gramEnd"/>
      <w:r w:rsidRPr="00031A77">
        <w:rPr>
          <w:lang w:val="fr-FR"/>
        </w:rPr>
        <w:t xml:space="preserve"> les numéros de comptes sont limités à 8 chiffres, conformément au PCG 2005</w:t>
      </w:r>
    </w:p>
    <w:p w14:paraId="0DC234DB" w14:textId="516BE8EB" w:rsidR="00A81020" w:rsidRPr="00031A77" w:rsidRDefault="007750B2">
      <w:pPr>
        <w:pStyle w:val="CERESBody"/>
        <w:numPr>
          <w:ilvl w:val="0"/>
          <w:numId w:val="152"/>
        </w:numPr>
        <w:spacing w:after="80"/>
        <w:jc w:val="both"/>
        <w:rPr>
          <w:lang w:val="fr-FR"/>
        </w:rPr>
      </w:pPr>
      <w:proofErr w:type="gramStart"/>
      <w:r w:rsidRPr="00031A77">
        <w:rPr>
          <w:b/>
          <w:bCs/>
          <w:lang w:val="fr-FR"/>
        </w:rPr>
        <w:t>Libellés:</w:t>
      </w:r>
      <w:proofErr w:type="gramEnd"/>
      <w:r w:rsidRPr="00031A77">
        <w:rPr>
          <w:lang w:val="fr-FR"/>
        </w:rPr>
        <w:t xml:space="preserve"> le libellé est limité à 35 caractères, mentionnant le fournisseur et la nature de la dépense, séparés par un tiret 8 _)</w:t>
      </w:r>
    </w:p>
    <w:p w14:paraId="6E726057" w14:textId="4DC781A7" w:rsidR="00A81020" w:rsidRPr="00031A77" w:rsidRDefault="00000000">
      <w:pPr>
        <w:pStyle w:val="CERESBody"/>
        <w:numPr>
          <w:ilvl w:val="0"/>
          <w:numId w:val="152"/>
        </w:numPr>
        <w:spacing w:after="80"/>
        <w:jc w:val="both"/>
        <w:rPr>
          <w:lang w:val="fr-FR"/>
        </w:rPr>
      </w:pPr>
      <w:r w:rsidRPr="00031A77">
        <w:rPr>
          <w:b/>
          <w:bCs/>
          <w:lang w:val="fr-FR"/>
        </w:rPr>
        <w:t xml:space="preserve">Codification budgétaire des </w:t>
      </w:r>
      <w:proofErr w:type="gramStart"/>
      <w:r w:rsidR="007750B2" w:rsidRPr="00031A77">
        <w:rPr>
          <w:b/>
          <w:bCs/>
          <w:lang w:val="fr-FR"/>
        </w:rPr>
        <w:t>activités:</w:t>
      </w:r>
      <w:proofErr w:type="gramEnd"/>
      <w:r w:rsidRPr="00031A77">
        <w:rPr>
          <w:lang w:val="fr-FR"/>
        </w:rPr>
        <w:t xml:space="preserve"> à chaque activité entreprise au sein de CERES est attribuée un code de 7 caractères, composé de 5 lettres et e 2 chiffres. Ces codes sont déjà disponibles dans le budget et doivent être inscrits tels quels dans la navette de demande d’achat ou de paiement par le demandeur. Ces codes devront être vérifiés par le RF et le CG lors du traitement de la navette. Ils seront ensuite revérifiés par le comptable avant saisie. Il est à noter que ces codes doivent être retranscrits caractère par caractère dans la comptabilité, dans la colonne dédiée qui sert actuellement à l’enregistrement des activités.</w:t>
      </w:r>
    </w:p>
    <w:p w14:paraId="34E6DEF2" w14:textId="77777777" w:rsidR="00A81020" w:rsidRPr="00031A77" w:rsidRDefault="00000000" w:rsidP="0000426A">
      <w:pPr>
        <w:pStyle w:val="CERESBody"/>
        <w:spacing w:after="80"/>
        <w:jc w:val="both"/>
        <w:rPr>
          <w:lang w:val="fr-FR"/>
        </w:rPr>
      </w:pPr>
      <w:r w:rsidRPr="00031A77">
        <w:rPr>
          <w:lang w:val="fr-FR"/>
        </w:rPr>
        <w:t>Deux comptes comptables ont été créés afin de séparer les fournitures de bureau des autres fournitures de ménage et d’hygiène.</w:t>
      </w:r>
    </w:p>
    <w:p w14:paraId="1803AEC7" w14:textId="7BBABBF9" w:rsidR="00A81020" w:rsidRPr="00031A77" w:rsidRDefault="007750B2">
      <w:pPr>
        <w:pStyle w:val="CERESBody"/>
        <w:numPr>
          <w:ilvl w:val="0"/>
          <w:numId w:val="153"/>
        </w:numPr>
        <w:spacing w:after="80"/>
        <w:jc w:val="both"/>
        <w:rPr>
          <w:lang w:val="fr-FR"/>
        </w:rPr>
      </w:pPr>
      <w:proofErr w:type="gramStart"/>
      <w:r w:rsidRPr="00031A77">
        <w:rPr>
          <w:lang w:val="fr-FR"/>
        </w:rPr>
        <w:t>6063000:</w:t>
      </w:r>
      <w:proofErr w:type="gramEnd"/>
      <w:r w:rsidRPr="00031A77">
        <w:rPr>
          <w:lang w:val="fr-FR"/>
        </w:rPr>
        <w:t xml:space="preserve"> Fournitures de </w:t>
      </w:r>
      <w:proofErr w:type="gramStart"/>
      <w:r w:rsidRPr="00031A77">
        <w:rPr>
          <w:lang w:val="fr-FR"/>
        </w:rPr>
        <w:t>bureau:</w:t>
      </w:r>
      <w:proofErr w:type="gramEnd"/>
      <w:r w:rsidRPr="00031A77">
        <w:rPr>
          <w:lang w:val="fr-FR"/>
        </w:rPr>
        <w:t xml:space="preserve"> inclut l’achat des RAM, toner d’encre pour imprimante, etc.</w:t>
      </w:r>
    </w:p>
    <w:p w14:paraId="6054B8FF" w14:textId="7880A497" w:rsidR="00A81020" w:rsidRPr="00031A77" w:rsidRDefault="007750B2">
      <w:pPr>
        <w:pStyle w:val="CERESBody"/>
        <w:numPr>
          <w:ilvl w:val="0"/>
          <w:numId w:val="153"/>
        </w:numPr>
        <w:spacing w:after="80"/>
        <w:jc w:val="both"/>
        <w:rPr>
          <w:lang w:val="fr-FR"/>
        </w:rPr>
      </w:pPr>
      <w:proofErr w:type="gramStart"/>
      <w:r w:rsidRPr="00031A77">
        <w:rPr>
          <w:lang w:val="fr-FR"/>
        </w:rPr>
        <w:t>6064000:</w:t>
      </w:r>
      <w:proofErr w:type="gramEnd"/>
      <w:r w:rsidRPr="00031A77">
        <w:rPr>
          <w:lang w:val="fr-FR"/>
        </w:rPr>
        <w:t xml:space="preserve"> Fournitures de ménages et </w:t>
      </w:r>
      <w:proofErr w:type="gramStart"/>
      <w:r w:rsidRPr="00031A77">
        <w:rPr>
          <w:lang w:val="fr-FR"/>
        </w:rPr>
        <w:t>d’hygiène:</w:t>
      </w:r>
      <w:proofErr w:type="gramEnd"/>
      <w:r w:rsidRPr="00031A77">
        <w:rPr>
          <w:lang w:val="fr-FR"/>
        </w:rPr>
        <w:t xml:space="preserve"> inclut les achats d’encaustiques, produits pharmaceutiques, etc.</w:t>
      </w:r>
    </w:p>
    <w:p w14:paraId="2D49EB06" w14:textId="77777777" w:rsidR="00A81020" w:rsidRPr="00031A77" w:rsidRDefault="00A81020" w:rsidP="0000426A">
      <w:pPr>
        <w:pStyle w:val="CERESBody"/>
        <w:jc w:val="both"/>
        <w:rPr>
          <w:lang w:val="fr-FR"/>
        </w:rPr>
      </w:pPr>
    </w:p>
    <w:p w14:paraId="5AC8A6A0" w14:textId="77777777" w:rsidR="00FE3AFD" w:rsidRPr="00031A77" w:rsidRDefault="00FE3AFD" w:rsidP="0000426A">
      <w:pPr>
        <w:pStyle w:val="CERESBody"/>
        <w:jc w:val="both"/>
        <w:rPr>
          <w:lang w:val="fr-FR"/>
        </w:rPr>
      </w:pPr>
    </w:p>
    <w:p w14:paraId="07CA1D99" w14:textId="33F35454" w:rsidR="00A81020" w:rsidRPr="00031A77" w:rsidRDefault="00000000" w:rsidP="0000426A">
      <w:pPr>
        <w:pStyle w:val="CERESBody"/>
        <w:spacing w:after="80"/>
        <w:jc w:val="both"/>
        <w:rPr>
          <w:lang w:val="fr-FR"/>
        </w:rPr>
      </w:pPr>
      <w:r w:rsidRPr="00031A77">
        <w:rPr>
          <w:lang w:val="fr-FR"/>
        </w:rPr>
        <w:lastRenderedPageBreak/>
        <w:t>Exemple d’une opération d’enregistrement dans la comptabilité (achat de jeu de carte pour ABK</w:t>
      </w:r>
      <w:proofErr w:type="gramStart"/>
      <w:r w:rsidR="00D25489" w:rsidRPr="00031A77">
        <w:rPr>
          <w:lang w:val="fr-FR"/>
        </w:rPr>
        <w:t>):</w:t>
      </w:r>
      <w:proofErr w:type="gramEnd"/>
    </w:p>
    <w:tbl>
      <w:tblPr>
        <w:tblW w:w="514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4"/>
        <w:gridCol w:w="2180"/>
        <w:gridCol w:w="1886"/>
        <w:gridCol w:w="3900"/>
      </w:tblGrid>
      <w:tr w:rsidR="002973FD" w:rsidRPr="007922E2" w14:paraId="06401B96" w14:textId="77777777" w:rsidTr="009E1379">
        <w:tc>
          <w:tcPr>
            <w:tcW w:w="1076"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318F7FE" w14:textId="77777777" w:rsidR="002973FD" w:rsidRPr="002973FD" w:rsidRDefault="002973FD" w:rsidP="00885DA1">
            <w:pPr>
              <w:jc w:val="center"/>
              <w:rPr>
                <w:rFonts w:ascii="Calibri" w:eastAsia="Times" w:hAnsi="Calibri" w:cs="Calibri"/>
                <w:b/>
                <w:bCs/>
              </w:rPr>
            </w:pPr>
            <w:proofErr w:type="spellStart"/>
            <w:r w:rsidRPr="002973FD">
              <w:rPr>
                <w:rFonts w:ascii="Calibri" w:eastAsia="Times" w:hAnsi="Calibri" w:cs="Calibri"/>
                <w:b/>
                <w:bCs/>
              </w:rPr>
              <w:t>Intitulé</w:t>
            </w:r>
            <w:proofErr w:type="spellEnd"/>
          </w:p>
        </w:tc>
        <w:tc>
          <w:tcPr>
            <w:tcW w:w="1074"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FEE98AD" w14:textId="77777777" w:rsidR="002973FD" w:rsidRPr="002973FD" w:rsidRDefault="002973FD" w:rsidP="00885DA1">
            <w:pPr>
              <w:jc w:val="center"/>
              <w:rPr>
                <w:rFonts w:ascii="Calibri" w:eastAsia="Times" w:hAnsi="Calibri" w:cs="Calibri"/>
                <w:b/>
                <w:bCs/>
              </w:rPr>
            </w:pPr>
            <w:proofErr w:type="spellStart"/>
            <w:r w:rsidRPr="002973FD">
              <w:rPr>
                <w:rFonts w:ascii="Calibri" w:eastAsia="Times" w:hAnsi="Calibri" w:cs="Calibri"/>
                <w:b/>
                <w:bCs/>
              </w:rPr>
              <w:t>Rubrique</w:t>
            </w:r>
            <w:proofErr w:type="spellEnd"/>
            <w:r w:rsidRPr="002973FD">
              <w:rPr>
                <w:rFonts w:ascii="Calibri" w:eastAsia="Times" w:hAnsi="Calibri" w:cs="Calibri"/>
                <w:b/>
                <w:bCs/>
              </w:rPr>
              <w:t xml:space="preserve"> </w:t>
            </w:r>
            <w:proofErr w:type="spellStart"/>
            <w:r w:rsidRPr="002973FD">
              <w:rPr>
                <w:rFonts w:ascii="Calibri" w:eastAsia="Times" w:hAnsi="Calibri" w:cs="Calibri"/>
                <w:b/>
                <w:bCs/>
              </w:rPr>
              <w:t>concerné</w:t>
            </w:r>
            <w:proofErr w:type="spellEnd"/>
          </w:p>
        </w:tc>
        <w:tc>
          <w:tcPr>
            <w:tcW w:w="929"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F63F0AC" w14:textId="77777777" w:rsidR="002973FD" w:rsidRPr="002973FD" w:rsidRDefault="002973FD" w:rsidP="00885DA1">
            <w:pPr>
              <w:jc w:val="center"/>
              <w:rPr>
                <w:rFonts w:ascii="Calibri" w:eastAsia="Times" w:hAnsi="Calibri" w:cs="Calibri"/>
                <w:b/>
                <w:bCs/>
              </w:rPr>
            </w:pPr>
            <w:proofErr w:type="spellStart"/>
            <w:r w:rsidRPr="002973FD">
              <w:rPr>
                <w:rFonts w:ascii="Calibri" w:eastAsia="Times" w:hAnsi="Calibri" w:cs="Calibri"/>
                <w:b/>
                <w:bCs/>
              </w:rPr>
              <w:t>Ecriture</w:t>
            </w:r>
            <w:proofErr w:type="spellEnd"/>
            <w:r w:rsidRPr="002973FD">
              <w:rPr>
                <w:rFonts w:ascii="Calibri" w:eastAsia="Times" w:hAnsi="Calibri" w:cs="Calibri"/>
                <w:b/>
                <w:bCs/>
              </w:rPr>
              <w:t xml:space="preserve"> </w:t>
            </w:r>
            <w:proofErr w:type="spellStart"/>
            <w:r w:rsidRPr="002973FD">
              <w:rPr>
                <w:rFonts w:ascii="Calibri" w:eastAsia="Times" w:hAnsi="Calibri" w:cs="Calibri"/>
                <w:b/>
                <w:bCs/>
              </w:rPr>
              <w:t>comptable</w:t>
            </w:r>
            <w:proofErr w:type="spellEnd"/>
          </w:p>
        </w:tc>
        <w:tc>
          <w:tcPr>
            <w:tcW w:w="192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6814EFCB" w14:textId="77777777" w:rsidR="002973FD" w:rsidRPr="002973FD" w:rsidRDefault="002973FD" w:rsidP="00885DA1">
            <w:pPr>
              <w:jc w:val="center"/>
              <w:rPr>
                <w:rFonts w:ascii="Calibri" w:eastAsia="Times" w:hAnsi="Calibri" w:cs="Calibri"/>
                <w:b/>
                <w:bCs/>
              </w:rPr>
            </w:pPr>
            <w:proofErr w:type="spellStart"/>
            <w:r w:rsidRPr="002973FD">
              <w:rPr>
                <w:rFonts w:ascii="Calibri" w:eastAsia="Times" w:hAnsi="Calibri" w:cs="Calibri"/>
                <w:b/>
                <w:bCs/>
              </w:rPr>
              <w:t>Libellé</w:t>
            </w:r>
            <w:proofErr w:type="spellEnd"/>
          </w:p>
        </w:tc>
      </w:tr>
      <w:tr w:rsidR="002973FD" w:rsidRPr="007922E2" w14:paraId="54AF5421" w14:textId="77777777" w:rsidTr="00885DA1">
        <w:tc>
          <w:tcPr>
            <w:tcW w:w="1076" w:type="pct"/>
            <w:tcBorders>
              <w:top w:val="single" w:sz="4" w:space="0" w:color="auto"/>
              <w:left w:val="single" w:sz="4" w:space="0" w:color="auto"/>
              <w:bottom w:val="single" w:sz="4" w:space="0" w:color="auto"/>
              <w:right w:val="single" w:sz="4" w:space="0" w:color="auto"/>
            </w:tcBorders>
            <w:hideMark/>
          </w:tcPr>
          <w:p w14:paraId="646EFEFD" w14:textId="77777777" w:rsidR="002973FD" w:rsidRPr="002973FD" w:rsidRDefault="002973FD" w:rsidP="00885DA1">
            <w:pPr>
              <w:rPr>
                <w:rFonts w:ascii="Calibri" w:eastAsia="Times" w:hAnsi="Calibri" w:cs="Calibri"/>
              </w:rPr>
            </w:pPr>
            <w:proofErr w:type="spellStart"/>
            <w:r w:rsidRPr="002973FD">
              <w:rPr>
                <w:rFonts w:ascii="Calibri" w:eastAsia="Times" w:hAnsi="Calibri" w:cs="Calibri"/>
              </w:rPr>
              <w:t>Achat</w:t>
            </w:r>
            <w:proofErr w:type="spellEnd"/>
            <w:r w:rsidRPr="002973FD">
              <w:rPr>
                <w:rFonts w:ascii="Calibri" w:eastAsia="Times" w:hAnsi="Calibri" w:cs="Calibri"/>
              </w:rPr>
              <w:t xml:space="preserve"> </w:t>
            </w:r>
          </w:p>
        </w:tc>
        <w:tc>
          <w:tcPr>
            <w:tcW w:w="1074" w:type="pct"/>
            <w:tcBorders>
              <w:top w:val="single" w:sz="4" w:space="0" w:color="auto"/>
              <w:left w:val="single" w:sz="4" w:space="0" w:color="auto"/>
              <w:bottom w:val="single" w:sz="4" w:space="0" w:color="auto"/>
              <w:right w:val="single" w:sz="4" w:space="0" w:color="auto"/>
            </w:tcBorders>
            <w:hideMark/>
          </w:tcPr>
          <w:p w14:paraId="11392447" w14:textId="77777777" w:rsidR="002973FD" w:rsidRPr="002973FD" w:rsidRDefault="002973FD" w:rsidP="00885DA1">
            <w:pPr>
              <w:jc w:val="center"/>
              <w:rPr>
                <w:rFonts w:ascii="Calibri" w:eastAsia="Times" w:hAnsi="Calibri" w:cs="Calibri"/>
              </w:rPr>
            </w:pPr>
            <w:r w:rsidRPr="002973FD">
              <w:rPr>
                <w:rFonts w:ascii="Calibri" w:eastAsia="Times" w:hAnsi="Calibri" w:cs="Calibri"/>
              </w:rPr>
              <w:t>Compte Classe 6</w:t>
            </w:r>
          </w:p>
        </w:tc>
        <w:tc>
          <w:tcPr>
            <w:tcW w:w="929" w:type="pct"/>
            <w:tcBorders>
              <w:top w:val="single" w:sz="4" w:space="0" w:color="auto"/>
              <w:left w:val="single" w:sz="4" w:space="0" w:color="auto"/>
              <w:bottom w:val="single" w:sz="4" w:space="0" w:color="auto"/>
              <w:right w:val="single" w:sz="4" w:space="0" w:color="auto"/>
            </w:tcBorders>
            <w:hideMark/>
          </w:tcPr>
          <w:p w14:paraId="58316EA4" w14:textId="77777777" w:rsidR="002973FD" w:rsidRPr="002973FD" w:rsidRDefault="002973FD" w:rsidP="00885DA1">
            <w:pPr>
              <w:jc w:val="center"/>
              <w:rPr>
                <w:rFonts w:ascii="Calibri" w:eastAsia="Times" w:hAnsi="Calibri" w:cs="Calibri"/>
              </w:rPr>
            </w:pPr>
            <w:r w:rsidRPr="002973FD">
              <w:rPr>
                <w:rFonts w:ascii="Calibri" w:eastAsia="Times" w:hAnsi="Calibri" w:cs="Calibri"/>
              </w:rPr>
              <w:t>6</w:t>
            </w:r>
          </w:p>
        </w:tc>
        <w:tc>
          <w:tcPr>
            <w:tcW w:w="1921" w:type="pct"/>
            <w:tcBorders>
              <w:top w:val="single" w:sz="4" w:space="0" w:color="auto"/>
              <w:left w:val="single" w:sz="4" w:space="0" w:color="auto"/>
              <w:bottom w:val="single" w:sz="4" w:space="0" w:color="auto"/>
              <w:right w:val="single" w:sz="4" w:space="0" w:color="auto"/>
            </w:tcBorders>
          </w:tcPr>
          <w:p w14:paraId="7B6E61EA" w14:textId="77777777" w:rsidR="002973FD" w:rsidRPr="002973FD" w:rsidRDefault="002973FD" w:rsidP="00885DA1">
            <w:pPr>
              <w:jc w:val="center"/>
              <w:rPr>
                <w:rFonts w:ascii="Calibri" w:eastAsia="Times" w:hAnsi="Calibri" w:cs="Calibri"/>
              </w:rPr>
            </w:pPr>
          </w:p>
        </w:tc>
      </w:tr>
      <w:tr w:rsidR="002973FD" w:rsidRPr="007922E2" w14:paraId="449B5958" w14:textId="77777777" w:rsidTr="00885DA1">
        <w:tc>
          <w:tcPr>
            <w:tcW w:w="1076" w:type="pct"/>
            <w:tcBorders>
              <w:top w:val="single" w:sz="4" w:space="0" w:color="auto"/>
              <w:left w:val="single" w:sz="4" w:space="0" w:color="auto"/>
              <w:bottom w:val="single" w:sz="4" w:space="0" w:color="auto"/>
              <w:right w:val="single" w:sz="4" w:space="0" w:color="auto"/>
            </w:tcBorders>
            <w:hideMark/>
          </w:tcPr>
          <w:p w14:paraId="653B5538" w14:textId="5394AE90" w:rsidR="002973FD" w:rsidRPr="002973FD" w:rsidRDefault="00975CBC" w:rsidP="00885DA1">
            <w:pPr>
              <w:rPr>
                <w:rFonts w:ascii="Calibri" w:eastAsia="Times" w:hAnsi="Calibri" w:cs="Calibri"/>
              </w:rPr>
            </w:pPr>
            <w:proofErr w:type="spellStart"/>
            <w:r w:rsidRPr="002973FD">
              <w:rPr>
                <w:rFonts w:ascii="Calibri" w:eastAsia="Times" w:hAnsi="Calibri" w:cs="Calibri"/>
              </w:rPr>
              <w:t>Fourniture</w:t>
            </w:r>
            <w:proofErr w:type="spellEnd"/>
            <w:r w:rsidRPr="002973FD">
              <w:rPr>
                <w:rFonts w:ascii="Calibri" w:eastAsia="Times" w:hAnsi="Calibri" w:cs="Calibri"/>
              </w:rPr>
              <w:t>:</w:t>
            </w:r>
            <w:r w:rsidR="002973FD" w:rsidRPr="002973FD">
              <w:rPr>
                <w:rFonts w:ascii="Calibri" w:eastAsia="Times" w:hAnsi="Calibri" w:cs="Calibri"/>
              </w:rPr>
              <w:t xml:space="preserve"> jeu de carte</w:t>
            </w:r>
          </w:p>
        </w:tc>
        <w:tc>
          <w:tcPr>
            <w:tcW w:w="1074" w:type="pct"/>
            <w:tcBorders>
              <w:top w:val="single" w:sz="4" w:space="0" w:color="auto"/>
              <w:left w:val="single" w:sz="4" w:space="0" w:color="auto"/>
              <w:bottom w:val="single" w:sz="4" w:space="0" w:color="auto"/>
              <w:right w:val="single" w:sz="4" w:space="0" w:color="auto"/>
            </w:tcBorders>
            <w:hideMark/>
          </w:tcPr>
          <w:p w14:paraId="30414061" w14:textId="77777777" w:rsidR="002973FD" w:rsidRPr="00031A77" w:rsidRDefault="002973FD" w:rsidP="00885DA1">
            <w:pPr>
              <w:jc w:val="center"/>
              <w:rPr>
                <w:rFonts w:ascii="Calibri" w:eastAsia="Times" w:hAnsi="Calibri" w:cs="Calibri"/>
                <w:lang w:val="fr-FR"/>
              </w:rPr>
            </w:pPr>
            <w:r w:rsidRPr="00031A77">
              <w:rPr>
                <w:rFonts w:ascii="Calibri" w:eastAsia="Times" w:hAnsi="Calibri" w:cs="Calibri"/>
                <w:lang w:val="fr-FR"/>
              </w:rPr>
              <w:t>Compte (compte mère 0682) : autres fournitures et fournitures scolaires</w:t>
            </w:r>
          </w:p>
        </w:tc>
        <w:tc>
          <w:tcPr>
            <w:tcW w:w="929" w:type="pct"/>
            <w:tcBorders>
              <w:top w:val="single" w:sz="4" w:space="0" w:color="auto"/>
              <w:left w:val="single" w:sz="4" w:space="0" w:color="auto"/>
              <w:bottom w:val="single" w:sz="4" w:space="0" w:color="auto"/>
              <w:right w:val="single" w:sz="4" w:space="0" w:color="auto"/>
            </w:tcBorders>
            <w:hideMark/>
          </w:tcPr>
          <w:p w14:paraId="524F8674" w14:textId="77777777" w:rsidR="002973FD" w:rsidRPr="002973FD" w:rsidRDefault="002973FD" w:rsidP="00885DA1">
            <w:pPr>
              <w:jc w:val="center"/>
              <w:rPr>
                <w:rFonts w:ascii="Calibri" w:eastAsia="Times" w:hAnsi="Calibri" w:cs="Calibri"/>
              </w:rPr>
            </w:pPr>
            <w:r w:rsidRPr="002973FD">
              <w:rPr>
                <w:rFonts w:ascii="Calibri" w:eastAsia="Times" w:hAnsi="Calibri" w:cs="Calibri"/>
              </w:rPr>
              <w:t>60682</w:t>
            </w:r>
          </w:p>
        </w:tc>
        <w:tc>
          <w:tcPr>
            <w:tcW w:w="1921" w:type="pct"/>
            <w:tcBorders>
              <w:top w:val="single" w:sz="4" w:space="0" w:color="auto"/>
              <w:left w:val="single" w:sz="4" w:space="0" w:color="auto"/>
              <w:bottom w:val="single" w:sz="4" w:space="0" w:color="auto"/>
              <w:right w:val="single" w:sz="4" w:space="0" w:color="auto"/>
            </w:tcBorders>
          </w:tcPr>
          <w:p w14:paraId="4FE5F957" w14:textId="77777777" w:rsidR="002973FD" w:rsidRPr="002973FD" w:rsidRDefault="002973FD" w:rsidP="00885DA1">
            <w:pPr>
              <w:jc w:val="center"/>
              <w:rPr>
                <w:rFonts w:ascii="Calibri" w:eastAsia="Times" w:hAnsi="Calibri" w:cs="Calibri"/>
              </w:rPr>
            </w:pPr>
          </w:p>
        </w:tc>
      </w:tr>
      <w:tr w:rsidR="002973FD" w:rsidRPr="007922E2" w14:paraId="6A67B17E" w14:textId="77777777" w:rsidTr="00885DA1">
        <w:tc>
          <w:tcPr>
            <w:tcW w:w="1076" w:type="pct"/>
            <w:tcBorders>
              <w:top w:val="single" w:sz="4" w:space="0" w:color="auto"/>
              <w:left w:val="single" w:sz="4" w:space="0" w:color="auto"/>
              <w:bottom w:val="single" w:sz="4" w:space="0" w:color="auto"/>
              <w:right w:val="single" w:sz="4" w:space="0" w:color="auto"/>
            </w:tcBorders>
            <w:hideMark/>
          </w:tcPr>
          <w:p w14:paraId="16BF5D89" w14:textId="497FD950" w:rsidR="002973FD" w:rsidRPr="002973FD" w:rsidRDefault="00975CBC" w:rsidP="00885DA1">
            <w:pPr>
              <w:rPr>
                <w:rFonts w:ascii="Calibri" w:eastAsia="Times" w:hAnsi="Calibri" w:cs="Calibri"/>
              </w:rPr>
            </w:pPr>
            <w:proofErr w:type="spellStart"/>
            <w:r w:rsidRPr="002973FD">
              <w:rPr>
                <w:rFonts w:ascii="Calibri" w:eastAsia="Times" w:hAnsi="Calibri" w:cs="Calibri"/>
              </w:rPr>
              <w:t>Montant</w:t>
            </w:r>
            <w:proofErr w:type="spellEnd"/>
            <w:r w:rsidRPr="002973FD">
              <w:rPr>
                <w:rFonts w:ascii="Calibri" w:eastAsia="Times" w:hAnsi="Calibri" w:cs="Calibri"/>
              </w:rPr>
              <w:t>:</w:t>
            </w:r>
            <w:r w:rsidR="002973FD" w:rsidRPr="002973FD">
              <w:rPr>
                <w:rFonts w:ascii="Calibri" w:eastAsia="Times" w:hAnsi="Calibri" w:cs="Calibri"/>
              </w:rPr>
              <w:t xml:space="preserve"> 500</w:t>
            </w:r>
          </w:p>
        </w:tc>
        <w:tc>
          <w:tcPr>
            <w:tcW w:w="1074" w:type="pct"/>
            <w:tcBorders>
              <w:top w:val="single" w:sz="4" w:space="0" w:color="auto"/>
              <w:left w:val="single" w:sz="4" w:space="0" w:color="auto"/>
              <w:bottom w:val="single" w:sz="4" w:space="0" w:color="auto"/>
              <w:right w:val="single" w:sz="4" w:space="0" w:color="auto"/>
            </w:tcBorders>
            <w:hideMark/>
          </w:tcPr>
          <w:p w14:paraId="46741F12" w14:textId="77777777" w:rsidR="002973FD" w:rsidRPr="002973FD" w:rsidRDefault="002973FD" w:rsidP="00885DA1">
            <w:pPr>
              <w:jc w:val="center"/>
              <w:rPr>
                <w:rFonts w:ascii="Calibri" w:eastAsia="Times" w:hAnsi="Calibri" w:cs="Calibri"/>
              </w:rPr>
            </w:pPr>
            <w:proofErr w:type="spellStart"/>
            <w:r w:rsidRPr="002973FD">
              <w:rPr>
                <w:rFonts w:ascii="Calibri" w:eastAsia="Times" w:hAnsi="Calibri" w:cs="Calibri"/>
              </w:rPr>
              <w:t>Montant</w:t>
            </w:r>
            <w:proofErr w:type="spellEnd"/>
          </w:p>
        </w:tc>
        <w:tc>
          <w:tcPr>
            <w:tcW w:w="929" w:type="pct"/>
            <w:tcBorders>
              <w:top w:val="single" w:sz="4" w:space="0" w:color="auto"/>
              <w:left w:val="single" w:sz="4" w:space="0" w:color="auto"/>
              <w:bottom w:val="single" w:sz="4" w:space="0" w:color="auto"/>
              <w:right w:val="single" w:sz="4" w:space="0" w:color="auto"/>
            </w:tcBorders>
            <w:hideMark/>
          </w:tcPr>
          <w:p w14:paraId="6FD8C842" w14:textId="77777777" w:rsidR="002973FD" w:rsidRPr="002973FD" w:rsidRDefault="002973FD" w:rsidP="00885DA1">
            <w:pPr>
              <w:jc w:val="center"/>
              <w:rPr>
                <w:rFonts w:ascii="Calibri" w:eastAsia="Times" w:hAnsi="Calibri" w:cs="Calibri"/>
              </w:rPr>
            </w:pPr>
            <w:proofErr w:type="spellStart"/>
            <w:proofErr w:type="gramStart"/>
            <w:r w:rsidRPr="002973FD">
              <w:rPr>
                <w:rFonts w:ascii="Calibri" w:eastAsia="Times" w:hAnsi="Calibri" w:cs="Calibri"/>
              </w:rPr>
              <w:t>Montant</w:t>
            </w:r>
            <w:proofErr w:type="spellEnd"/>
            <w:r w:rsidRPr="002973FD">
              <w:rPr>
                <w:rFonts w:ascii="Calibri" w:eastAsia="Times" w:hAnsi="Calibri" w:cs="Calibri"/>
              </w:rPr>
              <w:t> :</w:t>
            </w:r>
            <w:proofErr w:type="gramEnd"/>
            <w:r w:rsidRPr="002973FD">
              <w:rPr>
                <w:rFonts w:ascii="Calibri" w:eastAsia="Times" w:hAnsi="Calibri" w:cs="Calibri"/>
              </w:rPr>
              <w:t xml:space="preserve"> 500 </w:t>
            </w:r>
            <w:proofErr w:type="spellStart"/>
            <w:r w:rsidRPr="002973FD">
              <w:rPr>
                <w:rFonts w:ascii="Calibri" w:eastAsia="Times" w:hAnsi="Calibri" w:cs="Calibri"/>
              </w:rPr>
              <w:t>Ar</w:t>
            </w:r>
            <w:proofErr w:type="spellEnd"/>
          </w:p>
        </w:tc>
        <w:tc>
          <w:tcPr>
            <w:tcW w:w="1921" w:type="pct"/>
            <w:tcBorders>
              <w:top w:val="single" w:sz="4" w:space="0" w:color="auto"/>
              <w:left w:val="single" w:sz="4" w:space="0" w:color="auto"/>
              <w:bottom w:val="single" w:sz="4" w:space="0" w:color="auto"/>
              <w:right w:val="single" w:sz="4" w:space="0" w:color="auto"/>
            </w:tcBorders>
          </w:tcPr>
          <w:p w14:paraId="6A877A32" w14:textId="77777777" w:rsidR="002973FD" w:rsidRPr="002973FD" w:rsidRDefault="002973FD" w:rsidP="00885DA1">
            <w:pPr>
              <w:jc w:val="center"/>
              <w:rPr>
                <w:rFonts w:ascii="Calibri" w:eastAsia="Times" w:hAnsi="Calibri" w:cs="Calibri"/>
              </w:rPr>
            </w:pPr>
          </w:p>
        </w:tc>
      </w:tr>
      <w:tr w:rsidR="002973FD" w:rsidRPr="00031A77" w14:paraId="15CD3694" w14:textId="77777777" w:rsidTr="00885DA1">
        <w:tc>
          <w:tcPr>
            <w:tcW w:w="1076" w:type="pct"/>
            <w:tcBorders>
              <w:top w:val="single" w:sz="4" w:space="0" w:color="auto"/>
              <w:left w:val="single" w:sz="4" w:space="0" w:color="auto"/>
              <w:bottom w:val="single" w:sz="4" w:space="0" w:color="auto"/>
              <w:right w:val="single" w:sz="4" w:space="0" w:color="auto"/>
            </w:tcBorders>
            <w:hideMark/>
          </w:tcPr>
          <w:p w14:paraId="27112D1B" w14:textId="754289C6" w:rsidR="002973FD" w:rsidRPr="002973FD" w:rsidRDefault="002973FD" w:rsidP="00885DA1">
            <w:pPr>
              <w:rPr>
                <w:rFonts w:ascii="Calibri" w:eastAsia="Times" w:hAnsi="Calibri" w:cs="Calibri"/>
              </w:rPr>
            </w:pPr>
            <w:r w:rsidRPr="002973FD">
              <w:rPr>
                <w:rFonts w:ascii="Calibri" w:eastAsia="Times" w:hAnsi="Calibri" w:cs="Calibri"/>
              </w:rPr>
              <w:t xml:space="preserve">Centre de </w:t>
            </w:r>
            <w:r w:rsidR="00D25489" w:rsidRPr="002973FD">
              <w:rPr>
                <w:rFonts w:ascii="Calibri" w:eastAsia="Times" w:hAnsi="Calibri" w:cs="Calibri"/>
              </w:rPr>
              <w:t>destination:</w:t>
            </w:r>
            <w:r w:rsidRPr="002973FD">
              <w:rPr>
                <w:rFonts w:ascii="Calibri" w:eastAsia="Times" w:hAnsi="Calibri" w:cs="Calibri"/>
              </w:rPr>
              <w:t xml:space="preserve"> ALK</w:t>
            </w:r>
          </w:p>
        </w:tc>
        <w:tc>
          <w:tcPr>
            <w:tcW w:w="1074" w:type="pct"/>
            <w:tcBorders>
              <w:top w:val="single" w:sz="4" w:space="0" w:color="auto"/>
              <w:left w:val="single" w:sz="4" w:space="0" w:color="auto"/>
              <w:bottom w:val="single" w:sz="4" w:space="0" w:color="auto"/>
              <w:right w:val="single" w:sz="4" w:space="0" w:color="auto"/>
            </w:tcBorders>
            <w:hideMark/>
          </w:tcPr>
          <w:p w14:paraId="58FC21B9" w14:textId="77777777" w:rsidR="002973FD" w:rsidRPr="002973FD" w:rsidRDefault="002973FD" w:rsidP="00885DA1">
            <w:pPr>
              <w:jc w:val="center"/>
              <w:rPr>
                <w:rFonts w:ascii="Calibri" w:eastAsia="Times" w:hAnsi="Calibri" w:cs="Calibri"/>
              </w:rPr>
            </w:pPr>
            <w:proofErr w:type="spellStart"/>
            <w:r w:rsidRPr="002973FD">
              <w:rPr>
                <w:rFonts w:ascii="Calibri" w:eastAsia="Times" w:hAnsi="Calibri" w:cs="Calibri"/>
              </w:rPr>
              <w:t>Analytique</w:t>
            </w:r>
            <w:proofErr w:type="spellEnd"/>
          </w:p>
        </w:tc>
        <w:tc>
          <w:tcPr>
            <w:tcW w:w="929" w:type="pct"/>
            <w:tcBorders>
              <w:top w:val="single" w:sz="4" w:space="0" w:color="auto"/>
              <w:left w:val="single" w:sz="4" w:space="0" w:color="auto"/>
              <w:bottom w:val="single" w:sz="4" w:space="0" w:color="auto"/>
              <w:right w:val="single" w:sz="4" w:space="0" w:color="auto"/>
            </w:tcBorders>
            <w:hideMark/>
          </w:tcPr>
          <w:p w14:paraId="5BA6A9E5" w14:textId="77777777" w:rsidR="002973FD" w:rsidRPr="002973FD" w:rsidRDefault="002973FD" w:rsidP="00885DA1">
            <w:pPr>
              <w:jc w:val="center"/>
              <w:rPr>
                <w:rFonts w:ascii="Calibri" w:eastAsia="Times" w:hAnsi="Calibri" w:cs="Calibri"/>
              </w:rPr>
            </w:pPr>
            <w:r w:rsidRPr="002973FD">
              <w:rPr>
                <w:rFonts w:ascii="Calibri" w:eastAsia="Times" w:hAnsi="Calibri" w:cs="Calibri"/>
              </w:rPr>
              <w:t>ALK</w:t>
            </w:r>
          </w:p>
        </w:tc>
        <w:tc>
          <w:tcPr>
            <w:tcW w:w="1921" w:type="pct"/>
            <w:tcBorders>
              <w:top w:val="single" w:sz="4" w:space="0" w:color="auto"/>
              <w:left w:val="single" w:sz="4" w:space="0" w:color="auto"/>
              <w:bottom w:val="single" w:sz="4" w:space="0" w:color="auto"/>
              <w:right w:val="single" w:sz="4" w:space="0" w:color="auto"/>
            </w:tcBorders>
            <w:hideMark/>
          </w:tcPr>
          <w:p w14:paraId="23D0A16A" w14:textId="77777777" w:rsidR="002973FD" w:rsidRPr="00031A77" w:rsidRDefault="002973FD" w:rsidP="00885DA1">
            <w:pPr>
              <w:jc w:val="center"/>
              <w:rPr>
                <w:rFonts w:ascii="Calibri" w:eastAsia="Times" w:hAnsi="Calibri" w:cs="Calibri"/>
                <w:lang w:val="fr-FR"/>
              </w:rPr>
            </w:pPr>
            <w:r w:rsidRPr="00031A77">
              <w:rPr>
                <w:rFonts w:ascii="Calibri" w:eastAsia="Times" w:hAnsi="Calibri" w:cs="Calibri"/>
                <w:lang w:val="fr-FR"/>
              </w:rPr>
              <w:t>L’analytique concerne toujours le centre de destination, l’utilisateur final de l’achat</w:t>
            </w:r>
          </w:p>
        </w:tc>
      </w:tr>
      <w:tr w:rsidR="002973FD" w:rsidRPr="00031A77" w14:paraId="5F2DBCDC" w14:textId="77777777" w:rsidTr="00885DA1">
        <w:tc>
          <w:tcPr>
            <w:tcW w:w="1076" w:type="pct"/>
            <w:tcBorders>
              <w:top w:val="single" w:sz="4" w:space="0" w:color="auto"/>
              <w:left w:val="single" w:sz="4" w:space="0" w:color="auto"/>
              <w:bottom w:val="single" w:sz="4" w:space="0" w:color="auto"/>
              <w:right w:val="single" w:sz="4" w:space="0" w:color="auto"/>
            </w:tcBorders>
            <w:hideMark/>
          </w:tcPr>
          <w:p w14:paraId="7CB381C9" w14:textId="23DFDF76" w:rsidR="002973FD" w:rsidRPr="002973FD" w:rsidRDefault="00975CBC" w:rsidP="00885DA1">
            <w:pPr>
              <w:rPr>
                <w:rFonts w:ascii="Calibri" w:eastAsia="Times" w:hAnsi="Calibri" w:cs="Calibri"/>
              </w:rPr>
            </w:pPr>
            <w:proofErr w:type="spellStart"/>
            <w:r w:rsidRPr="002973FD">
              <w:rPr>
                <w:rFonts w:ascii="Calibri" w:eastAsia="Times" w:hAnsi="Calibri" w:cs="Calibri"/>
              </w:rPr>
              <w:t>Fournisseur</w:t>
            </w:r>
            <w:proofErr w:type="spellEnd"/>
            <w:r w:rsidRPr="002973FD">
              <w:rPr>
                <w:rFonts w:ascii="Calibri" w:eastAsia="Times" w:hAnsi="Calibri" w:cs="Calibri"/>
              </w:rPr>
              <w:t>:</w:t>
            </w:r>
            <w:r w:rsidR="002973FD" w:rsidRPr="002973FD">
              <w:rPr>
                <w:rFonts w:ascii="Calibri" w:eastAsia="Times" w:hAnsi="Calibri" w:cs="Calibri"/>
              </w:rPr>
              <w:t xml:space="preserve"> Papier Plus</w:t>
            </w:r>
          </w:p>
        </w:tc>
        <w:tc>
          <w:tcPr>
            <w:tcW w:w="1074" w:type="pct"/>
            <w:tcBorders>
              <w:top w:val="single" w:sz="4" w:space="0" w:color="auto"/>
              <w:left w:val="single" w:sz="4" w:space="0" w:color="auto"/>
              <w:bottom w:val="single" w:sz="4" w:space="0" w:color="auto"/>
              <w:right w:val="single" w:sz="4" w:space="0" w:color="auto"/>
            </w:tcBorders>
            <w:hideMark/>
          </w:tcPr>
          <w:p w14:paraId="0D86FACD" w14:textId="77777777" w:rsidR="002973FD" w:rsidRPr="002973FD" w:rsidRDefault="002973FD" w:rsidP="00885DA1">
            <w:pPr>
              <w:jc w:val="center"/>
              <w:rPr>
                <w:rFonts w:ascii="Calibri" w:eastAsia="Times" w:hAnsi="Calibri" w:cs="Calibri"/>
              </w:rPr>
            </w:pPr>
            <w:proofErr w:type="spellStart"/>
            <w:r w:rsidRPr="002973FD">
              <w:rPr>
                <w:rFonts w:ascii="Calibri" w:eastAsia="Times" w:hAnsi="Calibri" w:cs="Calibri"/>
              </w:rPr>
              <w:t>Libellé</w:t>
            </w:r>
            <w:proofErr w:type="spellEnd"/>
          </w:p>
        </w:tc>
        <w:tc>
          <w:tcPr>
            <w:tcW w:w="929" w:type="pct"/>
            <w:tcBorders>
              <w:top w:val="single" w:sz="4" w:space="0" w:color="auto"/>
              <w:left w:val="single" w:sz="4" w:space="0" w:color="auto"/>
              <w:bottom w:val="single" w:sz="4" w:space="0" w:color="auto"/>
              <w:right w:val="single" w:sz="4" w:space="0" w:color="auto"/>
            </w:tcBorders>
            <w:hideMark/>
          </w:tcPr>
          <w:p w14:paraId="0E504AD7" w14:textId="77777777" w:rsidR="002973FD" w:rsidRPr="002973FD" w:rsidRDefault="002973FD" w:rsidP="00885DA1">
            <w:pPr>
              <w:jc w:val="center"/>
              <w:rPr>
                <w:rFonts w:ascii="Calibri" w:eastAsia="Times" w:hAnsi="Calibri" w:cs="Calibri"/>
              </w:rPr>
            </w:pPr>
            <w:r w:rsidRPr="002973FD">
              <w:rPr>
                <w:rFonts w:ascii="Calibri" w:eastAsia="Times" w:hAnsi="Calibri" w:cs="Calibri"/>
              </w:rPr>
              <w:t>PPLUS</w:t>
            </w:r>
          </w:p>
        </w:tc>
        <w:tc>
          <w:tcPr>
            <w:tcW w:w="1921" w:type="pct"/>
            <w:tcBorders>
              <w:top w:val="single" w:sz="4" w:space="0" w:color="auto"/>
              <w:left w:val="single" w:sz="4" w:space="0" w:color="auto"/>
              <w:bottom w:val="single" w:sz="4" w:space="0" w:color="auto"/>
              <w:right w:val="single" w:sz="4" w:space="0" w:color="auto"/>
            </w:tcBorders>
            <w:hideMark/>
          </w:tcPr>
          <w:p w14:paraId="3953CEB5" w14:textId="77777777" w:rsidR="002973FD" w:rsidRPr="00031A77" w:rsidRDefault="002973FD" w:rsidP="00885DA1">
            <w:pPr>
              <w:jc w:val="center"/>
              <w:rPr>
                <w:rFonts w:ascii="Calibri" w:eastAsia="Times" w:hAnsi="Calibri" w:cs="Calibri"/>
                <w:lang w:val="fr-FR"/>
              </w:rPr>
            </w:pPr>
            <w:r w:rsidRPr="00031A77">
              <w:rPr>
                <w:rFonts w:ascii="Calibri" w:eastAsia="Times" w:hAnsi="Calibri" w:cs="Calibri"/>
                <w:lang w:val="fr-FR"/>
              </w:rPr>
              <w:t>Les fournisseurs seront codifiés sur 5 caractères, suivi d’un espace pour délimitation</w:t>
            </w:r>
          </w:p>
        </w:tc>
      </w:tr>
      <w:tr w:rsidR="002973FD" w:rsidRPr="007922E2" w14:paraId="0AF1D828" w14:textId="77777777" w:rsidTr="00885DA1">
        <w:tc>
          <w:tcPr>
            <w:tcW w:w="1076" w:type="pct"/>
            <w:tcBorders>
              <w:top w:val="single" w:sz="4" w:space="0" w:color="auto"/>
              <w:left w:val="single" w:sz="4" w:space="0" w:color="auto"/>
              <w:bottom w:val="single" w:sz="4" w:space="0" w:color="auto"/>
              <w:right w:val="single" w:sz="4" w:space="0" w:color="auto"/>
            </w:tcBorders>
            <w:hideMark/>
          </w:tcPr>
          <w:p w14:paraId="78B32C38" w14:textId="4D82B6D6" w:rsidR="002973FD" w:rsidRPr="002973FD" w:rsidRDefault="00975CBC" w:rsidP="00885DA1">
            <w:pPr>
              <w:rPr>
                <w:rFonts w:ascii="Calibri" w:eastAsia="Times" w:hAnsi="Calibri" w:cs="Calibri"/>
              </w:rPr>
            </w:pPr>
            <w:proofErr w:type="spellStart"/>
            <w:r w:rsidRPr="002973FD">
              <w:rPr>
                <w:rFonts w:ascii="Calibri" w:eastAsia="Times" w:hAnsi="Calibri" w:cs="Calibri"/>
              </w:rPr>
              <w:t>Activité</w:t>
            </w:r>
            <w:proofErr w:type="spellEnd"/>
            <w:r w:rsidRPr="002973FD">
              <w:rPr>
                <w:rFonts w:ascii="Calibri" w:eastAsia="Times" w:hAnsi="Calibri" w:cs="Calibri"/>
              </w:rPr>
              <w:t>:</w:t>
            </w:r>
            <w:r w:rsidR="002973FD" w:rsidRPr="002973FD">
              <w:rPr>
                <w:rFonts w:ascii="Calibri" w:eastAsia="Times" w:hAnsi="Calibri" w:cs="Calibri"/>
              </w:rPr>
              <w:t xml:space="preserve"> atelier </w:t>
            </w:r>
            <w:proofErr w:type="spellStart"/>
            <w:r w:rsidR="002973FD" w:rsidRPr="002973FD">
              <w:rPr>
                <w:rFonts w:ascii="Calibri" w:eastAsia="Times" w:hAnsi="Calibri" w:cs="Calibri"/>
              </w:rPr>
              <w:t>manuel</w:t>
            </w:r>
            <w:proofErr w:type="spellEnd"/>
          </w:p>
        </w:tc>
        <w:tc>
          <w:tcPr>
            <w:tcW w:w="1074" w:type="pct"/>
            <w:tcBorders>
              <w:top w:val="single" w:sz="4" w:space="0" w:color="auto"/>
              <w:left w:val="single" w:sz="4" w:space="0" w:color="auto"/>
              <w:bottom w:val="single" w:sz="4" w:space="0" w:color="auto"/>
              <w:right w:val="single" w:sz="4" w:space="0" w:color="auto"/>
            </w:tcBorders>
            <w:hideMark/>
          </w:tcPr>
          <w:p w14:paraId="0CB45A8E" w14:textId="77777777" w:rsidR="002973FD" w:rsidRPr="002973FD" w:rsidRDefault="002973FD" w:rsidP="00885DA1">
            <w:pPr>
              <w:jc w:val="center"/>
              <w:rPr>
                <w:rFonts w:ascii="Calibri" w:eastAsia="Times" w:hAnsi="Calibri" w:cs="Calibri"/>
              </w:rPr>
            </w:pPr>
            <w:proofErr w:type="spellStart"/>
            <w:r w:rsidRPr="002973FD">
              <w:rPr>
                <w:rFonts w:ascii="Calibri" w:eastAsia="Times" w:hAnsi="Calibri" w:cs="Calibri"/>
              </w:rPr>
              <w:t>Libellé</w:t>
            </w:r>
            <w:proofErr w:type="spellEnd"/>
          </w:p>
        </w:tc>
        <w:tc>
          <w:tcPr>
            <w:tcW w:w="929" w:type="pct"/>
            <w:tcBorders>
              <w:top w:val="single" w:sz="4" w:space="0" w:color="auto"/>
              <w:left w:val="single" w:sz="4" w:space="0" w:color="auto"/>
              <w:bottom w:val="single" w:sz="4" w:space="0" w:color="auto"/>
              <w:right w:val="single" w:sz="4" w:space="0" w:color="auto"/>
            </w:tcBorders>
            <w:hideMark/>
          </w:tcPr>
          <w:p w14:paraId="7E02B6F3" w14:textId="77777777" w:rsidR="002973FD" w:rsidRPr="002973FD" w:rsidRDefault="002973FD" w:rsidP="00885DA1">
            <w:pPr>
              <w:jc w:val="center"/>
              <w:rPr>
                <w:rFonts w:ascii="Calibri" w:eastAsia="Times" w:hAnsi="Calibri" w:cs="Calibri"/>
              </w:rPr>
            </w:pPr>
            <w:r w:rsidRPr="002973FD">
              <w:rPr>
                <w:rFonts w:ascii="Calibri" w:eastAsia="Times" w:hAnsi="Calibri" w:cs="Calibri"/>
              </w:rPr>
              <w:t>ATMAN</w:t>
            </w:r>
          </w:p>
        </w:tc>
        <w:tc>
          <w:tcPr>
            <w:tcW w:w="1921" w:type="pct"/>
            <w:tcBorders>
              <w:top w:val="single" w:sz="4" w:space="0" w:color="auto"/>
              <w:left w:val="single" w:sz="4" w:space="0" w:color="auto"/>
              <w:bottom w:val="single" w:sz="4" w:space="0" w:color="auto"/>
              <w:right w:val="single" w:sz="4" w:space="0" w:color="auto"/>
            </w:tcBorders>
            <w:hideMark/>
          </w:tcPr>
          <w:p w14:paraId="49317F6A" w14:textId="77777777" w:rsidR="002973FD" w:rsidRPr="002973FD" w:rsidRDefault="002973FD" w:rsidP="00885DA1">
            <w:pPr>
              <w:jc w:val="center"/>
              <w:rPr>
                <w:rFonts w:ascii="Calibri" w:eastAsia="Times" w:hAnsi="Calibri" w:cs="Calibri"/>
              </w:rPr>
            </w:pPr>
            <w:r w:rsidRPr="002973FD">
              <w:rPr>
                <w:rFonts w:ascii="Calibri" w:eastAsia="Times" w:hAnsi="Calibri" w:cs="Calibri"/>
              </w:rPr>
              <w:t xml:space="preserve">Dans </w:t>
            </w:r>
            <w:proofErr w:type="spellStart"/>
            <w:r w:rsidRPr="002973FD">
              <w:rPr>
                <w:rFonts w:ascii="Calibri" w:eastAsia="Times" w:hAnsi="Calibri" w:cs="Calibri"/>
              </w:rPr>
              <w:t>une</w:t>
            </w:r>
            <w:proofErr w:type="spellEnd"/>
            <w:r w:rsidRPr="002973FD">
              <w:rPr>
                <w:rFonts w:ascii="Calibri" w:eastAsia="Times" w:hAnsi="Calibri" w:cs="Calibri"/>
              </w:rPr>
              <w:t xml:space="preserve"> </w:t>
            </w:r>
            <w:proofErr w:type="spellStart"/>
            <w:r w:rsidRPr="002973FD">
              <w:rPr>
                <w:rFonts w:ascii="Calibri" w:eastAsia="Times" w:hAnsi="Calibri" w:cs="Calibri"/>
              </w:rPr>
              <w:t>autre</w:t>
            </w:r>
            <w:proofErr w:type="spellEnd"/>
            <w:r w:rsidRPr="002973FD">
              <w:rPr>
                <w:rFonts w:ascii="Calibri" w:eastAsia="Times" w:hAnsi="Calibri" w:cs="Calibri"/>
              </w:rPr>
              <w:t xml:space="preserve"> </w:t>
            </w:r>
            <w:proofErr w:type="spellStart"/>
            <w:r w:rsidRPr="002973FD">
              <w:rPr>
                <w:rFonts w:ascii="Calibri" w:eastAsia="Times" w:hAnsi="Calibri" w:cs="Calibri"/>
              </w:rPr>
              <w:t>colonne</w:t>
            </w:r>
            <w:proofErr w:type="spellEnd"/>
          </w:p>
        </w:tc>
      </w:tr>
      <w:tr w:rsidR="002973FD" w:rsidRPr="00031A77" w14:paraId="4EB86945" w14:textId="77777777" w:rsidTr="00885DA1">
        <w:tc>
          <w:tcPr>
            <w:tcW w:w="1076" w:type="pct"/>
            <w:tcBorders>
              <w:top w:val="single" w:sz="4" w:space="0" w:color="auto"/>
              <w:left w:val="single" w:sz="4" w:space="0" w:color="auto"/>
              <w:bottom w:val="single" w:sz="4" w:space="0" w:color="auto"/>
              <w:right w:val="single" w:sz="4" w:space="0" w:color="auto"/>
            </w:tcBorders>
            <w:hideMark/>
          </w:tcPr>
          <w:p w14:paraId="7AFE376A" w14:textId="77777777" w:rsidR="002973FD" w:rsidRPr="002973FD" w:rsidRDefault="002973FD" w:rsidP="00885DA1">
            <w:pPr>
              <w:rPr>
                <w:rFonts w:ascii="Calibri" w:eastAsia="Times" w:hAnsi="Calibri" w:cs="Calibri"/>
              </w:rPr>
            </w:pPr>
            <w:r w:rsidRPr="002973FD">
              <w:rPr>
                <w:rFonts w:ascii="Calibri" w:eastAsia="Times" w:hAnsi="Calibri" w:cs="Calibri"/>
              </w:rPr>
              <w:t>Article</w:t>
            </w:r>
          </w:p>
        </w:tc>
        <w:tc>
          <w:tcPr>
            <w:tcW w:w="1074" w:type="pct"/>
            <w:tcBorders>
              <w:top w:val="single" w:sz="4" w:space="0" w:color="auto"/>
              <w:left w:val="single" w:sz="4" w:space="0" w:color="auto"/>
              <w:bottom w:val="single" w:sz="4" w:space="0" w:color="auto"/>
              <w:right w:val="single" w:sz="4" w:space="0" w:color="auto"/>
            </w:tcBorders>
            <w:hideMark/>
          </w:tcPr>
          <w:p w14:paraId="05A0E941" w14:textId="77777777" w:rsidR="002973FD" w:rsidRPr="002973FD" w:rsidRDefault="002973FD" w:rsidP="00885DA1">
            <w:pPr>
              <w:jc w:val="center"/>
              <w:rPr>
                <w:rFonts w:ascii="Calibri" w:eastAsia="Times" w:hAnsi="Calibri" w:cs="Calibri"/>
              </w:rPr>
            </w:pPr>
            <w:proofErr w:type="spellStart"/>
            <w:r w:rsidRPr="002973FD">
              <w:rPr>
                <w:rFonts w:ascii="Calibri" w:eastAsia="Times" w:hAnsi="Calibri" w:cs="Calibri"/>
              </w:rPr>
              <w:t>Libellé</w:t>
            </w:r>
            <w:proofErr w:type="spellEnd"/>
          </w:p>
        </w:tc>
        <w:tc>
          <w:tcPr>
            <w:tcW w:w="929" w:type="pct"/>
            <w:tcBorders>
              <w:top w:val="single" w:sz="4" w:space="0" w:color="auto"/>
              <w:left w:val="single" w:sz="4" w:space="0" w:color="auto"/>
              <w:bottom w:val="single" w:sz="4" w:space="0" w:color="auto"/>
              <w:right w:val="single" w:sz="4" w:space="0" w:color="auto"/>
            </w:tcBorders>
            <w:hideMark/>
          </w:tcPr>
          <w:p w14:paraId="09210CF4" w14:textId="77777777" w:rsidR="002973FD" w:rsidRPr="00031A77" w:rsidRDefault="002973FD" w:rsidP="00885DA1">
            <w:pPr>
              <w:jc w:val="center"/>
              <w:rPr>
                <w:rFonts w:ascii="Calibri" w:eastAsia="Times" w:hAnsi="Calibri" w:cs="Calibri"/>
                <w:lang w:val="fr-FR"/>
              </w:rPr>
            </w:pPr>
            <w:r w:rsidRPr="00031A77">
              <w:rPr>
                <w:rFonts w:ascii="Calibri" w:eastAsia="Times" w:hAnsi="Calibri" w:cs="Calibri"/>
                <w:lang w:val="fr-FR"/>
              </w:rPr>
              <w:t xml:space="preserve">Jeu de carte belote, </w:t>
            </w:r>
            <w:proofErr w:type="spellStart"/>
            <w:r w:rsidRPr="00031A77">
              <w:rPr>
                <w:rFonts w:ascii="Calibri" w:eastAsia="Times" w:hAnsi="Calibri" w:cs="Calibri"/>
                <w:lang w:val="fr-FR"/>
              </w:rPr>
              <w:t>etc</w:t>
            </w:r>
            <w:proofErr w:type="spellEnd"/>
          </w:p>
        </w:tc>
        <w:tc>
          <w:tcPr>
            <w:tcW w:w="1921" w:type="pct"/>
            <w:tcBorders>
              <w:top w:val="single" w:sz="4" w:space="0" w:color="auto"/>
              <w:left w:val="single" w:sz="4" w:space="0" w:color="auto"/>
              <w:bottom w:val="single" w:sz="4" w:space="0" w:color="auto"/>
              <w:right w:val="single" w:sz="4" w:space="0" w:color="auto"/>
            </w:tcBorders>
            <w:hideMark/>
          </w:tcPr>
          <w:p w14:paraId="53FA91CE" w14:textId="77777777" w:rsidR="002973FD" w:rsidRPr="00031A77" w:rsidRDefault="002973FD" w:rsidP="00885DA1">
            <w:pPr>
              <w:jc w:val="center"/>
              <w:rPr>
                <w:rFonts w:ascii="Calibri" w:eastAsia="Times" w:hAnsi="Calibri" w:cs="Calibri"/>
                <w:lang w:val="fr-FR"/>
              </w:rPr>
            </w:pPr>
            <w:r w:rsidRPr="00031A77">
              <w:rPr>
                <w:rFonts w:ascii="Calibri" w:eastAsia="Times" w:hAnsi="Calibri" w:cs="Calibri"/>
                <w:lang w:val="fr-FR"/>
              </w:rPr>
              <w:t>Définition autant que détaillé possible de l’article suivant la limite de caractères</w:t>
            </w:r>
          </w:p>
        </w:tc>
      </w:tr>
    </w:tbl>
    <w:p w14:paraId="704B82E2" w14:textId="77777777" w:rsidR="002973FD" w:rsidRPr="00031A77" w:rsidRDefault="002973FD">
      <w:pPr>
        <w:pStyle w:val="CERESBody"/>
        <w:rPr>
          <w:lang w:val="fr-FR"/>
        </w:rPr>
      </w:pPr>
    </w:p>
    <w:p w14:paraId="3AEEBCE1" w14:textId="251237C0" w:rsidR="00A81020" w:rsidRDefault="00000000">
      <w:pPr>
        <w:pStyle w:val="CERESBody"/>
        <w:spacing w:after="80"/>
      </w:pPr>
      <w:proofErr w:type="spellStart"/>
      <w:r>
        <w:t>Ecriture</w:t>
      </w:r>
      <w:proofErr w:type="spellEnd"/>
      <w:r>
        <w:t xml:space="preserve"> à </w:t>
      </w:r>
      <w:r w:rsidR="002973FD">
        <w:t>passer:</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2165"/>
        <w:gridCol w:w="1276"/>
        <w:gridCol w:w="4252"/>
      </w:tblGrid>
      <w:tr w:rsidR="002973FD" w:rsidRPr="007922E2" w14:paraId="52D90F09" w14:textId="77777777" w:rsidTr="009E1379">
        <w:tc>
          <w:tcPr>
            <w:tcW w:w="2083"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3B493A6" w14:textId="77777777" w:rsidR="002973FD" w:rsidRPr="002973FD" w:rsidRDefault="002973FD" w:rsidP="00885DA1">
            <w:pPr>
              <w:jc w:val="center"/>
              <w:rPr>
                <w:rFonts w:ascii="Calibri" w:eastAsia="Times" w:hAnsi="Calibri" w:cs="Calibri"/>
                <w:b/>
                <w:bCs/>
              </w:rPr>
            </w:pPr>
            <w:proofErr w:type="spellStart"/>
            <w:r w:rsidRPr="002973FD">
              <w:rPr>
                <w:rFonts w:ascii="Calibri" w:eastAsia="Times" w:hAnsi="Calibri" w:cs="Calibri"/>
                <w:b/>
                <w:bCs/>
              </w:rPr>
              <w:t>Numéro</w:t>
            </w:r>
            <w:proofErr w:type="spellEnd"/>
            <w:r w:rsidRPr="002973FD">
              <w:rPr>
                <w:rFonts w:ascii="Calibri" w:eastAsia="Times" w:hAnsi="Calibri" w:cs="Calibri"/>
                <w:b/>
                <w:bCs/>
              </w:rPr>
              <w:t xml:space="preserve"> de </w:t>
            </w:r>
            <w:proofErr w:type="spellStart"/>
            <w:r w:rsidRPr="002973FD">
              <w:rPr>
                <w:rFonts w:ascii="Calibri" w:eastAsia="Times" w:hAnsi="Calibri" w:cs="Calibri"/>
                <w:b/>
                <w:bCs/>
              </w:rPr>
              <w:t>compte</w:t>
            </w:r>
            <w:proofErr w:type="spellEnd"/>
          </w:p>
        </w:tc>
        <w:tc>
          <w:tcPr>
            <w:tcW w:w="2165"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1912F15" w14:textId="77777777" w:rsidR="002973FD" w:rsidRPr="002973FD" w:rsidRDefault="002973FD" w:rsidP="00885DA1">
            <w:pPr>
              <w:jc w:val="center"/>
              <w:rPr>
                <w:rFonts w:ascii="Calibri" w:eastAsia="Times" w:hAnsi="Calibri" w:cs="Calibri"/>
                <w:b/>
                <w:bCs/>
              </w:rPr>
            </w:pPr>
            <w:proofErr w:type="spellStart"/>
            <w:r w:rsidRPr="002973FD">
              <w:rPr>
                <w:rFonts w:ascii="Calibri" w:eastAsia="Times" w:hAnsi="Calibri" w:cs="Calibri"/>
                <w:b/>
                <w:bCs/>
              </w:rPr>
              <w:t>Montant</w:t>
            </w:r>
            <w:proofErr w:type="spellEnd"/>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9C8020F" w14:textId="77777777" w:rsidR="002973FD" w:rsidRPr="002973FD" w:rsidRDefault="002973FD" w:rsidP="00885DA1">
            <w:pPr>
              <w:jc w:val="center"/>
              <w:rPr>
                <w:rFonts w:ascii="Calibri" w:eastAsia="Times" w:hAnsi="Calibri" w:cs="Calibri"/>
                <w:b/>
                <w:bCs/>
              </w:rPr>
            </w:pPr>
            <w:proofErr w:type="spellStart"/>
            <w:r w:rsidRPr="002973FD">
              <w:rPr>
                <w:rFonts w:ascii="Calibri" w:eastAsia="Times" w:hAnsi="Calibri" w:cs="Calibri"/>
                <w:b/>
                <w:bCs/>
              </w:rPr>
              <w:t>Analytique</w:t>
            </w:r>
            <w:proofErr w:type="spellEnd"/>
          </w:p>
        </w:tc>
        <w:tc>
          <w:tcPr>
            <w:tcW w:w="42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903D396" w14:textId="77777777" w:rsidR="002973FD" w:rsidRPr="002973FD" w:rsidRDefault="002973FD" w:rsidP="00885DA1">
            <w:pPr>
              <w:jc w:val="center"/>
              <w:rPr>
                <w:rFonts w:ascii="Calibri" w:eastAsia="Times" w:hAnsi="Calibri" w:cs="Calibri"/>
                <w:b/>
                <w:bCs/>
              </w:rPr>
            </w:pPr>
            <w:proofErr w:type="spellStart"/>
            <w:r w:rsidRPr="002973FD">
              <w:rPr>
                <w:rFonts w:ascii="Calibri" w:eastAsia="Times" w:hAnsi="Calibri" w:cs="Calibri"/>
                <w:b/>
                <w:bCs/>
              </w:rPr>
              <w:t>Libellé</w:t>
            </w:r>
            <w:proofErr w:type="spellEnd"/>
            <w:r w:rsidRPr="002973FD">
              <w:rPr>
                <w:rFonts w:ascii="Calibri" w:eastAsia="Times" w:hAnsi="Calibri" w:cs="Calibri"/>
                <w:b/>
                <w:bCs/>
              </w:rPr>
              <w:t xml:space="preserve"> (35 </w:t>
            </w:r>
            <w:proofErr w:type="spellStart"/>
            <w:r w:rsidRPr="002973FD">
              <w:rPr>
                <w:rFonts w:ascii="Calibri" w:eastAsia="Times" w:hAnsi="Calibri" w:cs="Calibri"/>
                <w:b/>
                <w:bCs/>
              </w:rPr>
              <w:t>caractères</w:t>
            </w:r>
            <w:proofErr w:type="spellEnd"/>
            <w:r w:rsidRPr="002973FD">
              <w:rPr>
                <w:rFonts w:ascii="Calibri" w:eastAsia="Times" w:hAnsi="Calibri" w:cs="Calibri"/>
                <w:b/>
                <w:bCs/>
              </w:rPr>
              <w:t xml:space="preserve"> au maximum)</w:t>
            </w:r>
          </w:p>
        </w:tc>
      </w:tr>
      <w:tr w:rsidR="002973FD" w:rsidRPr="00031A77" w14:paraId="32A3CB3E" w14:textId="77777777" w:rsidTr="00885DA1">
        <w:tc>
          <w:tcPr>
            <w:tcW w:w="2083" w:type="dxa"/>
            <w:tcBorders>
              <w:top w:val="single" w:sz="4" w:space="0" w:color="auto"/>
              <w:left w:val="single" w:sz="4" w:space="0" w:color="auto"/>
              <w:bottom w:val="single" w:sz="4" w:space="0" w:color="auto"/>
              <w:right w:val="single" w:sz="4" w:space="0" w:color="auto"/>
            </w:tcBorders>
            <w:hideMark/>
          </w:tcPr>
          <w:p w14:paraId="6C22BB89" w14:textId="77777777" w:rsidR="002973FD" w:rsidRPr="002973FD" w:rsidRDefault="002973FD" w:rsidP="00885DA1">
            <w:pPr>
              <w:rPr>
                <w:rFonts w:ascii="Calibri" w:eastAsia="Times" w:hAnsi="Calibri" w:cs="Calibri"/>
              </w:rPr>
            </w:pPr>
            <w:r w:rsidRPr="002973FD">
              <w:rPr>
                <w:rFonts w:ascii="Calibri" w:eastAsia="Times" w:hAnsi="Calibri" w:cs="Calibri"/>
              </w:rPr>
              <w:t>6068200</w:t>
            </w:r>
          </w:p>
        </w:tc>
        <w:tc>
          <w:tcPr>
            <w:tcW w:w="2165" w:type="dxa"/>
            <w:tcBorders>
              <w:top w:val="single" w:sz="4" w:space="0" w:color="auto"/>
              <w:left w:val="single" w:sz="4" w:space="0" w:color="auto"/>
              <w:bottom w:val="single" w:sz="4" w:space="0" w:color="auto"/>
              <w:right w:val="single" w:sz="4" w:space="0" w:color="auto"/>
            </w:tcBorders>
            <w:hideMark/>
          </w:tcPr>
          <w:p w14:paraId="0B816CDC" w14:textId="77777777" w:rsidR="002973FD" w:rsidRPr="002973FD" w:rsidRDefault="002973FD" w:rsidP="00885DA1">
            <w:pPr>
              <w:rPr>
                <w:rFonts w:ascii="Calibri" w:eastAsia="Times" w:hAnsi="Calibri" w:cs="Calibri"/>
              </w:rPr>
            </w:pPr>
            <w:r w:rsidRPr="002973FD">
              <w:rPr>
                <w:rFonts w:ascii="Calibri" w:eastAsia="Times" w:hAnsi="Calibri" w:cs="Calibri"/>
              </w:rPr>
              <w:t>500</w:t>
            </w:r>
          </w:p>
        </w:tc>
        <w:tc>
          <w:tcPr>
            <w:tcW w:w="1276" w:type="dxa"/>
            <w:tcBorders>
              <w:top w:val="single" w:sz="4" w:space="0" w:color="auto"/>
              <w:left w:val="single" w:sz="4" w:space="0" w:color="auto"/>
              <w:bottom w:val="single" w:sz="4" w:space="0" w:color="auto"/>
              <w:right w:val="single" w:sz="4" w:space="0" w:color="auto"/>
            </w:tcBorders>
            <w:hideMark/>
          </w:tcPr>
          <w:p w14:paraId="7F39F196" w14:textId="77777777" w:rsidR="002973FD" w:rsidRPr="002973FD" w:rsidRDefault="002973FD" w:rsidP="00885DA1">
            <w:pPr>
              <w:rPr>
                <w:rFonts w:ascii="Calibri" w:eastAsia="Times" w:hAnsi="Calibri" w:cs="Calibri"/>
              </w:rPr>
            </w:pPr>
            <w:r w:rsidRPr="002973FD">
              <w:rPr>
                <w:rFonts w:ascii="Calibri" w:eastAsia="Times" w:hAnsi="Calibri" w:cs="Calibri"/>
              </w:rPr>
              <w:t>ALK</w:t>
            </w:r>
          </w:p>
        </w:tc>
        <w:tc>
          <w:tcPr>
            <w:tcW w:w="4252" w:type="dxa"/>
            <w:tcBorders>
              <w:top w:val="single" w:sz="4" w:space="0" w:color="auto"/>
              <w:left w:val="single" w:sz="4" w:space="0" w:color="auto"/>
              <w:bottom w:val="single" w:sz="4" w:space="0" w:color="auto"/>
              <w:right w:val="single" w:sz="4" w:space="0" w:color="auto"/>
            </w:tcBorders>
            <w:hideMark/>
          </w:tcPr>
          <w:p w14:paraId="6CF5F423" w14:textId="77777777" w:rsidR="002973FD" w:rsidRPr="00031A77" w:rsidRDefault="002973FD" w:rsidP="00885DA1">
            <w:pPr>
              <w:rPr>
                <w:rFonts w:ascii="Calibri" w:eastAsia="Times" w:hAnsi="Calibri" w:cs="Calibri"/>
                <w:lang w:val="fr-FR"/>
              </w:rPr>
            </w:pPr>
            <w:proofErr w:type="spellStart"/>
            <w:r w:rsidRPr="00031A77">
              <w:rPr>
                <w:rFonts w:ascii="Calibri" w:eastAsia="Times" w:hAnsi="Calibri" w:cs="Calibri"/>
                <w:lang w:val="fr-FR"/>
              </w:rPr>
              <w:t>PPLUS_carte</w:t>
            </w:r>
            <w:proofErr w:type="spellEnd"/>
            <w:r w:rsidRPr="00031A77">
              <w:rPr>
                <w:rFonts w:ascii="Calibri" w:eastAsia="Times" w:hAnsi="Calibri" w:cs="Calibri"/>
                <w:lang w:val="fr-FR"/>
              </w:rPr>
              <w:t xml:space="preserve"> à jouer de 62 cartes en carton</w:t>
            </w:r>
          </w:p>
        </w:tc>
      </w:tr>
    </w:tbl>
    <w:p w14:paraId="73D0CAFE" w14:textId="77777777" w:rsidR="00A81020" w:rsidRPr="00031A77" w:rsidRDefault="00A81020">
      <w:pPr>
        <w:pStyle w:val="CERESBody"/>
        <w:rPr>
          <w:lang w:val="fr-FR"/>
        </w:rPr>
      </w:pPr>
    </w:p>
    <w:p w14:paraId="2C086883" w14:textId="019DE758" w:rsidR="00A81020" w:rsidRPr="00031A77" w:rsidRDefault="00000000" w:rsidP="0000426A">
      <w:pPr>
        <w:pStyle w:val="CERESBody"/>
        <w:spacing w:after="80"/>
        <w:jc w:val="both"/>
        <w:rPr>
          <w:b/>
          <w:bCs/>
          <w:lang w:val="fr-FR"/>
        </w:rPr>
      </w:pPr>
      <w:r w:rsidRPr="00031A77">
        <w:rPr>
          <w:b/>
          <w:bCs/>
          <w:lang w:val="fr-FR"/>
        </w:rPr>
        <w:t xml:space="preserve">Traitement comptable des </w:t>
      </w:r>
      <w:proofErr w:type="gramStart"/>
      <w:r w:rsidR="002973FD" w:rsidRPr="00031A77">
        <w:rPr>
          <w:b/>
          <w:bCs/>
          <w:lang w:val="fr-FR"/>
        </w:rPr>
        <w:t>salaires:</w:t>
      </w:r>
      <w:proofErr w:type="gramEnd"/>
    </w:p>
    <w:p w14:paraId="599E3557" w14:textId="77777777" w:rsidR="00A81020" w:rsidRPr="00031A77" w:rsidRDefault="00000000" w:rsidP="0000426A">
      <w:pPr>
        <w:pStyle w:val="CERESBody"/>
        <w:spacing w:after="80"/>
        <w:jc w:val="both"/>
        <w:rPr>
          <w:lang w:val="fr-FR"/>
        </w:rPr>
      </w:pPr>
      <w:r w:rsidRPr="00031A77">
        <w:rPr>
          <w:lang w:val="fr-FR"/>
        </w:rPr>
        <w:t>Le paiement des salaires ne suit pas cette méthode, car il concerne uniquement le salarié et le service auquel il appartient en analytique.  Toutefois, des modifications ont été apportées au niveau du plan comptable. Ces modifications permettent de différencier les dépenses liées exclusivement aux personnels.</w:t>
      </w:r>
    </w:p>
    <w:p w14:paraId="25713CF3" w14:textId="3CFB4164" w:rsidR="00A81020" w:rsidRPr="00031A77" w:rsidRDefault="00000000" w:rsidP="0000426A">
      <w:pPr>
        <w:pStyle w:val="CERESBody"/>
        <w:spacing w:after="80"/>
        <w:jc w:val="both"/>
        <w:rPr>
          <w:lang w:val="fr-FR"/>
        </w:rPr>
      </w:pPr>
      <w:r w:rsidRPr="00031A77">
        <w:rPr>
          <w:lang w:val="fr-FR"/>
        </w:rPr>
        <w:t xml:space="preserve">A cet effet, au niveau du compte comptable, le salaire brut du compte 641 sera scindé en deux catégories, à </w:t>
      </w:r>
      <w:proofErr w:type="gramStart"/>
      <w:r w:rsidR="00D25489" w:rsidRPr="00031A77">
        <w:rPr>
          <w:lang w:val="fr-FR"/>
        </w:rPr>
        <w:t>savoir:</w:t>
      </w:r>
      <w:proofErr w:type="gramEnd"/>
    </w:p>
    <w:p w14:paraId="043BF0CD" w14:textId="77777777" w:rsidR="00A81020" w:rsidRPr="00031A77" w:rsidRDefault="00000000">
      <w:pPr>
        <w:pStyle w:val="CERESBody"/>
        <w:numPr>
          <w:ilvl w:val="0"/>
          <w:numId w:val="154"/>
        </w:numPr>
        <w:spacing w:after="80"/>
        <w:jc w:val="both"/>
        <w:rPr>
          <w:lang w:val="fr-FR"/>
        </w:rPr>
      </w:pPr>
      <w:r w:rsidRPr="00031A77">
        <w:rPr>
          <w:lang w:val="fr-FR"/>
        </w:rPr>
        <w:t>641100 pour les rémunérations brutes et y compris le panier de noël</w:t>
      </w:r>
    </w:p>
    <w:p w14:paraId="0A9196A2" w14:textId="77777777" w:rsidR="00A81020" w:rsidRPr="00031A77" w:rsidRDefault="00000000">
      <w:pPr>
        <w:pStyle w:val="CERESBody"/>
        <w:numPr>
          <w:ilvl w:val="0"/>
          <w:numId w:val="154"/>
        </w:numPr>
        <w:spacing w:after="80"/>
        <w:jc w:val="both"/>
        <w:rPr>
          <w:lang w:val="fr-FR"/>
        </w:rPr>
      </w:pPr>
      <w:r w:rsidRPr="00031A77">
        <w:rPr>
          <w:lang w:val="fr-FR"/>
        </w:rPr>
        <w:t>641200 pour les autres charges salariales tel que le solde de tout compte (STC).</w:t>
      </w:r>
    </w:p>
    <w:p w14:paraId="0E4C7422" w14:textId="65DA816F" w:rsidR="00A81020" w:rsidRPr="00031A77" w:rsidRDefault="00000000" w:rsidP="0000426A">
      <w:pPr>
        <w:pStyle w:val="CERESBody"/>
        <w:spacing w:after="80"/>
        <w:jc w:val="both"/>
        <w:rPr>
          <w:lang w:val="fr-FR"/>
        </w:rPr>
      </w:pPr>
      <w:r w:rsidRPr="00031A77">
        <w:rPr>
          <w:lang w:val="fr-FR"/>
        </w:rPr>
        <w:lastRenderedPageBreak/>
        <w:t xml:space="preserve">En outre, le compte ‘’648 Autres charges de personnel ‘’ sera également scindé en deux, à </w:t>
      </w:r>
      <w:proofErr w:type="gramStart"/>
      <w:r w:rsidR="009E02CB" w:rsidRPr="00031A77">
        <w:rPr>
          <w:lang w:val="fr-FR"/>
        </w:rPr>
        <w:t>savoir:</w:t>
      </w:r>
      <w:proofErr w:type="gramEnd"/>
    </w:p>
    <w:p w14:paraId="2610076E" w14:textId="77777777" w:rsidR="00A81020" w:rsidRDefault="00000000">
      <w:pPr>
        <w:pStyle w:val="CERESBody"/>
        <w:numPr>
          <w:ilvl w:val="0"/>
          <w:numId w:val="155"/>
        </w:numPr>
        <w:spacing w:after="80"/>
        <w:jc w:val="both"/>
      </w:pPr>
      <w:r>
        <w:t>6481000 Formations du personnel,</w:t>
      </w:r>
    </w:p>
    <w:p w14:paraId="4FF9E0F3" w14:textId="77777777" w:rsidR="00A81020" w:rsidRPr="00031A77" w:rsidRDefault="00000000">
      <w:pPr>
        <w:pStyle w:val="CERESBody"/>
        <w:numPr>
          <w:ilvl w:val="0"/>
          <w:numId w:val="155"/>
        </w:numPr>
        <w:spacing w:after="80"/>
        <w:jc w:val="both"/>
        <w:rPr>
          <w:lang w:val="fr-FR"/>
        </w:rPr>
      </w:pPr>
      <w:r w:rsidRPr="00031A77">
        <w:rPr>
          <w:lang w:val="fr-FR"/>
        </w:rPr>
        <w:t>6482000 Fête, réception et départs du personnel.</w:t>
      </w:r>
    </w:p>
    <w:p w14:paraId="4037A9E3" w14:textId="024C927D" w:rsidR="00A81020" w:rsidRDefault="00000000" w:rsidP="0000426A">
      <w:pPr>
        <w:pStyle w:val="CERESBody"/>
        <w:spacing w:after="80"/>
        <w:jc w:val="both"/>
      </w:pPr>
      <w:r w:rsidRPr="00031A77">
        <w:rPr>
          <w:lang w:val="fr-FR"/>
        </w:rPr>
        <w:t xml:space="preserve">Le traitement comptable des états salariaux se fait via Excel. Ces états sont ensuite importés dans la base comptable Sage. </w:t>
      </w:r>
      <w:proofErr w:type="spellStart"/>
      <w:r>
        <w:t>L’intitulé</w:t>
      </w:r>
      <w:proofErr w:type="spellEnd"/>
      <w:r>
        <w:t xml:space="preserve"> du code </w:t>
      </w:r>
      <w:proofErr w:type="spellStart"/>
      <w:r>
        <w:t>salarial</w:t>
      </w:r>
      <w:proofErr w:type="spellEnd"/>
      <w:r>
        <w:t xml:space="preserve"> est </w:t>
      </w:r>
      <w:proofErr w:type="spellStart"/>
      <w:r>
        <w:t>structuré</w:t>
      </w:r>
      <w:proofErr w:type="spellEnd"/>
      <w:r>
        <w:t xml:space="preserve"> comme </w:t>
      </w:r>
      <w:r w:rsidR="00D57231">
        <w:t>suit:</w:t>
      </w:r>
    </w:p>
    <w:p w14:paraId="327D3A9D" w14:textId="765C7CE3" w:rsidR="00A81020" w:rsidRPr="00031A77" w:rsidRDefault="00000000">
      <w:pPr>
        <w:pStyle w:val="CERESBody"/>
        <w:numPr>
          <w:ilvl w:val="0"/>
          <w:numId w:val="156"/>
        </w:numPr>
        <w:spacing w:after="80"/>
        <w:jc w:val="both"/>
        <w:rPr>
          <w:lang w:val="fr-FR"/>
        </w:rPr>
      </w:pPr>
      <w:r w:rsidRPr="00031A77">
        <w:rPr>
          <w:lang w:val="fr-FR"/>
        </w:rPr>
        <w:t xml:space="preserve">Les 3 premiers </w:t>
      </w:r>
      <w:proofErr w:type="gramStart"/>
      <w:r w:rsidR="009E02CB" w:rsidRPr="00031A77">
        <w:rPr>
          <w:lang w:val="fr-FR"/>
        </w:rPr>
        <w:t>chiffres:</w:t>
      </w:r>
      <w:proofErr w:type="gramEnd"/>
      <w:r w:rsidRPr="00031A77">
        <w:rPr>
          <w:lang w:val="fr-FR"/>
        </w:rPr>
        <w:t xml:space="preserve"> immatriculation CERES permettant d’identifier le salarié et de suivre son parcours au sein de CERES.</w:t>
      </w:r>
    </w:p>
    <w:p w14:paraId="093E6803" w14:textId="2FD9C36C" w:rsidR="00A81020" w:rsidRPr="00031A77" w:rsidRDefault="00000000">
      <w:pPr>
        <w:pStyle w:val="CERESBody"/>
        <w:numPr>
          <w:ilvl w:val="0"/>
          <w:numId w:val="156"/>
        </w:numPr>
        <w:spacing w:after="80"/>
        <w:jc w:val="both"/>
        <w:rPr>
          <w:lang w:val="fr-FR"/>
        </w:rPr>
      </w:pPr>
      <w:r w:rsidRPr="00031A77">
        <w:rPr>
          <w:lang w:val="fr-FR"/>
        </w:rPr>
        <w:t xml:space="preserve">Les 3 chiffres </w:t>
      </w:r>
      <w:proofErr w:type="gramStart"/>
      <w:r w:rsidR="009E02CB" w:rsidRPr="00031A77">
        <w:rPr>
          <w:lang w:val="fr-FR"/>
        </w:rPr>
        <w:t>suivants:</w:t>
      </w:r>
      <w:proofErr w:type="gramEnd"/>
      <w:r w:rsidRPr="00031A77">
        <w:rPr>
          <w:lang w:val="fr-FR"/>
        </w:rPr>
        <w:t xml:space="preserve"> code AFD, dans le cadre de la gestion du partenariat AFD-BSF</w:t>
      </w:r>
    </w:p>
    <w:p w14:paraId="3A28FFCD" w14:textId="14C6CE67" w:rsidR="00A81020" w:rsidRPr="00031A77" w:rsidRDefault="00000000">
      <w:pPr>
        <w:pStyle w:val="CERESBody"/>
        <w:numPr>
          <w:ilvl w:val="0"/>
          <w:numId w:val="156"/>
        </w:numPr>
        <w:spacing w:after="80"/>
        <w:jc w:val="both"/>
        <w:rPr>
          <w:lang w:val="fr-FR"/>
        </w:rPr>
      </w:pPr>
      <w:r w:rsidRPr="00031A77">
        <w:rPr>
          <w:lang w:val="fr-FR"/>
        </w:rPr>
        <w:t xml:space="preserve">Les 3 chiffres </w:t>
      </w:r>
      <w:proofErr w:type="gramStart"/>
      <w:r w:rsidR="009E02CB" w:rsidRPr="00031A77">
        <w:rPr>
          <w:lang w:val="fr-FR"/>
        </w:rPr>
        <w:t>suivants:</w:t>
      </w:r>
      <w:proofErr w:type="gramEnd"/>
      <w:r w:rsidRPr="00031A77">
        <w:rPr>
          <w:lang w:val="fr-FR"/>
        </w:rPr>
        <w:t xml:space="preserve"> code Cartier, pour les besoins du bailleur Cartier</w:t>
      </w:r>
    </w:p>
    <w:p w14:paraId="51EA249A" w14:textId="77777777" w:rsidR="00A81020" w:rsidRPr="00031A77" w:rsidRDefault="00000000">
      <w:pPr>
        <w:pStyle w:val="CERESBody"/>
        <w:numPr>
          <w:ilvl w:val="0"/>
          <w:numId w:val="156"/>
        </w:numPr>
        <w:spacing w:after="80"/>
        <w:jc w:val="both"/>
        <w:rPr>
          <w:lang w:val="fr-FR"/>
        </w:rPr>
      </w:pPr>
      <w:r w:rsidRPr="00031A77">
        <w:rPr>
          <w:lang w:val="fr-FR"/>
        </w:rPr>
        <w:t>Ensuite, le prénom usuel du salarié</w:t>
      </w:r>
    </w:p>
    <w:p w14:paraId="1E8B0C94" w14:textId="77777777" w:rsidR="00A81020" w:rsidRPr="00031A77" w:rsidRDefault="00000000">
      <w:pPr>
        <w:pStyle w:val="CERESBody"/>
        <w:numPr>
          <w:ilvl w:val="0"/>
          <w:numId w:val="156"/>
        </w:numPr>
        <w:spacing w:after="80"/>
        <w:jc w:val="both"/>
        <w:rPr>
          <w:lang w:val="fr-FR"/>
        </w:rPr>
      </w:pPr>
      <w:r w:rsidRPr="00031A77">
        <w:rPr>
          <w:lang w:val="fr-FR"/>
        </w:rPr>
        <w:t>Trois (3) lettres suivent pour identifier le mois concerné</w:t>
      </w:r>
    </w:p>
    <w:p w14:paraId="576E3B11" w14:textId="77777777" w:rsidR="00A81020" w:rsidRPr="00031A77" w:rsidRDefault="00000000">
      <w:pPr>
        <w:pStyle w:val="CERESBody"/>
        <w:numPr>
          <w:ilvl w:val="0"/>
          <w:numId w:val="156"/>
        </w:numPr>
        <w:spacing w:after="80"/>
        <w:jc w:val="both"/>
        <w:rPr>
          <w:lang w:val="fr-FR"/>
        </w:rPr>
      </w:pPr>
      <w:r w:rsidRPr="00031A77">
        <w:rPr>
          <w:lang w:val="fr-FR"/>
        </w:rPr>
        <w:t>Enfin, deux (2) lettres terminent le code pour l’année concernée</w:t>
      </w:r>
    </w:p>
    <w:p w14:paraId="3ADCE8F2" w14:textId="77777777" w:rsidR="00A81020" w:rsidRPr="00031A77" w:rsidRDefault="00000000" w:rsidP="0000426A">
      <w:pPr>
        <w:pStyle w:val="CERESBody"/>
        <w:spacing w:after="80"/>
        <w:jc w:val="both"/>
        <w:rPr>
          <w:lang w:val="fr-FR"/>
        </w:rPr>
      </w:pPr>
      <w:r w:rsidRPr="00031A77">
        <w:rPr>
          <w:lang w:val="fr-FR"/>
        </w:rPr>
        <w:t>Il convient de noter que toutes ces informations sont séparées par un espace. Cette codification permet l’exportation automatique des données nécessaires aux rapports des bailleurs.</w:t>
      </w:r>
    </w:p>
    <w:p w14:paraId="47E169B9" w14:textId="6BB3CEB9" w:rsidR="00A81020" w:rsidRDefault="00000000" w:rsidP="00975CBC">
      <w:pPr>
        <w:pStyle w:val="Titre3"/>
      </w:pPr>
      <w:bookmarkStart w:id="384" w:name="_Toc223448334"/>
      <w:r>
        <w:t xml:space="preserve">Structure </w:t>
      </w:r>
      <w:proofErr w:type="spellStart"/>
      <w:r>
        <w:t>analytique</w:t>
      </w:r>
      <w:bookmarkEnd w:id="384"/>
      <w:proofErr w:type="spellEnd"/>
    </w:p>
    <w:p w14:paraId="2DA1C7EF" w14:textId="50D5992B" w:rsidR="00A81020" w:rsidRPr="00031A77" w:rsidRDefault="00000000" w:rsidP="0000426A">
      <w:pPr>
        <w:pStyle w:val="CERESBody"/>
        <w:spacing w:after="80"/>
        <w:jc w:val="both"/>
        <w:rPr>
          <w:lang w:val="fr-FR"/>
        </w:rPr>
      </w:pPr>
      <w:r w:rsidRPr="00031A77">
        <w:rPr>
          <w:lang w:val="fr-FR"/>
        </w:rPr>
        <w:t xml:space="preserve">La Comptabilité analytique de CERES gère actuellement deux axes analytiques, à </w:t>
      </w:r>
      <w:proofErr w:type="gramStart"/>
      <w:r w:rsidR="00FD58E7" w:rsidRPr="00031A77">
        <w:rPr>
          <w:lang w:val="fr-FR"/>
        </w:rPr>
        <w:t>savoir:</w:t>
      </w:r>
      <w:proofErr w:type="gramEnd"/>
    </w:p>
    <w:p w14:paraId="327FDA9E" w14:textId="6828ABCE" w:rsidR="00A81020" w:rsidRPr="00031A77" w:rsidRDefault="00000000" w:rsidP="0000426A">
      <w:pPr>
        <w:pStyle w:val="CERESBody"/>
        <w:spacing w:after="80"/>
        <w:jc w:val="both"/>
        <w:rPr>
          <w:lang w:val="fr-FR"/>
        </w:rPr>
      </w:pPr>
      <w:r w:rsidRPr="00031A77">
        <w:rPr>
          <w:b/>
          <w:bCs/>
          <w:u w:val="single"/>
          <w:lang w:val="fr-FR"/>
        </w:rPr>
        <w:t xml:space="preserve">Axe </w:t>
      </w:r>
      <w:proofErr w:type="gramStart"/>
      <w:r w:rsidR="009E02CB" w:rsidRPr="00031A77">
        <w:rPr>
          <w:b/>
          <w:bCs/>
          <w:u w:val="single"/>
          <w:lang w:val="fr-FR"/>
        </w:rPr>
        <w:t>Centre:</w:t>
      </w:r>
      <w:proofErr w:type="gramEnd"/>
      <w:r w:rsidRPr="00031A77">
        <w:rPr>
          <w:lang w:val="fr-FR"/>
        </w:rPr>
        <w:t xml:space="preserve"> ventilation des dépenses par centre de coût, c’est-à dire les Internats de Réussite, le parcours Excellence, la Cellule Admin…</w:t>
      </w:r>
    </w:p>
    <w:p w14:paraId="6DF29B1D" w14:textId="5ADEF582" w:rsidR="00A81020" w:rsidRPr="00031A77" w:rsidRDefault="00000000" w:rsidP="0000426A">
      <w:pPr>
        <w:pStyle w:val="CERESBody"/>
        <w:spacing w:after="80"/>
        <w:jc w:val="both"/>
        <w:rPr>
          <w:lang w:val="fr-FR"/>
        </w:rPr>
      </w:pPr>
      <w:r w:rsidRPr="00031A77">
        <w:rPr>
          <w:b/>
          <w:bCs/>
          <w:u w:val="single"/>
          <w:lang w:val="fr-FR"/>
        </w:rPr>
        <w:t xml:space="preserve">Axe </w:t>
      </w:r>
      <w:proofErr w:type="gramStart"/>
      <w:r w:rsidR="009E02CB" w:rsidRPr="00031A77">
        <w:rPr>
          <w:b/>
          <w:bCs/>
          <w:u w:val="single"/>
          <w:lang w:val="fr-FR"/>
        </w:rPr>
        <w:t>TIGER:</w:t>
      </w:r>
      <w:proofErr w:type="gramEnd"/>
      <w:r w:rsidRPr="00031A77">
        <w:rPr>
          <w:lang w:val="fr-FR"/>
        </w:rPr>
        <w:t xml:space="preserve"> ventilation des dépenses suivant les lignes budgétaires de l’IECD. L’objectif de cet axe est de pouvoir alimenter la consolidation de la comptabilité du Projet CERES au niveau de l’IECD.</w:t>
      </w:r>
    </w:p>
    <w:p w14:paraId="0F359ED3" w14:textId="77777777" w:rsidR="00A81020" w:rsidRPr="00031A77" w:rsidRDefault="00000000" w:rsidP="0000426A">
      <w:pPr>
        <w:pStyle w:val="CERESBody"/>
        <w:spacing w:after="80"/>
        <w:jc w:val="both"/>
        <w:rPr>
          <w:lang w:val="fr-FR"/>
        </w:rPr>
      </w:pPr>
      <w:r w:rsidRPr="00031A77">
        <w:rPr>
          <w:lang w:val="fr-FR"/>
        </w:rPr>
        <w:t>Chaque enregistrement comptable doit avoir un compte comptable PCG et un Code TIGER distincts et propres. L’enregistrement d’une charge sous un seul compte comptable, mais avec des valeurs analytiques Centre et TIGER différentes et groupées, rend impossible l’extraction de données sur la base Comptabilité.</w:t>
      </w:r>
    </w:p>
    <w:p w14:paraId="171ABEB9" w14:textId="5E42AEFC" w:rsidR="00A81020" w:rsidRDefault="00000000" w:rsidP="00221943">
      <w:pPr>
        <w:pStyle w:val="Titre3"/>
      </w:pPr>
      <w:bookmarkStart w:id="385" w:name="_Toc223448335"/>
      <w:proofErr w:type="spellStart"/>
      <w:r>
        <w:t>Comptabilité</w:t>
      </w:r>
      <w:proofErr w:type="spellEnd"/>
      <w:r>
        <w:t xml:space="preserve"> </w:t>
      </w:r>
      <w:proofErr w:type="spellStart"/>
      <w:r>
        <w:t>d’engagement</w:t>
      </w:r>
      <w:proofErr w:type="spellEnd"/>
      <w:r>
        <w:t xml:space="preserve"> et </w:t>
      </w:r>
      <w:proofErr w:type="spellStart"/>
      <w:r>
        <w:t>journaux</w:t>
      </w:r>
      <w:bookmarkEnd w:id="385"/>
      <w:proofErr w:type="spellEnd"/>
    </w:p>
    <w:p w14:paraId="78139047" w14:textId="77777777" w:rsidR="00A81020" w:rsidRPr="00031A77" w:rsidRDefault="00000000" w:rsidP="0000426A">
      <w:pPr>
        <w:pStyle w:val="CERESBody"/>
        <w:spacing w:after="80"/>
        <w:jc w:val="both"/>
        <w:rPr>
          <w:lang w:val="fr-FR"/>
        </w:rPr>
      </w:pPr>
      <w:r w:rsidRPr="00031A77">
        <w:rPr>
          <w:lang w:val="fr-FR"/>
        </w:rPr>
        <w:t>CERES comptabilise ses achats selon la méthode de la comptabilité d’engagement (</w:t>
      </w:r>
      <w:r w:rsidRPr="00031A77">
        <w:rPr>
          <w:b/>
          <w:bCs/>
          <w:lang w:val="fr-FR"/>
        </w:rPr>
        <w:t>créances acquises et dettes certaines</w:t>
      </w:r>
      <w:r w:rsidRPr="00031A77">
        <w:rPr>
          <w:lang w:val="fr-FR"/>
        </w:rPr>
        <w:t>).</w:t>
      </w:r>
    </w:p>
    <w:p w14:paraId="2192E22A" w14:textId="77777777" w:rsidR="00A81020" w:rsidRPr="00031A77" w:rsidRDefault="00000000" w:rsidP="0000426A">
      <w:pPr>
        <w:pStyle w:val="CERESBody"/>
        <w:spacing w:after="80"/>
        <w:jc w:val="both"/>
        <w:rPr>
          <w:lang w:val="fr-FR"/>
        </w:rPr>
      </w:pPr>
      <w:r w:rsidRPr="00031A77">
        <w:rPr>
          <w:lang w:val="fr-FR"/>
        </w:rPr>
        <w:t>Le comptable contrôle chaque mois, lors du rapprochement bancaire, les écarts entre les écritures du journal de banque et les mouvements du relevé bancaire.</w:t>
      </w:r>
    </w:p>
    <w:p w14:paraId="1AFB2E2A" w14:textId="77777777" w:rsidR="00A81020" w:rsidRPr="00031A77" w:rsidRDefault="00000000" w:rsidP="0000426A">
      <w:pPr>
        <w:pStyle w:val="CERESBody"/>
        <w:spacing w:after="80"/>
        <w:jc w:val="both"/>
        <w:rPr>
          <w:lang w:val="fr-FR"/>
        </w:rPr>
      </w:pPr>
      <w:r w:rsidRPr="00031A77">
        <w:rPr>
          <w:lang w:val="fr-FR"/>
        </w:rPr>
        <w:t>Un journal de paie accueille les écritures de paie.</w:t>
      </w:r>
    </w:p>
    <w:p w14:paraId="3126D0FC" w14:textId="77777777" w:rsidR="00A81020" w:rsidRPr="00031A77" w:rsidRDefault="00000000" w:rsidP="0000426A">
      <w:pPr>
        <w:pStyle w:val="CERESBody"/>
        <w:spacing w:after="80"/>
        <w:jc w:val="both"/>
        <w:rPr>
          <w:lang w:val="fr-FR"/>
        </w:rPr>
      </w:pPr>
      <w:r w:rsidRPr="00031A77">
        <w:rPr>
          <w:lang w:val="fr-FR"/>
        </w:rPr>
        <w:t>Un journal d’A-Nouveaux est ventilé une fois par an par le logiciel, après la certification des comptes d’un exercice par le commissaire aux comptes.</w:t>
      </w:r>
    </w:p>
    <w:p w14:paraId="392C1137" w14:textId="77777777" w:rsidR="00A81020" w:rsidRPr="00031A77" w:rsidRDefault="00000000" w:rsidP="0000426A">
      <w:pPr>
        <w:pStyle w:val="CERESBody"/>
        <w:spacing w:after="80"/>
        <w:jc w:val="both"/>
        <w:rPr>
          <w:lang w:val="fr-FR"/>
        </w:rPr>
      </w:pPr>
      <w:r w:rsidRPr="00031A77">
        <w:rPr>
          <w:lang w:val="fr-FR"/>
        </w:rPr>
        <w:t>Règle de comptabilisation des écritures de régularisation :</w:t>
      </w:r>
    </w:p>
    <w:p w14:paraId="6A9D3143" w14:textId="77777777" w:rsidR="00A81020" w:rsidRPr="00031A77" w:rsidRDefault="00000000" w:rsidP="0000426A">
      <w:pPr>
        <w:pStyle w:val="CERESBody"/>
        <w:spacing w:after="80"/>
        <w:jc w:val="both"/>
        <w:rPr>
          <w:lang w:val="fr-FR"/>
        </w:rPr>
      </w:pPr>
      <w:r w:rsidRPr="00031A77">
        <w:rPr>
          <w:lang w:val="fr-FR"/>
        </w:rPr>
        <w:t>Règle de comptabilisation des provisions, charges constatées d’avance et dotations aux amortissements :</w:t>
      </w:r>
    </w:p>
    <w:p w14:paraId="2B77BFB7" w14:textId="24848BA5" w:rsidR="00A81020" w:rsidRPr="00031A77" w:rsidRDefault="00000000" w:rsidP="0000426A">
      <w:pPr>
        <w:pStyle w:val="CERESBody"/>
        <w:spacing w:after="80"/>
        <w:jc w:val="both"/>
        <w:rPr>
          <w:lang w:val="fr-FR"/>
        </w:rPr>
      </w:pPr>
      <w:r w:rsidRPr="00031A77">
        <w:rPr>
          <w:lang w:val="fr-FR"/>
        </w:rPr>
        <w:t xml:space="preserve">Compte tenu de la nature de ces charges vis-à-vis de la gestion budgétaire et de la trésorerie, voici les règles à </w:t>
      </w:r>
      <w:proofErr w:type="gramStart"/>
      <w:r w:rsidR="00C56E11" w:rsidRPr="00031A77">
        <w:rPr>
          <w:lang w:val="fr-FR"/>
        </w:rPr>
        <w:t>appliquer:</w:t>
      </w:r>
      <w:proofErr w:type="gramEnd"/>
    </w:p>
    <w:p w14:paraId="2C02AA4C" w14:textId="7973B984" w:rsidR="00A81020" w:rsidRPr="00031A77" w:rsidRDefault="00000000">
      <w:pPr>
        <w:pStyle w:val="CERESBody"/>
        <w:numPr>
          <w:ilvl w:val="0"/>
          <w:numId w:val="170"/>
        </w:numPr>
        <w:spacing w:after="80"/>
        <w:jc w:val="both"/>
        <w:rPr>
          <w:lang w:val="fr-FR"/>
        </w:rPr>
      </w:pPr>
      <w:r w:rsidRPr="00031A77">
        <w:rPr>
          <w:lang w:val="fr-FR"/>
        </w:rPr>
        <w:lastRenderedPageBreak/>
        <w:t xml:space="preserve">Dotations aux amortissements, provisions pour congé des salariés, charges pluriannuelles telles que les </w:t>
      </w:r>
      <w:proofErr w:type="gramStart"/>
      <w:r w:rsidR="00C56E11" w:rsidRPr="00031A77">
        <w:rPr>
          <w:lang w:val="fr-FR"/>
        </w:rPr>
        <w:t>assurances:</w:t>
      </w:r>
      <w:proofErr w:type="gramEnd"/>
      <w:r w:rsidRPr="00031A77">
        <w:rPr>
          <w:lang w:val="fr-FR"/>
        </w:rPr>
        <w:t xml:space="preserve"> elles sont comptabilisées à la date du 31 Décembre de l’année en cours ou du 01 janvier pour l’extourne au début d’année</w:t>
      </w:r>
    </w:p>
    <w:p w14:paraId="7D4BDEC7" w14:textId="77777777" w:rsidR="00A81020" w:rsidRPr="00031A77" w:rsidRDefault="00000000">
      <w:pPr>
        <w:pStyle w:val="CERESBody"/>
        <w:numPr>
          <w:ilvl w:val="0"/>
          <w:numId w:val="170"/>
        </w:numPr>
        <w:spacing w:after="80"/>
        <w:jc w:val="both"/>
        <w:rPr>
          <w:lang w:val="fr-FR"/>
        </w:rPr>
      </w:pPr>
      <w:r w:rsidRPr="00031A77">
        <w:rPr>
          <w:lang w:val="fr-FR"/>
        </w:rPr>
        <w:t>Charges constatées d’avance (Telma, loyers), elles seront comptabilisées à la date de 02 janvier ou du 30 Décembre. Ces charges n’entrent plus dans la gestion de trésorerie, mais font partie de la gestion budgétaire.</w:t>
      </w:r>
    </w:p>
    <w:p w14:paraId="62AE68D5" w14:textId="77777777" w:rsidR="00A81020" w:rsidRPr="00031A77" w:rsidRDefault="00000000" w:rsidP="0000426A">
      <w:pPr>
        <w:pStyle w:val="CERESBody"/>
        <w:spacing w:after="80"/>
        <w:jc w:val="both"/>
        <w:rPr>
          <w:lang w:val="fr-FR"/>
        </w:rPr>
      </w:pPr>
      <w:r w:rsidRPr="00031A77">
        <w:rPr>
          <w:lang w:val="fr-FR"/>
        </w:rPr>
        <w:t>A cet effet, l’importation des dépenses pour alimenter TIGER se fait par extraction comptable sur la base Sage, sans inclure les écritures du 01 janvier ou du 31 décembre.</w:t>
      </w:r>
    </w:p>
    <w:p w14:paraId="57F8ACFD" w14:textId="10BB9A4C" w:rsidR="00A81020" w:rsidRDefault="00000000" w:rsidP="00221943">
      <w:pPr>
        <w:pStyle w:val="Titre3"/>
      </w:pPr>
      <w:bookmarkStart w:id="386" w:name="_Toc223448336"/>
      <w:r>
        <w:t xml:space="preserve">Travaux et </w:t>
      </w:r>
      <w:proofErr w:type="spellStart"/>
      <w:r>
        <w:t>conformité</w:t>
      </w:r>
      <w:proofErr w:type="spellEnd"/>
      <w:r>
        <w:t xml:space="preserve"> </w:t>
      </w:r>
      <w:proofErr w:type="spellStart"/>
      <w:r w:rsidR="00221943">
        <w:t>comptable</w:t>
      </w:r>
      <w:proofErr w:type="spellEnd"/>
      <w:r w:rsidR="00221943">
        <w:t>:</w:t>
      </w:r>
      <w:bookmarkEnd w:id="386"/>
    </w:p>
    <w:p w14:paraId="7A11382E" w14:textId="77777777" w:rsidR="00A81020" w:rsidRPr="00031A77" w:rsidRDefault="00000000" w:rsidP="0000426A">
      <w:pPr>
        <w:pStyle w:val="CERESBody"/>
        <w:spacing w:after="80"/>
        <w:jc w:val="both"/>
        <w:rPr>
          <w:lang w:val="fr-FR"/>
        </w:rPr>
      </w:pPr>
      <w:r w:rsidRPr="00031A77">
        <w:rPr>
          <w:lang w:val="fr-FR"/>
        </w:rPr>
        <w:t>Le Chargé Comptable est responsable de la saisie. Le RF est responsable de son contrôle.</w:t>
      </w:r>
    </w:p>
    <w:p w14:paraId="01A5277D" w14:textId="77777777" w:rsidR="00A81020" w:rsidRPr="00031A77" w:rsidRDefault="00000000" w:rsidP="0000426A">
      <w:pPr>
        <w:pStyle w:val="CERESBody"/>
        <w:spacing w:after="80"/>
        <w:jc w:val="both"/>
        <w:rPr>
          <w:lang w:val="fr-FR"/>
        </w:rPr>
      </w:pPr>
      <w:r w:rsidRPr="00031A77">
        <w:rPr>
          <w:lang w:val="fr-FR"/>
        </w:rPr>
        <w:t>Le Chargé Comptable saisit le journal d’achats au fur et à mesure de la réception des factures et le journal de banque au fur et à mesure de l’émission des règlements et de la réception des pièces de trésorerie.</w:t>
      </w:r>
    </w:p>
    <w:p w14:paraId="37E893BE" w14:textId="77777777" w:rsidR="00A81020" w:rsidRPr="00031A77" w:rsidRDefault="00000000" w:rsidP="0000426A">
      <w:pPr>
        <w:pStyle w:val="CERESBody"/>
        <w:spacing w:after="80"/>
        <w:jc w:val="both"/>
        <w:rPr>
          <w:lang w:val="fr-FR"/>
        </w:rPr>
      </w:pPr>
      <w:r w:rsidRPr="00031A77">
        <w:rPr>
          <w:lang w:val="fr-FR"/>
        </w:rPr>
        <w:t>Un rapprochement bancaire formel, validé par le RF, permet de vérifier la cohérence des opérations bancaires par rapport au Grand livre et au relevé bancaire.</w:t>
      </w:r>
    </w:p>
    <w:p w14:paraId="7078B5BD" w14:textId="77777777" w:rsidR="00A81020" w:rsidRPr="00031A77" w:rsidRDefault="00000000" w:rsidP="0000426A">
      <w:pPr>
        <w:pStyle w:val="CERESBody"/>
        <w:spacing w:after="80"/>
        <w:jc w:val="both"/>
        <w:rPr>
          <w:lang w:val="fr-FR"/>
        </w:rPr>
      </w:pPr>
      <w:r w:rsidRPr="00031A77">
        <w:rPr>
          <w:lang w:val="fr-FR"/>
        </w:rPr>
        <w:t>Lettrage de tous les comptes Tiers, suivi de la validation par le RF des comptes tiers non lettrés</w:t>
      </w:r>
    </w:p>
    <w:p w14:paraId="61E11788" w14:textId="1C3464FF" w:rsidR="00A81020" w:rsidRPr="00031A77" w:rsidRDefault="00000000" w:rsidP="0000426A">
      <w:pPr>
        <w:pStyle w:val="CERESBody"/>
        <w:spacing w:after="80"/>
        <w:jc w:val="both"/>
        <w:rPr>
          <w:lang w:val="fr-FR"/>
        </w:rPr>
      </w:pPr>
      <w:r w:rsidRPr="00031A77">
        <w:rPr>
          <w:lang w:val="fr-FR"/>
        </w:rPr>
        <w:t xml:space="preserve">Le délai de traitement est le </w:t>
      </w:r>
      <w:proofErr w:type="gramStart"/>
      <w:r w:rsidR="00C56E11" w:rsidRPr="00031A77">
        <w:rPr>
          <w:lang w:val="fr-FR"/>
        </w:rPr>
        <w:t>suivant:</w:t>
      </w:r>
      <w:proofErr w:type="gramEnd"/>
    </w:p>
    <w:p w14:paraId="1350B0A0" w14:textId="0DF6E689" w:rsidR="00A81020" w:rsidRPr="00031A77" w:rsidRDefault="00000000" w:rsidP="0000426A">
      <w:pPr>
        <w:pStyle w:val="CERESBody"/>
        <w:spacing w:after="80"/>
        <w:jc w:val="both"/>
        <w:rPr>
          <w:lang w:val="fr-FR"/>
        </w:rPr>
      </w:pPr>
      <w:r w:rsidRPr="00031A77">
        <w:rPr>
          <w:b/>
          <w:bCs/>
          <w:lang w:val="fr-FR"/>
        </w:rPr>
        <w:t>J+</w:t>
      </w:r>
      <w:proofErr w:type="gramStart"/>
      <w:r w:rsidR="00897281" w:rsidRPr="00031A77">
        <w:rPr>
          <w:b/>
          <w:bCs/>
          <w:lang w:val="fr-FR"/>
        </w:rPr>
        <w:t>15</w:t>
      </w:r>
      <w:r w:rsidR="00897281" w:rsidRPr="00031A77">
        <w:rPr>
          <w:lang w:val="fr-FR"/>
        </w:rPr>
        <w:t>:</w:t>
      </w:r>
      <w:proofErr w:type="gramEnd"/>
      <w:r w:rsidRPr="00031A77">
        <w:rPr>
          <w:lang w:val="fr-FR"/>
        </w:rPr>
        <w:t xml:space="preserve"> arrêt des saisies concernant les opérations des mois précédents</w:t>
      </w:r>
    </w:p>
    <w:p w14:paraId="1994930A" w14:textId="3D17AD1F" w:rsidR="00A81020" w:rsidRPr="00031A77" w:rsidRDefault="00000000" w:rsidP="0000426A">
      <w:pPr>
        <w:pStyle w:val="CERESBody"/>
        <w:spacing w:after="80"/>
        <w:jc w:val="both"/>
        <w:rPr>
          <w:lang w:val="fr-FR"/>
        </w:rPr>
      </w:pPr>
      <w:r w:rsidRPr="00031A77">
        <w:rPr>
          <w:b/>
          <w:bCs/>
          <w:lang w:val="fr-FR"/>
        </w:rPr>
        <w:t>J+</w:t>
      </w:r>
      <w:proofErr w:type="gramStart"/>
      <w:r w:rsidR="00897281" w:rsidRPr="00031A77">
        <w:rPr>
          <w:b/>
          <w:bCs/>
          <w:lang w:val="fr-FR"/>
        </w:rPr>
        <w:t>20:</w:t>
      </w:r>
      <w:proofErr w:type="gramEnd"/>
      <w:r w:rsidRPr="00031A77">
        <w:rPr>
          <w:lang w:val="fr-FR"/>
        </w:rPr>
        <w:t xml:space="preserve"> rapprochement bancaire et lettrage des comptes Tiers. Signature des états de rapprochement et du grand livre des comptes Banque par le Comptable, le RF et le DPR.</w:t>
      </w:r>
    </w:p>
    <w:p w14:paraId="73D9A0D9" w14:textId="0C53E91D" w:rsidR="00A81020" w:rsidRPr="00031A77" w:rsidRDefault="00000000" w:rsidP="0000426A">
      <w:pPr>
        <w:pStyle w:val="CERESBody"/>
        <w:spacing w:after="80"/>
        <w:jc w:val="both"/>
        <w:rPr>
          <w:lang w:val="fr-FR"/>
        </w:rPr>
      </w:pPr>
      <w:r w:rsidRPr="00031A77">
        <w:rPr>
          <w:b/>
          <w:bCs/>
          <w:lang w:val="fr-FR"/>
        </w:rPr>
        <w:t>J+</w:t>
      </w:r>
      <w:proofErr w:type="gramStart"/>
      <w:r w:rsidR="00897281" w:rsidRPr="00031A77">
        <w:rPr>
          <w:b/>
          <w:bCs/>
          <w:lang w:val="fr-FR"/>
        </w:rPr>
        <w:t>25:</w:t>
      </w:r>
      <w:proofErr w:type="gramEnd"/>
      <w:r w:rsidRPr="00031A77">
        <w:rPr>
          <w:lang w:val="fr-FR"/>
        </w:rPr>
        <w:t xml:space="preserve"> édition du Grand livre (général et analytique) via la base SAGE (envoyé par le Comptable) pour validation par le RF</w:t>
      </w:r>
    </w:p>
    <w:p w14:paraId="7EFCAA33" w14:textId="77777777" w:rsidR="00A81020" w:rsidRPr="00031A77" w:rsidRDefault="00000000" w:rsidP="0000426A">
      <w:pPr>
        <w:pStyle w:val="CERESBody"/>
        <w:spacing w:after="80"/>
        <w:jc w:val="both"/>
        <w:rPr>
          <w:lang w:val="fr-FR"/>
        </w:rPr>
      </w:pPr>
      <w:r w:rsidRPr="00031A77">
        <w:rPr>
          <w:lang w:val="fr-FR"/>
        </w:rPr>
        <w:t>Le Grand livre (général et analytique) final mensuel en version Excel doit enfin être transmis au DPR pour vérification et validation.</w:t>
      </w:r>
    </w:p>
    <w:p w14:paraId="3E1A7305" w14:textId="4E358C60" w:rsidR="00A81020" w:rsidRDefault="00000000" w:rsidP="00221943">
      <w:pPr>
        <w:pStyle w:val="Titre3"/>
      </w:pPr>
      <w:bookmarkStart w:id="387" w:name="_Toc223448337"/>
      <w:proofErr w:type="spellStart"/>
      <w:r>
        <w:t>Immobilisations</w:t>
      </w:r>
      <w:bookmarkEnd w:id="387"/>
      <w:proofErr w:type="spellEnd"/>
    </w:p>
    <w:p w14:paraId="17BB5079" w14:textId="4BDBAB83" w:rsidR="00A81020" w:rsidRDefault="00000000" w:rsidP="0000426A">
      <w:pPr>
        <w:pStyle w:val="CERESBody"/>
        <w:spacing w:after="80"/>
        <w:jc w:val="both"/>
      </w:pPr>
      <w:r w:rsidRPr="00031A77">
        <w:rPr>
          <w:lang w:val="fr-FR"/>
        </w:rPr>
        <w:t xml:space="preserve">Le comptable suit (entrées, sorties, amortissements, etc.) les achats immobilisés (essentiellement les terrains, les véhicules, les bâtiments et les matériels informatiques) dans un fichier qui servira de base d’inventaire et de calcul pour la comptabilisation des immobilisations et de leurs amortissements dans Sage. </w:t>
      </w:r>
      <w:r>
        <w:t xml:space="preserve">(Cf. </w:t>
      </w:r>
      <w:proofErr w:type="spellStart"/>
      <w:r>
        <w:t>Annexe</w:t>
      </w:r>
      <w:proofErr w:type="spellEnd"/>
      <w:r>
        <w:t xml:space="preserve"> </w:t>
      </w:r>
      <w:r w:rsidR="00C56E11">
        <w:t>2:</w:t>
      </w:r>
      <w:r>
        <w:t xml:space="preserve"> </w:t>
      </w:r>
      <w:proofErr w:type="spellStart"/>
      <w:r>
        <w:t>Inventaire</w:t>
      </w:r>
      <w:proofErr w:type="spellEnd"/>
      <w:r>
        <w:t xml:space="preserve"> des </w:t>
      </w:r>
      <w:proofErr w:type="spellStart"/>
      <w:r>
        <w:t>immobilisations</w:t>
      </w:r>
      <w:proofErr w:type="spellEnd"/>
      <w:r>
        <w:t xml:space="preserve"> CERES)</w:t>
      </w:r>
    </w:p>
    <w:p w14:paraId="080AFAA4" w14:textId="2220DA23" w:rsidR="00A81020" w:rsidRDefault="00000000" w:rsidP="00221943">
      <w:pPr>
        <w:pStyle w:val="Titre3"/>
      </w:pPr>
      <w:bookmarkStart w:id="388" w:name="_Toc223448338"/>
      <w:proofErr w:type="spellStart"/>
      <w:r>
        <w:t>Archivage</w:t>
      </w:r>
      <w:proofErr w:type="spellEnd"/>
      <w:r>
        <w:t xml:space="preserve"> physique et </w:t>
      </w:r>
      <w:proofErr w:type="spellStart"/>
      <w:r>
        <w:t>informatique</w:t>
      </w:r>
      <w:bookmarkEnd w:id="388"/>
      <w:proofErr w:type="spellEnd"/>
    </w:p>
    <w:p w14:paraId="283E2066" w14:textId="77777777" w:rsidR="00A81020" w:rsidRDefault="00000000" w:rsidP="0000426A">
      <w:pPr>
        <w:pStyle w:val="CERESBody"/>
        <w:spacing w:after="80"/>
        <w:jc w:val="both"/>
      </w:pPr>
      <w:r w:rsidRPr="00031A77">
        <w:rPr>
          <w:lang w:val="fr-FR"/>
        </w:rPr>
        <w:t xml:space="preserve">Une fois les saisies effectuées par le comptable, les factures, autres pièces comptables et documents de validation (AFE, NDF, NA) sont archivés chronologiquement par l’ACPT dans leurs classeurs respectifs. </w:t>
      </w:r>
      <w:r>
        <w:t xml:space="preserve">Les documents </w:t>
      </w:r>
      <w:proofErr w:type="spellStart"/>
      <w:r>
        <w:t>sont</w:t>
      </w:r>
      <w:proofErr w:type="spellEnd"/>
      <w:r>
        <w:t xml:space="preserve"> </w:t>
      </w:r>
      <w:proofErr w:type="spellStart"/>
      <w:r>
        <w:t>également</w:t>
      </w:r>
      <w:proofErr w:type="spellEnd"/>
      <w:r>
        <w:t xml:space="preserve"> </w:t>
      </w:r>
      <w:proofErr w:type="spellStart"/>
      <w:r>
        <w:t>scannés</w:t>
      </w:r>
      <w:proofErr w:type="spellEnd"/>
      <w:r>
        <w:t xml:space="preserve"> et </w:t>
      </w:r>
      <w:proofErr w:type="spellStart"/>
      <w:r>
        <w:t>classés</w:t>
      </w:r>
      <w:proofErr w:type="spellEnd"/>
      <w:r>
        <w:t xml:space="preserve"> </w:t>
      </w:r>
      <w:proofErr w:type="spellStart"/>
      <w:r>
        <w:t>électroniquement</w:t>
      </w:r>
      <w:proofErr w:type="spellEnd"/>
      <w:r>
        <w:t>.</w:t>
      </w:r>
    </w:p>
    <w:p w14:paraId="726DB315" w14:textId="70C735AE" w:rsidR="00A81020" w:rsidRDefault="00000000" w:rsidP="00221943">
      <w:pPr>
        <w:pStyle w:val="Titre2"/>
      </w:pPr>
      <w:bookmarkStart w:id="389" w:name="_Toc223448339"/>
      <w:r>
        <w:lastRenderedPageBreak/>
        <w:t>Contrôle de gestion</w:t>
      </w:r>
      <w:bookmarkEnd w:id="389"/>
    </w:p>
    <w:p w14:paraId="757C1826" w14:textId="25690032" w:rsidR="00A81020" w:rsidRDefault="00000000" w:rsidP="00221943">
      <w:pPr>
        <w:pStyle w:val="Titre3"/>
      </w:pPr>
      <w:bookmarkStart w:id="390" w:name="_Toc223448340"/>
      <w:r>
        <w:t>Missions</w:t>
      </w:r>
      <w:bookmarkEnd w:id="390"/>
    </w:p>
    <w:p w14:paraId="34B75CD2" w14:textId="77777777" w:rsidR="00A81020" w:rsidRPr="00031A77" w:rsidRDefault="00000000" w:rsidP="0000426A">
      <w:pPr>
        <w:pStyle w:val="CERESBody"/>
        <w:spacing w:after="80"/>
        <w:jc w:val="both"/>
        <w:rPr>
          <w:lang w:val="fr-FR"/>
        </w:rPr>
      </w:pPr>
      <w:r w:rsidRPr="00031A77">
        <w:rPr>
          <w:lang w:val="fr-FR"/>
        </w:rPr>
        <w:t>Le CG est responsable des tableaux de bord financiers assurant le contrôle des postes de dépenses de CERES. Il suit, au fur et à mesure des demandes, les budgets prévus, préalablement vérifiés par chaque chef de service avant le dépôt de leur demande au DPR.</w:t>
      </w:r>
    </w:p>
    <w:p w14:paraId="7970B73B" w14:textId="77777777" w:rsidR="00A81020" w:rsidRPr="00031A77" w:rsidRDefault="00000000" w:rsidP="0000426A">
      <w:pPr>
        <w:pStyle w:val="CERESBody"/>
        <w:spacing w:after="80"/>
        <w:jc w:val="both"/>
        <w:rPr>
          <w:lang w:val="fr-FR"/>
        </w:rPr>
      </w:pPr>
      <w:r w:rsidRPr="00031A77">
        <w:rPr>
          <w:lang w:val="fr-FR"/>
        </w:rPr>
        <w:t xml:space="preserve">Le principal tableau de bord de gestion financière de CERES est l’ODS (Outil de Suivi), qui comprend des lignes correspondant aux rubriques de TIGER (outil de gestion partagé unique d’IECD) et des colonnes contenant les prévisions et les réalisations de la période. Ce tableau renseigne et compare les budgets initiaux de CERES terrain, de ses VSI, des délégations à </w:t>
      </w:r>
      <w:proofErr w:type="spellStart"/>
      <w:r w:rsidRPr="00031A77">
        <w:rPr>
          <w:lang w:val="fr-FR"/>
        </w:rPr>
        <w:t>Tanà</w:t>
      </w:r>
      <w:proofErr w:type="spellEnd"/>
      <w:r w:rsidRPr="00031A77">
        <w:rPr>
          <w:lang w:val="fr-FR"/>
        </w:rPr>
        <w:t xml:space="preserve"> et enfin du Pôle. Ce sont les quatre principaux budgets constituant le budget de CERES. L’ODS renferme et compare les réalisations ainsi que les prévisions actualisées.</w:t>
      </w:r>
    </w:p>
    <w:p w14:paraId="7432558E" w14:textId="77777777" w:rsidR="00A81020" w:rsidRPr="00031A77" w:rsidRDefault="00000000" w:rsidP="0000426A">
      <w:pPr>
        <w:pStyle w:val="CERESBody"/>
        <w:spacing w:after="80"/>
        <w:jc w:val="both"/>
        <w:rPr>
          <w:lang w:val="fr-FR"/>
        </w:rPr>
      </w:pPr>
      <w:r w:rsidRPr="00031A77">
        <w:rPr>
          <w:lang w:val="fr-FR"/>
        </w:rPr>
        <w:t>Cet ODS est partagé sur la plateforme de Partage de l’IECD appelée « TIGER - https://tiger.aidimpact.com/UserAccount/Login?ReturnUrl=%2FHome ». Il est à noter que l’accès à ce site est soumis à un nom d’utilisateur et à un code d’accès. Le CG est responsable de l’établissement de l’ODS de CERES/PROMES, en partenariat avec l’équipe financière pour la production des données comptables. Le CG travaille en concert avec le CG de l’IECD pour la mise à disposition de ces données sur la plateforme de partage.</w:t>
      </w:r>
    </w:p>
    <w:p w14:paraId="4A0923FE" w14:textId="6A93B990" w:rsidR="00A81020" w:rsidRDefault="00000000" w:rsidP="0017202A">
      <w:pPr>
        <w:pStyle w:val="Titre3"/>
      </w:pPr>
      <w:bookmarkStart w:id="391" w:name="_Toc223448341"/>
      <w:r>
        <w:t>Budget CERES &amp; justification des fonds</w:t>
      </w:r>
      <w:bookmarkEnd w:id="391"/>
    </w:p>
    <w:p w14:paraId="5BB6A768" w14:textId="4539E18B" w:rsidR="00A81020" w:rsidRPr="00031A77" w:rsidRDefault="00000000" w:rsidP="0000426A">
      <w:pPr>
        <w:pStyle w:val="CERESBody"/>
        <w:spacing w:after="80"/>
        <w:jc w:val="both"/>
        <w:rPr>
          <w:lang w:val="fr-FR"/>
        </w:rPr>
      </w:pPr>
      <w:r w:rsidRPr="00031A77">
        <w:rPr>
          <w:lang w:val="fr-FR"/>
        </w:rPr>
        <w:t xml:space="preserve">Des rapports budgétaires sont envoyés chaque année par le DPR à la Délégation de l’IECD à Madagascar et aux Bailleurs. Leur fréquence est alignée sur les clôtures comptables de l’IECD et de </w:t>
      </w:r>
      <w:proofErr w:type="gramStart"/>
      <w:r w:rsidR="00957BDA" w:rsidRPr="00031A77">
        <w:rPr>
          <w:lang w:val="fr-FR"/>
        </w:rPr>
        <w:t>PROMES:</w:t>
      </w:r>
      <w:proofErr w:type="gramEnd"/>
    </w:p>
    <w:p w14:paraId="09411C59" w14:textId="73434B59" w:rsidR="00A81020" w:rsidRPr="00031A77" w:rsidRDefault="00897281" w:rsidP="0000426A">
      <w:pPr>
        <w:pStyle w:val="CERESBody"/>
        <w:spacing w:after="80"/>
        <w:jc w:val="both"/>
        <w:rPr>
          <w:lang w:val="fr-FR"/>
        </w:rPr>
      </w:pPr>
      <w:proofErr w:type="gramStart"/>
      <w:r w:rsidRPr="00031A77">
        <w:rPr>
          <w:b/>
          <w:bCs/>
          <w:lang w:val="fr-FR"/>
        </w:rPr>
        <w:t>Février:</w:t>
      </w:r>
      <w:proofErr w:type="gramEnd"/>
      <w:r w:rsidRPr="00031A77">
        <w:rPr>
          <w:lang w:val="fr-FR"/>
        </w:rPr>
        <w:t xml:space="preserve"> état des dépenses provisoires de l’année N-1 et préparation de clôture définitive de la Comptabilité N-1</w:t>
      </w:r>
    </w:p>
    <w:p w14:paraId="21E93476" w14:textId="765EA38D" w:rsidR="00A81020" w:rsidRPr="00031A77" w:rsidRDefault="00897281" w:rsidP="0000426A">
      <w:pPr>
        <w:pStyle w:val="CERESBody"/>
        <w:spacing w:after="80"/>
        <w:jc w:val="both"/>
        <w:rPr>
          <w:lang w:val="fr-FR"/>
        </w:rPr>
      </w:pPr>
      <w:proofErr w:type="gramStart"/>
      <w:r w:rsidRPr="00031A77">
        <w:rPr>
          <w:b/>
          <w:bCs/>
          <w:lang w:val="fr-FR"/>
        </w:rPr>
        <w:t>Avril</w:t>
      </w:r>
      <w:r w:rsidRPr="00031A77">
        <w:rPr>
          <w:lang w:val="fr-FR"/>
        </w:rPr>
        <w:t>:</w:t>
      </w:r>
      <w:proofErr w:type="gramEnd"/>
      <w:r w:rsidRPr="00031A77">
        <w:rPr>
          <w:lang w:val="fr-FR"/>
        </w:rPr>
        <w:t xml:space="preserve"> actualisation du Budget N et Reporting définitif des dépenses N-1</w:t>
      </w:r>
    </w:p>
    <w:p w14:paraId="0A8E5A34" w14:textId="7389C818" w:rsidR="00A81020" w:rsidRPr="00031A77" w:rsidRDefault="00897281" w:rsidP="0000426A">
      <w:pPr>
        <w:pStyle w:val="CERESBody"/>
        <w:spacing w:after="80"/>
        <w:jc w:val="both"/>
        <w:rPr>
          <w:lang w:val="fr-FR"/>
        </w:rPr>
      </w:pPr>
      <w:proofErr w:type="gramStart"/>
      <w:r w:rsidRPr="00031A77">
        <w:rPr>
          <w:b/>
          <w:bCs/>
          <w:lang w:val="fr-FR"/>
        </w:rPr>
        <w:t>Juillet:</w:t>
      </w:r>
      <w:proofErr w:type="gramEnd"/>
      <w:r w:rsidRPr="00031A77">
        <w:rPr>
          <w:lang w:val="fr-FR"/>
        </w:rPr>
        <w:t xml:space="preserve"> actualisation du Budget N et lancement de la préparation du Budget N+1</w:t>
      </w:r>
    </w:p>
    <w:p w14:paraId="12272D5F" w14:textId="0A450175" w:rsidR="00A81020" w:rsidRPr="00031A77" w:rsidRDefault="00897281" w:rsidP="0000426A">
      <w:pPr>
        <w:pStyle w:val="CERESBody"/>
        <w:spacing w:after="80"/>
        <w:jc w:val="both"/>
        <w:rPr>
          <w:lang w:val="fr-FR"/>
        </w:rPr>
      </w:pPr>
      <w:proofErr w:type="gramStart"/>
      <w:r w:rsidRPr="00031A77">
        <w:rPr>
          <w:b/>
          <w:bCs/>
          <w:lang w:val="fr-FR"/>
        </w:rPr>
        <w:t>Septembre:</w:t>
      </w:r>
      <w:proofErr w:type="gramEnd"/>
      <w:r w:rsidRPr="00031A77">
        <w:rPr>
          <w:lang w:val="fr-FR"/>
        </w:rPr>
        <w:t xml:space="preserve"> actualisation du Budget N et élaboration du Budget N+1</w:t>
      </w:r>
    </w:p>
    <w:p w14:paraId="04045CFF" w14:textId="3613A1BD" w:rsidR="00A81020" w:rsidRPr="00031A77" w:rsidRDefault="00897281" w:rsidP="0000426A">
      <w:pPr>
        <w:pStyle w:val="CERESBody"/>
        <w:spacing w:after="80"/>
        <w:jc w:val="both"/>
        <w:rPr>
          <w:lang w:val="fr-FR"/>
        </w:rPr>
      </w:pPr>
      <w:proofErr w:type="gramStart"/>
      <w:r w:rsidRPr="00031A77">
        <w:rPr>
          <w:b/>
          <w:bCs/>
          <w:lang w:val="fr-FR"/>
        </w:rPr>
        <w:t>Octobre:</w:t>
      </w:r>
      <w:proofErr w:type="gramEnd"/>
      <w:r w:rsidRPr="00031A77">
        <w:rPr>
          <w:lang w:val="fr-FR"/>
        </w:rPr>
        <w:t xml:space="preserve"> présentation du Budget N+1</w:t>
      </w:r>
    </w:p>
    <w:p w14:paraId="3670610E" w14:textId="28CC3AB3" w:rsidR="00A81020" w:rsidRPr="00031A77" w:rsidRDefault="00897281" w:rsidP="0000426A">
      <w:pPr>
        <w:pStyle w:val="CERESBody"/>
        <w:spacing w:after="80"/>
        <w:jc w:val="both"/>
        <w:rPr>
          <w:lang w:val="fr-FR"/>
        </w:rPr>
      </w:pPr>
      <w:proofErr w:type="gramStart"/>
      <w:r w:rsidRPr="00031A77">
        <w:rPr>
          <w:b/>
          <w:bCs/>
          <w:lang w:val="fr-FR"/>
        </w:rPr>
        <w:t>Novembre:</w:t>
      </w:r>
      <w:proofErr w:type="gramEnd"/>
      <w:r w:rsidRPr="00031A77">
        <w:rPr>
          <w:lang w:val="fr-FR"/>
        </w:rPr>
        <w:t xml:space="preserve"> préparation de la clôture de la Comptabilité de l’année N</w:t>
      </w:r>
    </w:p>
    <w:p w14:paraId="10481554" w14:textId="77777777" w:rsidR="00A81020" w:rsidRPr="00031A77" w:rsidRDefault="00000000" w:rsidP="0000426A">
      <w:pPr>
        <w:pStyle w:val="CERESBody"/>
        <w:spacing w:after="80"/>
        <w:jc w:val="both"/>
        <w:rPr>
          <w:lang w:val="fr-FR"/>
        </w:rPr>
      </w:pPr>
      <w:r w:rsidRPr="00031A77">
        <w:rPr>
          <w:lang w:val="fr-FR"/>
        </w:rPr>
        <w:t>Le budget est défini annuellement par le DPR selon les normes de l’Association PROMES. Il est validé par le CA. Une comparaison des dépenses par rapport aux prévisions est réalisée et présentée par le DPR à chaque CA.</w:t>
      </w:r>
    </w:p>
    <w:p w14:paraId="3866F6AE" w14:textId="77777777" w:rsidR="00A81020" w:rsidRPr="00031A77" w:rsidRDefault="00000000" w:rsidP="0000426A">
      <w:pPr>
        <w:pStyle w:val="CERESBody"/>
        <w:spacing w:after="80"/>
        <w:jc w:val="both"/>
        <w:rPr>
          <w:lang w:val="fr-FR"/>
        </w:rPr>
      </w:pPr>
      <w:r w:rsidRPr="00031A77">
        <w:rPr>
          <w:lang w:val="fr-FR"/>
        </w:rPr>
        <w:t>Le budget de CERES est basé sur une prévision triennale "glissante" mise à jour chaque année.</w:t>
      </w:r>
    </w:p>
    <w:p w14:paraId="462FB663" w14:textId="77777777" w:rsidR="00C00C8B" w:rsidRPr="00031A77" w:rsidRDefault="00C00C8B">
      <w:pPr>
        <w:rPr>
          <w:lang w:val="fr-FR"/>
        </w:rPr>
      </w:pPr>
    </w:p>
    <w:sectPr w:rsidR="00C00C8B" w:rsidRPr="00031A77" w:rsidSect="00E22FDE">
      <w:footerReference w:type="default" r:id="rId15"/>
      <w:pgSz w:w="12240" w:h="15840"/>
      <w:pgMar w:top="1440" w:right="1152"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79AC0" w14:textId="77777777" w:rsidR="00E22D77" w:rsidRDefault="00E22D77">
      <w:pPr>
        <w:spacing w:after="0" w:line="240" w:lineRule="auto"/>
      </w:pPr>
      <w:r>
        <w:separator/>
      </w:r>
    </w:p>
  </w:endnote>
  <w:endnote w:type="continuationSeparator" w:id="0">
    <w:p w14:paraId="611C8114" w14:textId="77777777" w:rsidR="00E22D77" w:rsidRDefault="00E2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Light">
    <w:charset w:val="00"/>
    <w:family w:val="swiss"/>
    <w:pitch w:val="variable"/>
    <w:sig w:usb0="E10002FF" w:usb1="5000ECFF" w:usb2="00000021"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5C1E" w14:textId="77777777" w:rsidR="00E22FDE" w:rsidRPr="00F50D7C" w:rsidRDefault="00E22FDE">
    <w:pPr>
      <w:pStyle w:val="Pieddepage"/>
      <w:tabs>
        <w:tab w:val="clear" w:pos="4680"/>
        <w:tab w:val="clear" w:pos="9360"/>
      </w:tabs>
      <w:jc w:val="center"/>
      <w:rPr>
        <w:b/>
        <w:bCs/>
        <w:caps/>
      </w:rPr>
    </w:pPr>
    <w:r w:rsidRPr="00F50D7C">
      <w:rPr>
        <w:b/>
        <w:bCs/>
        <w:caps/>
      </w:rPr>
      <w:fldChar w:fldCharType="begin"/>
    </w:r>
    <w:r w:rsidRPr="00F50D7C">
      <w:rPr>
        <w:b/>
        <w:bCs/>
        <w:caps/>
      </w:rPr>
      <w:instrText>PAGE   \* MERGEFORMAT</w:instrText>
    </w:r>
    <w:r w:rsidRPr="00F50D7C">
      <w:rPr>
        <w:b/>
        <w:bCs/>
        <w:caps/>
      </w:rPr>
      <w:fldChar w:fldCharType="separate"/>
    </w:r>
    <w:r w:rsidRPr="00F50D7C">
      <w:rPr>
        <w:b/>
        <w:bCs/>
        <w:caps/>
        <w:lang w:val="fr-FR"/>
      </w:rPr>
      <w:t>2</w:t>
    </w:r>
    <w:r w:rsidRPr="00F50D7C">
      <w:rPr>
        <w:b/>
        <w:bCs/>
        <w:caps/>
      </w:rPr>
      <w:fldChar w:fldCharType="end"/>
    </w:r>
  </w:p>
  <w:p w14:paraId="4BC3ACFC" w14:textId="77777777" w:rsidR="00E22FDE" w:rsidRDefault="00E22FD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675A" w14:textId="77777777" w:rsidR="00E22D77" w:rsidRDefault="00E22D77">
      <w:pPr>
        <w:spacing w:after="0" w:line="240" w:lineRule="auto"/>
      </w:pPr>
      <w:r>
        <w:separator/>
      </w:r>
    </w:p>
  </w:footnote>
  <w:footnote w:type="continuationSeparator" w:id="0">
    <w:p w14:paraId="37A91E76" w14:textId="77777777" w:rsidR="00E22D77" w:rsidRDefault="00E22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32E6" w14:textId="77777777" w:rsidR="00A81020" w:rsidRDefault="00000000">
    <w:pPr>
      <w:pStyle w:val="En-tte"/>
    </w:pPr>
    <w:proofErr w:type="spellStart"/>
    <w:r>
      <w:rPr>
        <w:b/>
        <w:color w:val="1F4E79"/>
      </w:rPr>
      <w:t>Programme</w:t>
    </w:r>
    <w:proofErr w:type="spellEnd"/>
    <w:r>
      <w:rPr>
        <w:b/>
        <w:color w:val="1F4E79"/>
      </w:rPr>
      <w:t xml:space="preserve"> CERES – Guide des </w:t>
    </w:r>
    <w:proofErr w:type="spellStart"/>
    <w:r>
      <w:rPr>
        <w:b/>
        <w:color w:val="1F4E79"/>
      </w:rPr>
      <w:t>Procédures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501A99"/>
    <w:multiLevelType w:val="hybridMultilevel"/>
    <w:tmpl w:val="3924A4C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19E2FDF"/>
    <w:multiLevelType w:val="hybridMultilevel"/>
    <w:tmpl w:val="58508EC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1F67585"/>
    <w:multiLevelType w:val="hybridMultilevel"/>
    <w:tmpl w:val="8370F70E"/>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36F7039"/>
    <w:multiLevelType w:val="hybridMultilevel"/>
    <w:tmpl w:val="09F67E4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4596B83"/>
    <w:multiLevelType w:val="hybridMultilevel"/>
    <w:tmpl w:val="A850A36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A12798"/>
    <w:multiLevelType w:val="hybridMultilevel"/>
    <w:tmpl w:val="385A23A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5B638E6"/>
    <w:multiLevelType w:val="hybridMultilevel"/>
    <w:tmpl w:val="0B4496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5BC29AE"/>
    <w:multiLevelType w:val="hybridMultilevel"/>
    <w:tmpl w:val="47B07DD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64830D9"/>
    <w:multiLevelType w:val="hybridMultilevel"/>
    <w:tmpl w:val="5F18885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68D0830"/>
    <w:multiLevelType w:val="hybridMultilevel"/>
    <w:tmpl w:val="858A7C0E"/>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8402971"/>
    <w:multiLevelType w:val="hybridMultilevel"/>
    <w:tmpl w:val="12BE5D6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85A227E"/>
    <w:multiLevelType w:val="hybridMultilevel"/>
    <w:tmpl w:val="DB3E51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86C4DCA"/>
    <w:multiLevelType w:val="hybridMultilevel"/>
    <w:tmpl w:val="FF5C05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9D6175B"/>
    <w:multiLevelType w:val="hybridMultilevel"/>
    <w:tmpl w:val="452E834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9F40EB8"/>
    <w:multiLevelType w:val="hybridMultilevel"/>
    <w:tmpl w:val="C822780C"/>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A395B15"/>
    <w:multiLevelType w:val="hybridMultilevel"/>
    <w:tmpl w:val="15CA356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0A62746E"/>
    <w:multiLevelType w:val="hybridMultilevel"/>
    <w:tmpl w:val="DC22A2B6"/>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A95154D"/>
    <w:multiLevelType w:val="hybridMultilevel"/>
    <w:tmpl w:val="E1CE49F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ACD0F2C"/>
    <w:multiLevelType w:val="hybridMultilevel"/>
    <w:tmpl w:val="85CC4D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0AFD3F33"/>
    <w:multiLevelType w:val="hybridMultilevel"/>
    <w:tmpl w:val="8E7C93F4"/>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0B19610D"/>
    <w:multiLevelType w:val="hybridMultilevel"/>
    <w:tmpl w:val="ED06993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E5C0E7B"/>
    <w:multiLevelType w:val="hybridMultilevel"/>
    <w:tmpl w:val="583A0F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0F7B028C"/>
    <w:multiLevelType w:val="hybridMultilevel"/>
    <w:tmpl w:val="CB9CB37E"/>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0E37D36"/>
    <w:multiLevelType w:val="hybridMultilevel"/>
    <w:tmpl w:val="A78AF8A6"/>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1A8097F"/>
    <w:multiLevelType w:val="hybridMultilevel"/>
    <w:tmpl w:val="1D4439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3BA0197"/>
    <w:multiLevelType w:val="hybridMultilevel"/>
    <w:tmpl w:val="3D6815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15034ED6"/>
    <w:multiLevelType w:val="hybridMultilevel"/>
    <w:tmpl w:val="6764D21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58960EF"/>
    <w:multiLevelType w:val="hybridMultilevel"/>
    <w:tmpl w:val="01D6E89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5CA0B22"/>
    <w:multiLevelType w:val="hybridMultilevel"/>
    <w:tmpl w:val="A73EA99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6225B95"/>
    <w:multiLevelType w:val="hybridMultilevel"/>
    <w:tmpl w:val="722A3194"/>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7CF0F77"/>
    <w:multiLevelType w:val="hybridMultilevel"/>
    <w:tmpl w:val="E4EE3D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8216D41"/>
    <w:multiLevelType w:val="hybridMultilevel"/>
    <w:tmpl w:val="5312477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89D6202"/>
    <w:multiLevelType w:val="hybridMultilevel"/>
    <w:tmpl w:val="4F30519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91609A7"/>
    <w:multiLevelType w:val="hybridMultilevel"/>
    <w:tmpl w:val="FBC2D3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9F221B6"/>
    <w:multiLevelType w:val="hybridMultilevel"/>
    <w:tmpl w:val="1908C2C6"/>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A7D6BB8"/>
    <w:multiLevelType w:val="hybridMultilevel"/>
    <w:tmpl w:val="792E40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A8F23BB"/>
    <w:multiLevelType w:val="hybridMultilevel"/>
    <w:tmpl w:val="E49E158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AC11A95"/>
    <w:multiLevelType w:val="hybridMultilevel"/>
    <w:tmpl w:val="F460ADF4"/>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C3C5E76"/>
    <w:multiLevelType w:val="hybridMultilevel"/>
    <w:tmpl w:val="4D32111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1C88321C"/>
    <w:multiLevelType w:val="hybridMultilevel"/>
    <w:tmpl w:val="1A8CF4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1CC271DE"/>
    <w:multiLevelType w:val="hybridMultilevel"/>
    <w:tmpl w:val="2D9AF2F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1CF6369A"/>
    <w:multiLevelType w:val="hybridMultilevel"/>
    <w:tmpl w:val="BE86966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F6B1518"/>
    <w:multiLevelType w:val="hybridMultilevel"/>
    <w:tmpl w:val="D4BA79B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23174F5"/>
    <w:multiLevelType w:val="hybridMultilevel"/>
    <w:tmpl w:val="652A866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2890C57"/>
    <w:multiLevelType w:val="hybridMultilevel"/>
    <w:tmpl w:val="448882D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3C86097"/>
    <w:multiLevelType w:val="hybridMultilevel"/>
    <w:tmpl w:val="798C7AFC"/>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41B64B2"/>
    <w:multiLevelType w:val="hybridMultilevel"/>
    <w:tmpl w:val="B6BA8502"/>
    <w:lvl w:ilvl="0" w:tplc="D32493F6">
      <w:numFmt w:val="bullet"/>
      <w:lvlText w:val="-"/>
      <w:lvlJc w:val="left"/>
      <w:pPr>
        <w:ind w:left="720" w:hanging="360"/>
      </w:pPr>
      <w:rPr>
        <w:rFonts w:ascii="Cambria" w:eastAsia="Cambria"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25100E16"/>
    <w:multiLevelType w:val="hybridMultilevel"/>
    <w:tmpl w:val="317CD58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5195E18"/>
    <w:multiLevelType w:val="hybridMultilevel"/>
    <w:tmpl w:val="0D54C7B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6331DEA"/>
    <w:multiLevelType w:val="hybridMultilevel"/>
    <w:tmpl w:val="971CB5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7011358"/>
    <w:multiLevelType w:val="hybridMultilevel"/>
    <w:tmpl w:val="7AF4559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7726D6F"/>
    <w:multiLevelType w:val="hybridMultilevel"/>
    <w:tmpl w:val="0568CF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86329EA"/>
    <w:multiLevelType w:val="hybridMultilevel"/>
    <w:tmpl w:val="75B417E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8B02825"/>
    <w:multiLevelType w:val="hybridMultilevel"/>
    <w:tmpl w:val="E9C267A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29252834"/>
    <w:multiLevelType w:val="hybridMultilevel"/>
    <w:tmpl w:val="08BA30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9624339"/>
    <w:multiLevelType w:val="hybridMultilevel"/>
    <w:tmpl w:val="4228679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AF37151"/>
    <w:multiLevelType w:val="hybridMultilevel"/>
    <w:tmpl w:val="2202FBA2"/>
    <w:lvl w:ilvl="0" w:tplc="D32493F6">
      <w:numFmt w:val="bullet"/>
      <w:lvlText w:val="-"/>
      <w:lvlJc w:val="left"/>
      <w:pPr>
        <w:ind w:left="720" w:hanging="360"/>
      </w:pPr>
      <w:rPr>
        <w:rFonts w:ascii="Cambria" w:eastAsia="Cambria"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BA522C6"/>
    <w:multiLevelType w:val="hybridMultilevel"/>
    <w:tmpl w:val="918AD866"/>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C3D5808"/>
    <w:multiLevelType w:val="hybridMultilevel"/>
    <w:tmpl w:val="068ECF0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D803BF4"/>
    <w:multiLevelType w:val="hybridMultilevel"/>
    <w:tmpl w:val="7508394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D9725CE"/>
    <w:multiLevelType w:val="hybridMultilevel"/>
    <w:tmpl w:val="19CE4AAC"/>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DE860E7"/>
    <w:multiLevelType w:val="hybridMultilevel"/>
    <w:tmpl w:val="924E2A9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2F2718EB"/>
    <w:multiLevelType w:val="hybridMultilevel"/>
    <w:tmpl w:val="5FDC045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F951EC1"/>
    <w:multiLevelType w:val="hybridMultilevel"/>
    <w:tmpl w:val="3342BA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2FE10B2A"/>
    <w:multiLevelType w:val="hybridMultilevel"/>
    <w:tmpl w:val="0AFCDC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0E3422C"/>
    <w:multiLevelType w:val="hybridMultilevel"/>
    <w:tmpl w:val="886C191E"/>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39630DB"/>
    <w:multiLevelType w:val="hybridMultilevel"/>
    <w:tmpl w:val="E87453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3BE4B98"/>
    <w:multiLevelType w:val="hybridMultilevel"/>
    <w:tmpl w:val="A8F40FA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4277342"/>
    <w:multiLevelType w:val="hybridMultilevel"/>
    <w:tmpl w:val="E2EADB0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55965C2"/>
    <w:multiLevelType w:val="hybridMultilevel"/>
    <w:tmpl w:val="1E54000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5F063C4"/>
    <w:multiLevelType w:val="hybridMultilevel"/>
    <w:tmpl w:val="3B3850DE"/>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64F3935"/>
    <w:multiLevelType w:val="hybridMultilevel"/>
    <w:tmpl w:val="38662580"/>
    <w:lvl w:ilvl="0" w:tplc="D32493F6">
      <w:numFmt w:val="bullet"/>
      <w:lvlText w:val="-"/>
      <w:lvlJc w:val="left"/>
      <w:pPr>
        <w:ind w:left="720" w:hanging="360"/>
      </w:pPr>
      <w:rPr>
        <w:rFonts w:ascii="Cambria" w:eastAsia="Cambria"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389618A2"/>
    <w:multiLevelType w:val="hybridMultilevel"/>
    <w:tmpl w:val="7526D74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9E83507"/>
    <w:multiLevelType w:val="hybridMultilevel"/>
    <w:tmpl w:val="0524AE6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A977BAB"/>
    <w:multiLevelType w:val="hybridMultilevel"/>
    <w:tmpl w:val="47260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3C5E334B"/>
    <w:multiLevelType w:val="hybridMultilevel"/>
    <w:tmpl w:val="1BB8CC7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C747FE3"/>
    <w:multiLevelType w:val="hybridMultilevel"/>
    <w:tmpl w:val="019641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CAF4CAA"/>
    <w:multiLevelType w:val="hybridMultilevel"/>
    <w:tmpl w:val="AF74773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E032A4D"/>
    <w:multiLevelType w:val="hybridMultilevel"/>
    <w:tmpl w:val="144E7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E19785A"/>
    <w:multiLevelType w:val="hybridMultilevel"/>
    <w:tmpl w:val="BAC245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E6D2478"/>
    <w:multiLevelType w:val="hybridMultilevel"/>
    <w:tmpl w:val="7F0A42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E730318"/>
    <w:multiLevelType w:val="hybridMultilevel"/>
    <w:tmpl w:val="C7AA81E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09672DA"/>
    <w:multiLevelType w:val="hybridMultilevel"/>
    <w:tmpl w:val="A66CF8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0AB2F5F"/>
    <w:multiLevelType w:val="hybridMultilevel"/>
    <w:tmpl w:val="3732D9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3154FC0"/>
    <w:multiLevelType w:val="hybridMultilevel"/>
    <w:tmpl w:val="69FC5C9C"/>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4E308D1"/>
    <w:multiLevelType w:val="hybridMultilevel"/>
    <w:tmpl w:val="F1609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4E70BFF"/>
    <w:multiLevelType w:val="hybridMultilevel"/>
    <w:tmpl w:val="E8A6A5A6"/>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5120BC8"/>
    <w:multiLevelType w:val="hybridMultilevel"/>
    <w:tmpl w:val="3356E43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5784CA1"/>
    <w:multiLevelType w:val="hybridMultilevel"/>
    <w:tmpl w:val="0E762A6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46486D9E"/>
    <w:multiLevelType w:val="hybridMultilevel"/>
    <w:tmpl w:val="2F66C93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75E25C3"/>
    <w:multiLevelType w:val="hybridMultilevel"/>
    <w:tmpl w:val="B87CE42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9051956"/>
    <w:multiLevelType w:val="hybridMultilevel"/>
    <w:tmpl w:val="4886900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9F450C6"/>
    <w:multiLevelType w:val="hybridMultilevel"/>
    <w:tmpl w:val="28C0BD7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9FA3CD6"/>
    <w:multiLevelType w:val="hybridMultilevel"/>
    <w:tmpl w:val="59D2557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A2E1621"/>
    <w:multiLevelType w:val="hybridMultilevel"/>
    <w:tmpl w:val="4B48804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A8A41E3"/>
    <w:multiLevelType w:val="hybridMultilevel"/>
    <w:tmpl w:val="D548E1F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AAC7DE8"/>
    <w:multiLevelType w:val="hybridMultilevel"/>
    <w:tmpl w:val="E166C24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B0244E1"/>
    <w:multiLevelType w:val="hybridMultilevel"/>
    <w:tmpl w:val="655269F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B0305E0"/>
    <w:multiLevelType w:val="hybridMultilevel"/>
    <w:tmpl w:val="45C4F2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B9A1743"/>
    <w:multiLevelType w:val="hybridMultilevel"/>
    <w:tmpl w:val="1EC0F6E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C8C6293"/>
    <w:multiLevelType w:val="hybridMultilevel"/>
    <w:tmpl w:val="FD1019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E211512"/>
    <w:multiLevelType w:val="hybridMultilevel"/>
    <w:tmpl w:val="178CD8D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E2E76B3"/>
    <w:multiLevelType w:val="hybridMultilevel"/>
    <w:tmpl w:val="1B9484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E322203"/>
    <w:multiLevelType w:val="hybridMultilevel"/>
    <w:tmpl w:val="F2F0899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4F650FF2"/>
    <w:multiLevelType w:val="hybridMultilevel"/>
    <w:tmpl w:val="D17C31EE"/>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0BE3F89"/>
    <w:multiLevelType w:val="hybridMultilevel"/>
    <w:tmpl w:val="52EA71F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51671AD1"/>
    <w:multiLevelType w:val="hybridMultilevel"/>
    <w:tmpl w:val="DDB897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1736CF1"/>
    <w:multiLevelType w:val="hybridMultilevel"/>
    <w:tmpl w:val="4762E21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1A43BA8"/>
    <w:multiLevelType w:val="hybridMultilevel"/>
    <w:tmpl w:val="D2FE0FA6"/>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1BF4226"/>
    <w:multiLevelType w:val="hybridMultilevel"/>
    <w:tmpl w:val="CDC80CAE"/>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41F6328"/>
    <w:multiLevelType w:val="hybridMultilevel"/>
    <w:tmpl w:val="852A215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4772C8C"/>
    <w:multiLevelType w:val="hybridMultilevel"/>
    <w:tmpl w:val="6730315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57A75A9"/>
    <w:multiLevelType w:val="hybridMultilevel"/>
    <w:tmpl w:val="4866E11C"/>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6473393"/>
    <w:multiLevelType w:val="hybridMultilevel"/>
    <w:tmpl w:val="BE6230B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6705197"/>
    <w:multiLevelType w:val="hybridMultilevel"/>
    <w:tmpl w:val="A3AC699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6F23AC2"/>
    <w:multiLevelType w:val="hybridMultilevel"/>
    <w:tmpl w:val="CF5EF374"/>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884043F"/>
    <w:multiLevelType w:val="hybridMultilevel"/>
    <w:tmpl w:val="4134C1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A4D735B"/>
    <w:multiLevelType w:val="hybridMultilevel"/>
    <w:tmpl w:val="96B05B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A7D252C"/>
    <w:multiLevelType w:val="hybridMultilevel"/>
    <w:tmpl w:val="74487E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CA61763"/>
    <w:multiLevelType w:val="hybridMultilevel"/>
    <w:tmpl w:val="AF38673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CCE055D"/>
    <w:multiLevelType w:val="hybridMultilevel"/>
    <w:tmpl w:val="061CD1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D820098"/>
    <w:multiLevelType w:val="hybridMultilevel"/>
    <w:tmpl w:val="D5F6E43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5E221A12"/>
    <w:multiLevelType w:val="hybridMultilevel"/>
    <w:tmpl w:val="BC7A213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054471A"/>
    <w:multiLevelType w:val="hybridMultilevel"/>
    <w:tmpl w:val="DA323984"/>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60822F3E"/>
    <w:multiLevelType w:val="hybridMultilevel"/>
    <w:tmpl w:val="142089B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09D2049"/>
    <w:multiLevelType w:val="hybridMultilevel"/>
    <w:tmpl w:val="9BAEE70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22614A0"/>
    <w:multiLevelType w:val="hybridMultilevel"/>
    <w:tmpl w:val="EA344F44"/>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27A3041"/>
    <w:multiLevelType w:val="hybridMultilevel"/>
    <w:tmpl w:val="E700A70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62D313D3"/>
    <w:multiLevelType w:val="hybridMultilevel"/>
    <w:tmpl w:val="548865E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633A040B"/>
    <w:multiLevelType w:val="hybridMultilevel"/>
    <w:tmpl w:val="8BCA5F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3550FF3"/>
    <w:multiLevelType w:val="hybridMultilevel"/>
    <w:tmpl w:val="FEB4CA3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5A36293"/>
    <w:multiLevelType w:val="hybridMultilevel"/>
    <w:tmpl w:val="EEF4976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6AE7D41"/>
    <w:multiLevelType w:val="hybridMultilevel"/>
    <w:tmpl w:val="DDF4933C"/>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77A1242"/>
    <w:multiLevelType w:val="hybridMultilevel"/>
    <w:tmpl w:val="24FC4FF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8ED0BDA"/>
    <w:multiLevelType w:val="hybridMultilevel"/>
    <w:tmpl w:val="C9B23D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68F00BB5"/>
    <w:multiLevelType w:val="hybridMultilevel"/>
    <w:tmpl w:val="97EA55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93616D4"/>
    <w:multiLevelType w:val="hybridMultilevel"/>
    <w:tmpl w:val="CDEC7D8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6A8B12E2"/>
    <w:multiLevelType w:val="hybridMultilevel"/>
    <w:tmpl w:val="2820C9A0"/>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B0731E6"/>
    <w:multiLevelType w:val="hybridMultilevel"/>
    <w:tmpl w:val="28049A6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C8B5A05"/>
    <w:multiLevelType w:val="hybridMultilevel"/>
    <w:tmpl w:val="6598FA4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C9A3006"/>
    <w:multiLevelType w:val="hybridMultilevel"/>
    <w:tmpl w:val="1A70B70E"/>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CD45D28"/>
    <w:multiLevelType w:val="hybridMultilevel"/>
    <w:tmpl w:val="2EDE5536"/>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6CE31FDC"/>
    <w:multiLevelType w:val="hybridMultilevel"/>
    <w:tmpl w:val="E1A27E5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D3F4CFA"/>
    <w:multiLevelType w:val="hybridMultilevel"/>
    <w:tmpl w:val="B6C6722E"/>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6D412C39"/>
    <w:multiLevelType w:val="hybridMultilevel"/>
    <w:tmpl w:val="7124D39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6E160078"/>
    <w:multiLevelType w:val="hybridMultilevel"/>
    <w:tmpl w:val="4FC811BA"/>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6FAA1C33"/>
    <w:multiLevelType w:val="hybridMultilevel"/>
    <w:tmpl w:val="31282166"/>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0640443"/>
    <w:multiLevelType w:val="hybridMultilevel"/>
    <w:tmpl w:val="77989E26"/>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16D393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55" w15:restartNumberingAfterBreak="0">
    <w:nsid w:val="72A31811"/>
    <w:multiLevelType w:val="hybridMultilevel"/>
    <w:tmpl w:val="0BA89F1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32B7697"/>
    <w:multiLevelType w:val="hybridMultilevel"/>
    <w:tmpl w:val="7CAEAF9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4391124"/>
    <w:multiLevelType w:val="hybridMultilevel"/>
    <w:tmpl w:val="9A28A0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74D676E5"/>
    <w:multiLevelType w:val="hybridMultilevel"/>
    <w:tmpl w:val="07A834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6DA6BC4"/>
    <w:multiLevelType w:val="hybridMultilevel"/>
    <w:tmpl w:val="03BA691C"/>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7A134DF"/>
    <w:multiLevelType w:val="hybridMultilevel"/>
    <w:tmpl w:val="01022494"/>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78760756"/>
    <w:multiLevelType w:val="hybridMultilevel"/>
    <w:tmpl w:val="1EE24904"/>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9E107C7"/>
    <w:multiLevelType w:val="hybridMultilevel"/>
    <w:tmpl w:val="181ADB7C"/>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7A600945"/>
    <w:multiLevelType w:val="hybridMultilevel"/>
    <w:tmpl w:val="8FECEF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B0E130A"/>
    <w:multiLevelType w:val="hybridMultilevel"/>
    <w:tmpl w:val="2AB26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C5239AC"/>
    <w:multiLevelType w:val="hybridMultilevel"/>
    <w:tmpl w:val="75387F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CC31A90"/>
    <w:multiLevelType w:val="hybridMultilevel"/>
    <w:tmpl w:val="542ED9F2"/>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7E2E76E7"/>
    <w:multiLevelType w:val="hybridMultilevel"/>
    <w:tmpl w:val="BEAC4C58"/>
    <w:lvl w:ilvl="0" w:tplc="D32493F6">
      <w:numFmt w:val="bullet"/>
      <w:lvlText w:val="-"/>
      <w:lvlJc w:val="left"/>
      <w:pPr>
        <w:ind w:left="720" w:hanging="360"/>
      </w:pPr>
      <w:rPr>
        <w:rFonts w:ascii="Cambria" w:eastAsia="Cambria"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E92791C"/>
    <w:multiLevelType w:val="hybridMultilevel"/>
    <w:tmpl w:val="02720FD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ECB0302"/>
    <w:multiLevelType w:val="hybridMultilevel"/>
    <w:tmpl w:val="3070A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FB05FE4"/>
    <w:multiLevelType w:val="hybridMultilevel"/>
    <w:tmpl w:val="D900896C"/>
    <w:lvl w:ilvl="0" w:tplc="D32493F6">
      <w:numFmt w:val="bullet"/>
      <w:lvlText w:val="-"/>
      <w:lvlJc w:val="left"/>
      <w:pPr>
        <w:ind w:left="720" w:hanging="360"/>
      </w:pPr>
      <w:rPr>
        <w:rFonts w:ascii="Cambria" w:eastAsia="Cambria"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48893232">
    <w:abstractNumId w:val="5"/>
  </w:num>
  <w:num w:numId="2" w16cid:durableId="337389492">
    <w:abstractNumId w:val="3"/>
  </w:num>
  <w:num w:numId="3" w16cid:durableId="1823689876">
    <w:abstractNumId w:val="2"/>
  </w:num>
  <w:num w:numId="4" w16cid:durableId="1411124173">
    <w:abstractNumId w:val="4"/>
  </w:num>
  <w:num w:numId="5" w16cid:durableId="451167470">
    <w:abstractNumId w:val="1"/>
  </w:num>
  <w:num w:numId="6" w16cid:durableId="1420757802">
    <w:abstractNumId w:val="0"/>
  </w:num>
  <w:num w:numId="7" w16cid:durableId="1911455610">
    <w:abstractNumId w:val="109"/>
  </w:num>
  <w:num w:numId="8" w16cid:durableId="204486837">
    <w:abstractNumId w:val="81"/>
  </w:num>
  <w:num w:numId="9" w16cid:durableId="1707482458">
    <w:abstractNumId w:val="91"/>
  </w:num>
  <w:num w:numId="10" w16cid:durableId="172185529">
    <w:abstractNumId w:val="36"/>
  </w:num>
  <w:num w:numId="11" w16cid:durableId="1837187529">
    <w:abstractNumId w:val="9"/>
  </w:num>
  <w:num w:numId="12" w16cid:durableId="911281052">
    <w:abstractNumId w:val="16"/>
  </w:num>
  <w:num w:numId="13" w16cid:durableId="343871292">
    <w:abstractNumId w:val="29"/>
  </w:num>
  <w:num w:numId="14" w16cid:durableId="1472747697">
    <w:abstractNumId w:val="118"/>
  </w:num>
  <w:num w:numId="15" w16cid:durableId="599073081">
    <w:abstractNumId w:val="107"/>
  </w:num>
  <w:num w:numId="16" w16cid:durableId="784540564">
    <w:abstractNumId w:val="65"/>
  </w:num>
  <w:num w:numId="17" w16cid:durableId="1927575449">
    <w:abstractNumId w:val="160"/>
  </w:num>
  <w:num w:numId="18" w16cid:durableId="1211383665">
    <w:abstractNumId w:val="43"/>
  </w:num>
  <w:num w:numId="19" w16cid:durableId="138763884">
    <w:abstractNumId w:val="68"/>
  </w:num>
  <w:num w:numId="20" w16cid:durableId="592248861">
    <w:abstractNumId w:val="23"/>
  </w:num>
  <w:num w:numId="21" w16cid:durableId="981664323">
    <w:abstractNumId w:val="151"/>
  </w:num>
  <w:num w:numId="22" w16cid:durableId="536964178">
    <w:abstractNumId w:val="113"/>
  </w:num>
  <w:num w:numId="23" w16cid:durableId="1740665877">
    <w:abstractNumId w:val="22"/>
  </w:num>
  <w:num w:numId="24" w16cid:durableId="2019380969">
    <w:abstractNumId w:val="15"/>
  </w:num>
  <w:num w:numId="25" w16cid:durableId="1539122008">
    <w:abstractNumId w:val="40"/>
  </w:num>
  <w:num w:numId="26" w16cid:durableId="179249184">
    <w:abstractNumId w:val="38"/>
  </w:num>
  <w:num w:numId="27" w16cid:durableId="1916357564">
    <w:abstractNumId w:val="58"/>
  </w:num>
  <w:num w:numId="28" w16cid:durableId="1089305616">
    <w:abstractNumId w:val="115"/>
  </w:num>
  <w:num w:numId="29" w16cid:durableId="445270476">
    <w:abstractNumId w:val="128"/>
  </w:num>
  <w:num w:numId="30" w16cid:durableId="504974028">
    <w:abstractNumId w:val="100"/>
  </w:num>
  <w:num w:numId="31" w16cid:durableId="1641114492">
    <w:abstractNumId w:val="95"/>
  </w:num>
  <w:num w:numId="32" w16cid:durableId="1889222425">
    <w:abstractNumId w:val="123"/>
  </w:num>
  <w:num w:numId="33" w16cid:durableId="1863661515">
    <w:abstractNumId w:val="48"/>
  </w:num>
  <w:num w:numId="34" w16cid:durableId="1369834223">
    <w:abstractNumId w:val="56"/>
  </w:num>
  <w:num w:numId="35" w16cid:durableId="1196432106">
    <w:abstractNumId w:val="61"/>
  </w:num>
  <w:num w:numId="36" w16cid:durableId="1253005819">
    <w:abstractNumId w:val="60"/>
  </w:num>
  <w:num w:numId="37" w16cid:durableId="2090693850">
    <w:abstractNumId w:val="70"/>
  </w:num>
  <w:num w:numId="38" w16cid:durableId="444234529">
    <w:abstractNumId w:val="147"/>
  </w:num>
  <w:num w:numId="39" w16cid:durableId="116876742">
    <w:abstractNumId w:val="49"/>
  </w:num>
  <w:num w:numId="40" w16cid:durableId="1537158383">
    <w:abstractNumId w:val="31"/>
  </w:num>
  <w:num w:numId="41" w16cid:durableId="1969965702">
    <w:abstractNumId w:val="90"/>
  </w:num>
  <w:num w:numId="42" w16cid:durableId="1851873351">
    <w:abstractNumId w:val="141"/>
  </w:num>
  <w:num w:numId="43" w16cid:durableId="367073217">
    <w:abstractNumId w:val="17"/>
  </w:num>
  <w:num w:numId="44" w16cid:durableId="791364496">
    <w:abstractNumId w:val="80"/>
  </w:num>
  <w:num w:numId="45" w16cid:durableId="12651519">
    <w:abstractNumId w:val="162"/>
  </w:num>
  <w:num w:numId="46" w16cid:durableId="1084453082">
    <w:abstractNumId w:val="79"/>
  </w:num>
  <w:num w:numId="47" w16cid:durableId="1072970154">
    <w:abstractNumId w:val="131"/>
  </w:num>
  <w:num w:numId="48" w16cid:durableId="1996297172">
    <w:abstractNumId w:val="132"/>
  </w:num>
  <w:num w:numId="49" w16cid:durableId="1383555286">
    <w:abstractNumId w:val="75"/>
  </w:num>
  <w:num w:numId="50" w16cid:durableId="342628058">
    <w:abstractNumId w:val="127"/>
  </w:num>
  <w:num w:numId="51" w16cid:durableId="1463226214">
    <w:abstractNumId w:val="152"/>
  </w:num>
  <w:num w:numId="52" w16cid:durableId="325789834">
    <w:abstractNumId w:val="153"/>
  </w:num>
  <w:num w:numId="53" w16cid:durableId="2030256251">
    <w:abstractNumId w:val="163"/>
  </w:num>
  <w:num w:numId="54" w16cid:durableId="984045441">
    <w:abstractNumId w:val="69"/>
  </w:num>
  <w:num w:numId="55" w16cid:durableId="1643149970">
    <w:abstractNumId w:val="158"/>
  </w:num>
  <w:num w:numId="56" w16cid:durableId="408769050">
    <w:abstractNumId w:val="137"/>
  </w:num>
  <w:num w:numId="57" w16cid:durableId="1340037293">
    <w:abstractNumId w:val="86"/>
  </w:num>
  <w:num w:numId="58" w16cid:durableId="1874225928">
    <w:abstractNumId w:val="135"/>
  </w:num>
  <w:num w:numId="59" w16cid:durableId="492766047">
    <w:abstractNumId w:val="169"/>
  </w:num>
  <w:num w:numId="60" w16cid:durableId="308556444">
    <w:abstractNumId w:val="124"/>
  </w:num>
  <w:num w:numId="61" w16cid:durableId="1298295594">
    <w:abstractNumId w:val="24"/>
  </w:num>
  <w:num w:numId="62" w16cid:durableId="1144347173">
    <w:abstractNumId w:val="25"/>
  </w:num>
  <w:num w:numId="63" w16cid:durableId="1677417970">
    <w:abstractNumId w:val="112"/>
  </w:num>
  <w:num w:numId="64" w16cid:durableId="1487085431">
    <w:abstractNumId w:val="89"/>
  </w:num>
  <w:num w:numId="65" w16cid:durableId="354188144">
    <w:abstractNumId w:val="98"/>
  </w:num>
  <w:num w:numId="66" w16cid:durableId="1672492000">
    <w:abstractNumId w:val="121"/>
  </w:num>
  <w:num w:numId="67" w16cid:durableId="393550416">
    <w:abstractNumId w:val="71"/>
  </w:num>
  <w:num w:numId="68" w16cid:durableId="1983078404">
    <w:abstractNumId w:val="87"/>
  </w:num>
  <w:num w:numId="69" w16cid:durableId="764764297">
    <w:abstractNumId w:val="92"/>
  </w:num>
  <w:num w:numId="70" w16cid:durableId="263075206">
    <w:abstractNumId w:val="44"/>
  </w:num>
  <w:num w:numId="71" w16cid:durableId="1030686132">
    <w:abstractNumId w:val="144"/>
  </w:num>
  <w:num w:numId="72" w16cid:durableId="1347748131">
    <w:abstractNumId w:val="104"/>
  </w:num>
  <w:num w:numId="73" w16cid:durableId="1859275421">
    <w:abstractNumId w:val="77"/>
  </w:num>
  <w:num w:numId="74" w16cid:durableId="1507285313">
    <w:abstractNumId w:val="133"/>
  </w:num>
  <w:num w:numId="75" w16cid:durableId="2066370751">
    <w:abstractNumId w:val="11"/>
  </w:num>
  <w:num w:numId="76" w16cid:durableId="490372294">
    <w:abstractNumId w:val="166"/>
  </w:num>
  <w:num w:numId="77" w16cid:durableId="842739619">
    <w:abstractNumId w:val="103"/>
  </w:num>
  <w:num w:numId="78" w16cid:durableId="311720931">
    <w:abstractNumId w:val="32"/>
  </w:num>
  <w:num w:numId="79" w16cid:durableId="195780205">
    <w:abstractNumId w:val="78"/>
  </w:num>
  <w:num w:numId="80" w16cid:durableId="562838655">
    <w:abstractNumId w:val="45"/>
  </w:num>
  <w:num w:numId="81" w16cid:durableId="1647397941">
    <w:abstractNumId w:val="114"/>
  </w:num>
  <w:num w:numId="82" w16cid:durableId="1096707187">
    <w:abstractNumId w:val="105"/>
  </w:num>
  <w:num w:numId="83" w16cid:durableId="1225486123">
    <w:abstractNumId w:val="20"/>
  </w:num>
  <w:num w:numId="84" w16cid:durableId="1368874243">
    <w:abstractNumId w:val="28"/>
  </w:num>
  <w:num w:numId="85" w16cid:durableId="1324971151">
    <w:abstractNumId w:val="129"/>
  </w:num>
  <w:num w:numId="86" w16cid:durableId="2585743">
    <w:abstractNumId w:val="126"/>
  </w:num>
  <w:num w:numId="87" w16cid:durableId="2016302553">
    <w:abstractNumId w:val="63"/>
  </w:num>
  <w:num w:numId="88" w16cid:durableId="1808352230">
    <w:abstractNumId w:val="27"/>
  </w:num>
  <w:num w:numId="89" w16cid:durableId="1417363098">
    <w:abstractNumId w:val="52"/>
  </w:num>
  <w:num w:numId="90" w16cid:durableId="965938283">
    <w:abstractNumId w:val="21"/>
  </w:num>
  <w:num w:numId="91" w16cid:durableId="1027440103">
    <w:abstractNumId w:val="138"/>
  </w:num>
  <w:num w:numId="92" w16cid:durableId="1852141154">
    <w:abstractNumId w:val="145"/>
  </w:num>
  <w:num w:numId="93" w16cid:durableId="1887985223">
    <w:abstractNumId w:val="19"/>
  </w:num>
  <w:num w:numId="94" w16cid:durableId="1816872538">
    <w:abstractNumId w:val="73"/>
  </w:num>
  <w:num w:numId="95" w16cid:durableId="1805997627">
    <w:abstractNumId w:val="101"/>
  </w:num>
  <w:num w:numId="96" w16cid:durableId="981351995">
    <w:abstractNumId w:val="35"/>
  </w:num>
  <w:num w:numId="97" w16cid:durableId="1000742469">
    <w:abstractNumId w:val="59"/>
  </w:num>
  <w:num w:numId="98" w16cid:durableId="1432899688">
    <w:abstractNumId w:val="146"/>
  </w:num>
  <w:num w:numId="99" w16cid:durableId="698353966">
    <w:abstractNumId w:val="97"/>
  </w:num>
  <w:num w:numId="100" w16cid:durableId="1260219627">
    <w:abstractNumId w:val="111"/>
  </w:num>
  <w:num w:numId="101" w16cid:durableId="894005101">
    <w:abstractNumId w:val="161"/>
  </w:num>
  <w:num w:numId="102" w16cid:durableId="713850282">
    <w:abstractNumId w:val="55"/>
  </w:num>
  <w:num w:numId="103" w16cid:durableId="1881628409">
    <w:abstractNumId w:val="72"/>
  </w:num>
  <w:num w:numId="104" w16cid:durableId="740982120">
    <w:abstractNumId w:val="125"/>
  </w:num>
  <w:num w:numId="105" w16cid:durableId="1059597494">
    <w:abstractNumId w:val="12"/>
  </w:num>
  <w:num w:numId="106" w16cid:durableId="472874512">
    <w:abstractNumId w:val="148"/>
  </w:num>
  <w:num w:numId="107" w16cid:durableId="645474886">
    <w:abstractNumId w:val="150"/>
  </w:num>
  <w:num w:numId="108" w16cid:durableId="437944094">
    <w:abstractNumId w:val="136"/>
  </w:num>
  <w:num w:numId="109" w16cid:durableId="692464749">
    <w:abstractNumId w:val="10"/>
  </w:num>
  <w:num w:numId="110" w16cid:durableId="1432428634">
    <w:abstractNumId w:val="139"/>
  </w:num>
  <w:num w:numId="111" w16cid:durableId="1609969688">
    <w:abstractNumId w:val="85"/>
  </w:num>
  <w:num w:numId="112" w16cid:durableId="1244994068">
    <w:abstractNumId w:val="54"/>
  </w:num>
  <w:num w:numId="113" w16cid:durableId="462117338">
    <w:abstractNumId w:val="102"/>
  </w:num>
  <w:num w:numId="114" w16cid:durableId="1309361027">
    <w:abstractNumId w:val="64"/>
  </w:num>
  <w:num w:numId="115" w16cid:durableId="1397244302">
    <w:abstractNumId w:val="46"/>
  </w:num>
  <w:num w:numId="116" w16cid:durableId="450437079">
    <w:abstractNumId w:val="83"/>
  </w:num>
  <w:num w:numId="117" w16cid:durableId="886794759">
    <w:abstractNumId w:val="122"/>
  </w:num>
  <w:num w:numId="118" w16cid:durableId="1054503933">
    <w:abstractNumId w:val="168"/>
  </w:num>
  <w:num w:numId="119" w16cid:durableId="531112807">
    <w:abstractNumId w:val="120"/>
  </w:num>
  <w:num w:numId="120" w16cid:durableId="2087267761">
    <w:abstractNumId w:val="47"/>
  </w:num>
  <w:num w:numId="121" w16cid:durableId="445392243">
    <w:abstractNumId w:val="134"/>
  </w:num>
  <w:num w:numId="122" w16cid:durableId="1724475984">
    <w:abstractNumId w:val="106"/>
  </w:num>
  <w:num w:numId="123" w16cid:durableId="658657240">
    <w:abstractNumId w:val="142"/>
  </w:num>
  <w:num w:numId="124" w16cid:durableId="6907476">
    <w:abstractNumId w:val="156"/>
  </w:num>
  <w:num w:numId="125" w16cid:durableId="1901597784">
    <w:abstractNumId w:val="57"/>
  </w:num>
  <w:num w:numId="126" w16cid:durableId="1289627426">
    <w:abstractNumId w:val="155"/>
  </w:num>
  <w:num w:numId="127" w16cid:durableId="811559729">
    <w:abstractNumId w:val="165"/>
  </w:num>
  <w:num w:numId="128" w16cid:durableId="1526209378">
    <w:abstractNumId w:val="50"/>
  </w:num>
  <w:num w:numId="129" w16cid:durableId="1069770259">
    <w:abstractNumId w:val="53"/>
  </w:num>
  <w:num w:numId="130" w16cid:durableId="686559244">
    <w:abstractNumId w:val="117"/>
  </w:num>
  <w:num w:numId="131" w16cid:durableId="1945838261">
    <w:abstractNumId w:val="93"/>
  </w:num>
  <w:num w:numId="132" w16cid:durableId="1735204761">
    <w:abstractNumId w:val="130"/>
  </w:num>
  <w:num w:numId="133" w16cid:durableId="2063751450">
    <w:abstractNumId w:val="164"/>
  </w:num>
  <w:num w:numId="134" w16cid:durableId="1873182060">
    <w:abstractNumId w:val="170"/>
  </w:num>
  <w:num w:numId="135" w16cid:durableId="864447589">
    <w:abstractNumId w:val="76"/>
  </w:num>
  <w:num w:numId="136" w16cid:durableId="1706371834">
    <w:abstractNumId w:val="157"/>
  </w:num>
  <w:num w:numId="137" w16cid:durableId="276840755">
    <w:abstractNumId w:val="62"/>
  </w:num>
  <w:num w:numId="138" w16cid:durableId="1234464377">
    <w:abstractNumId w:val="159"/>
  </w:num>
  <w:num w:numId="139" w16cid:durableId="473571573">
    <w:abstractNumId w:val="14"/>
  </w:num>
  <w:num w:numId="140" w16cid:durableId="1923874982">
    <w:abstractNumId w:val="34"/>
  </w:num>
  <w:num w:numId="141" w16cid:durableId="177694798">
    <w:abstractNumId w:val="110"/>
  </w:num>
  <w:num w:numId="142" w16cid:durableId="537356534">
    <w:abstractNumId w:val="8"/>
  </w:num>
  <w:num w:numId="143" w16cid:durableId="501356647">
    <w:abstractNumId w:val="149"/>
  </w:num>
  <w:num w:numId="144" w16cid:durableId="280959697">
    <w:abstractNumId w:val="143"/>
  </w:num>
  <w:num w:numId="145" w16cid:durableId="1731078651">
    <w:abstractNumId w:val="88"/>
  </w:num>
  <w:num w:numId="146" w16cid:durableId="607741385">
    <w:abstractNumId w:val="33"/>
  </w:num>
  <w:num w:numId="147" w16cid:durableId="555824803">
    <w:abstractNumId w:val="82"/>
  </w:num>
  <w:num w:numId="148" w16cid:durableId="908347376">
    <w:abstractNumId w:val="18"/>
  </w:num>
  <w:num w:numId="149" w16cid:durableId="350109977">
    <w:abstractNumId w:val="67"/>
  </w:num>
  <w:num w:numId="150" w16cid:durableId="1165128229">
    <w:abstractNumId w:val="108"/>
  </w:num>
  <w:num w:numId="151" w16cid:durableId="176383855">
    <w:abstractNumId w:val="116"/>
  </w:num>
  <w:num w:numId="152" w16cid:durableId="777061593">
    <w:abstractNumId w:val="41"/>
  </w:num>
  <w:num w:numId="153" w16cid:durableId="404381167">
    <w:abstractNumId w:val="140"/>
  </w:num>
  <w:num w:numId="154" w16cid:durableId="1633293114">
    <w:abstractNumId w:val="84"/>
  </w:num>
  <w:num w:numId="155" w16cid:durableId="229464800">
    <w:abstractNumId w:val="39"/>
  </w:num>
  <w:num w:numId="156" w16cid:durableId="1407457801">
    <w:abstractNumId w:val="30"/>
  </w:num>
  <w:num w:numId="157" w16cid:durableId="209347577">
    <w:abstractNumId w:val="13"/>
  </w:num>
  <w:num w:numId="158" w16cid:durableId="468521889">
    <w:abstractNumId w:val="66"/>
  </w:num>
  <w:num w:numId="159" w16cid:durableId="1891384480">
    <w:abstractNumId w:val="167"/>
  </w:num>
  <w:num w:numId="160" w16cid:durableId="1126460916">
    <w:abstractNumId w:val="6"/>
  </w:num>
  <w:num w:numId="161" w16cid:durableId="735516283">
    <w:abstractNumId w:val="51"/>
  </w:num>
  <w:num w:numId="162" w16cid:durableId="1340885538">
    <w:abstractNumId w:val="99"/>
  </w:num>
  <w:num w:numId="163" w16cid:durableId="1224364231">
    <w:abstractNumId w:val="42"/>
  </w:num>
  <w:num w:numId="164" w16cid:durableId="1608930494">
    <w:abstractNumId w:val="119"/>
  </w:num>
  <w:num w:numId="165" w16cid:durableId="1003776123">
    <w:abstractNumId w:val="26"/>
  </w:num>
  <w:num w:numId="166" w16cid:durableId="1136878169">
    <w:abstractNumId w:val="96"/>
  </w:num>
  <w:num w:numId="167" w16cid:durableId="888033980">
    <w:abstractNumId w:val="94"/>
  </w:num>
  <w:num w:numId="168" w16cid:durableId="1615749446">
    <w:abstractNumId w:val="7"/>
  </w:num>
  <w:num w:numId="169" w16cid:durableId="1710645124">
    <w:abstractNumId w:val="37"/>
  </w:num>
  <w:num w:numId="170" w16cid:durableId="2050298465">
    <w:abstractNumId w:val="74"/>
  </w:num>
  <w:num w:numId="171" w16cid:durableId="1000308316">
    <w:abstractNumId w:val="154"/>
  </w:num>
  <w:numIdMacAtCleanup w:val="1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ane">
    <w15:presenceInfo w15:providerId="None" w15:userId="Stephane"/>
  </w15:person>
  <w15:person w15:author="Stéphane MENARD">
    <w15:presenceInfo w15:providerId="AD" w15:userId="S::stephane.menard_iecd.org#ext#@promesmadagascar.onmicrosoft.com::90a4a4d6-8243-4c99-aaf1-e590e01d3d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3E"/>
    <w:rsid w:val="0000426A"/>
    <w:rsid w:val="000076DE"/>
    <w:rsid w:val="000211C9"/>
    <w:rsid w:val="0002218C"/>
    <w:rsid w:val="00026163"/>
    <w:rsid w:val="000272B9"/>
    <w:rsid w:val="00027B0F"/>
    <w:rsid w:val="00031A77"/>
    <w:rsid w:val="00034206"/>
    <w:rsid w:val="00034616"/>
    <w:rsid w:val="00034847"/>
    <w:rsid w:val="00053C9C"/>
    <w:rsid w:val="0006063C"/>
    <w:rsid w:val="0006645E"/>
    <w:rsid w:val="000710CE"/>
    <w:rsid w:val="000769E2"/>
    <w:rsid w:val="0007798F"/>
    <w:rsid w:val="000804A1"/>
    <w:rsid w:val="000864CF"/>
    <w:rsid w:val="00092F3B"/>
    <w:rsid w:val="000C0430"/>
    <w:rsid w:val="000C0A40"/>
    <w:rsid w:val="000E5293"/>
    <w:rsid w:val="000E6A30"/>
    <w:rsid w:val="000E6FBD"/>
    <w:rsid w:val="000F1DFA"/>
    <w:rsid w:val="000F2C5F"/>
    <w:rsid w:val="001124D5"/>
    <w:rsid w:val="001140AB"/>
    <w:rsid w:val="00117D8D"/>
    <w:rsid w:val="0012679E"/>
    <w:rsid w:val="00141B9E"/>
    <w:rsid w:val="00144E2E"/>
    <w:rsid w:val="0015074B"/>
    <w:rsid w:val="00150E6A"/>
    <w:rsid w:val="001514ED"/>
    <w:rsid w:val="00152DD5"/>
    <w:rsid w:val="001558B1"/>
    <w:rsid w:val="00161572"/>
    <w:rsid w:val="001651AF"/>
    <w:rsid w:val="00167C14"/>
    <w:rsid w:val="0017202A"/>
    <w:rsid w:val="001738F0"/>
    <w:rsid w:val="0017397A"/>
    <w:rsid w:val="001769D5"/>
    <w:rsid w:val="00183198"/>
    <w:rsid w:val="001834CD"/>
    <w:rsid w:val="001A10BC"/>
    <w:rsid w:val="001C5260"/>
    <w:rsid w:val="001D43B9"/>
    <w:rsid w:val="001D48ED"/>
    <w:rsid w:val="001E1B2B"/>
    <w:rsid w:val="001E266A"/>
    <w:rsid w:val="001E58DA"/>
    <w:rsid w:val="002014EF"/>
    <w:rsid w:val="002107B5"/>
    <w:rsid w:val="00215155"/>
    <w:rsid w:val="00215C1D"/>
    <w:rsid w:val="00221943"/>
    <w:rsid w:val="00230B87"/>
    <w:rsid w:val="002358D3"/>
    <w:rsid w:val="002369BB"/>
    <w:rsid w:val="00245E0F"/>
    <w:rsid w:val="00247085"/>
    <w:rsid w:val="00253EC6"/>
    <w:rsid w:val="0026176E"/>
    <w:rsid w:val="00262BA0"/>
    <w:rsid w:val="00270414"/>
    <w:rsid w:val="00270C68"/>
    <w:rsid w:val="00272A11"/>
    <w:rsid w:val="00275FC6"/>
    <w:rsid w:val="00277859"/>
    <w:rsid w:val="002800C8"/>
    <w:rsid w:val="002801B0"/>
    <w:rsid w:val="00284AB3"/>
    <w:rsid w:val="00284E4F"/>
    <w:rsid w:val="00286141"/>
    <w:rsid w:val="00291A4C"/>
    <w:rsid w:val="0029639D"/>
    <w:rsid w:val="002973FD"/>
    <w:rsid w:val="002A0F70"/>
    <w:rsid w:val="002B2819"/>
    <w:rsid w:val="002B716B"/>
    <w:rsid w:val="002B7644"/>
    <w:rsid w:val="002C4C86"/>
    <w:rsid w:val="002D6959"/>
    <w:rsid w:val="002F58F3"/>
    <w:rsid w:val="00304BD8"/>
    <w:rsid w:val="00305048"/>
    <w:rsid w:val="00311925"/>
    <w:rsid w:val="00313DDC"/>
    <w:rsid w:val="00326F90"/>
    <w:rsid w:val="003338D8"/>
    <w:rsid w:val="00333CAD"/>
    <w:rsid w:val="00334F3C"/>
    <w:rsid w:val="00335397"/>
    <w:rsid w:val="00346F64"/>
    <w:rsid w:val="0035099B"/>
    <w:rsid w:val="00355618"/>
    <w:rsid w:val="0036245D"/>
    <w:rsid w:val="0036378F"/>
    <w:rsid w:val="00373038"/>
    <w:rsid w:val="0037380A"/>
    <w:rsid w:val="0038304F"/>
    <w:rsid w:val="00386320"/>
    <w:rsid w:val="0039255F"/>
    <w:rsid w:val="003943BE"/>
    <w:rsid w:val="003A0204"/>
    <w:rsid w:val="003A4CC5"/>
    <w:rsid w:val="003B0906"/>
    <w:rsid w:val="003B18AD"/>
    <w:rsid w:val="003B4C86"/>
    <w:rsid w:val="003D2FEA"/>
    <w:rsid w:val="003D4DE8"/>
    <w:rsid w:val="003E2170"/>
    <w:rsid w:val="003E6388"/>
    <w:rsid w:val="003F210B"/>
    <w:rsid w:val="004119FE"/>
    <w:rsid w:val="00420209"/>
    <w:rsid w:val="00440B0F"/>
    <w:rsid w:val="00445982"/>
    <w:rsid w:val="00446755"/>
    <w:rsid w:val="00450983"/>
    <w:rsid w:val="004533FF"/>
    <w:rsid w:val="00455F22"/>
    <w:rsid w:val="00462A2E"/>
    <w:rsid w:val="00463BDB"/>
    <w:rsid w:val="00464723"/>
    <w:rsid w:val="00466D3F"/>
    <w:rsid w:val="004678A4"/>
    <w:rsid w:val="00470637"/>
    <w:rsid w:val="004715DA"/>
    <w:rsid w:val="00472B5C"/>
    <w:rsid w:val="004730E3"/>
    <w:rsid w:val="004761BA"/>
    <w:rsid w:val="004950C6"/>
    <w:rsid w:val="0049513B"/>
    <w:rsid w:val="004A2706"/>
    <w:rsid w:val="004A491A"/>
    <w:rsid w:val="004A5A57"/>
    <w:rsid w:val="004B0390"/>
    <w:rsid w:val="004B5885"/>
    <w:rsid w:val="004B77DA"/>
    <w:rsid w:val="004C1784"/>
    <w:rsid w:val="004C4970"/>
    <w:rsid w:val="004C6D66"/>
    <w:rsid w:val="004C6DE1"/>
    <w:rsid w:val="004E1CA9"/>
    <w:rsid w:val="004F6091"/>
    <w:rsid w:val="005035EA"/>
    <w:rsid w:val="0051164C"/>
    <w:rsid w:val="00515389"/>
    <w:rsid w:val="00521788"/>
    <w:rsid w:val="00522BB2"/>
    <w:rsid w:val="005246D9"/>
    <w:rsid w:val="00534800"/>
    <w:rsid w:val="00534CDC"/>
    <w:rsid w:val="00545CB7"/>
    <w:rsid w:val="0054747E"/>
    <w:rsid w:val="00560D26"/>
    <w:rsid w:val="00577F83"/>
    <w:rsid w:val="00586D0B"/>
    <w:rsid w:val="005A4E0D"/>
    <w:rsid w:val="005B2B47"/>
    <w:rsid w:val="005B3C9B"/>
    <w:rsid w:val="005B7B3E"/>
    <w:rsid w:val="005C27BE"/>
    <w:rsid w:val="005C3C42"/>
    <w:rsid w:val="005C54BE"/>
    <w:rsid w:val="005E5DED"/>
    <w:rsid w:val="005E7838"/>
    <w:rsid w:val="005F0356"/>
    <w:rsid w:val="005F46E8"/>
    <w:rsid w:val="005F5372"/>
    <w:rsid w:val="00613505"/>
    <w:rsid w:val="00614108"/>
    <w:rsid w:val="006165E3"/>
    <w:rsid w:val="006202FA"/>
    <w:rsid w:val="00621D20"/>
    <w:rsid w:val="00621E28"/>
    <w:rsid w:val="00624FE0"/>
    <w:rsid w:val="00626B31"/>
    <w:rsid w:val="00647593"/>
    <w:rsid w:val="006500FC"/>
    <w:rsid w:val="006505E8"/>
    <w:rsid w:val="006531CA"/>
    <w:rsid w:val="00653679"/>
    <w:rsid w:val="006546EE"/>
    <w:rsid w:val="00670A57"/>
    <w:rsid w:val="00684C2D"/>
    <w:rsid w:val="00692292"/>
    <w:rsid w:val="00696580"/>
    <w:rsid w:val="006A13FB"/>
    <w:rsid w:val="006A7E81"/>
    <w:rsid w:val="006B0096"/>
    <w:rsid w:val="006B17A1"/>
    <w:rsid w:val="006C3E74"/>
    <w:rsid w:val="006D0235"/>
    <w:rsid w:val="006D1A91"/>
    <w:rsid w:val="006D2D38"/>
    <w:rsid w:val="006E0980"/>
    <w:rsid w:val="006E5329"/>
    <w:rsid w:val="006F67E5"/>
    <w:rsid w:val="00701E97"/>
    <w:rsid w:val="00702233"/>
    <w:rsid w:val="00707887"/>
    <w:rsid w:val="007137EC"/>
    <w:rsid w:val="007230DA"/>
    <w:rsid w:val="007300DE"/>
    <w:rsid w:val="00732675"/>
    <w:rsid w:val="00732D86"/>
    <w:rsid w:val="00740251"/>
    <w:rsid w:val="0074249A"/>
    <w:rsid w:val="00742B7C"/>
    <w:rsid w:val="00745DB4"/>
    <w:rsid w:val="007646CB"/>
    <w:rsid w:val="007750B2"/>
    <w:rsid w:val="00775CE8"/>
    <w:rsid w:val="00784239"/>
    <w:rsid w:val="00791FFA"/>
    <w:rsid w:val="007964DB"/>
    <w:rsid w:val="00796644"/>
    <w:rsid w:val="00797F4E"/>
    <w:rsid w:val="007A07A9"/>
    <w:rsid w:val="007A1052"/>
    <w:rsid w:val="007A4E14"/>
    <w:rsid w:val="007A5ECB"/>
    <w:rsid w:val="007B0292"/>
    <w:rsid w:val="007B1BE9"/>
    <w:rsid w:val="007B71C5"/>
    <w:rsid w:val="007C26C9"/>
    <w:rsid w:val="007D0120"/>
    <w:rsid w:val="007D5499"/>
    <w:rsid w:val="007D64E1"/>
    <w:rsid w:val="007E0503"/>
    <w:rsid w:val="007E4016"/>
    <w:rsid w:val="007F35B7"/>
    <w:rsid w:val="007F53A2"/>
    <w:rsid w:val="008017FA"/>
    <w:rsid w:val="00802C7F"/>
    <w:rsid w:val="00803BD0"/>
    <w:rsid w:val="00810445"/>
    <w:rsid w:val="00813919"/>
    <w:rsid w:val="008166EA"/>
    <w:rsid w:val="00817D1A"/>
    <w:rsid w:val="00820639"/>
    <w:rsid w:val="00823240"/>
    <w:rsid w:val="00823ABF"/>
    <w:rsid w:val="008247AD"/>
    <w:rsid w:val="00831A23"/>
    <w:rsid w:val="00843CB8"/>
    <w:rsid w:val="008461D3"/>
    <w:rsid w:val="00846A04"/>
    <w:rsid w:val="00850A9A"/>
    <w:rsid w:val="00850F86"/>
    <w:rsid w:val="008626EF"/>
    <w:rsid w:val="00863264"/>
    <w:rsid w:val="00864AE0"/>
    <w:rsid w:val="00865521"/>
    <w:rsid w:val="0086761B"/>
    <w:rsid w:val="00874B61"/>
    <w:rsid w:val="00880C81"/>
    <w:rsid w:val="0088387F"/>
    <w:rsid w:val="00883E0C"/>
    <w:rsid w:val="008878F4"/>
    <w:rsid w:val="00887F88"/>
    <w:rsid w:val="00892289"/>
    <w:rsid w:val="0089275E"/>
    <w:rsid w:val="00894A56"/>
    <w:rsid w:val="00897281"/>
    <w:rsid w:val="008A1A58"/>
    <w:rsid w:val="008A5AAF"/>
    <w:rsid w:val="008A7240"/>
    <w:rsid w:val="008C22FC"/>
    <w:rsid w:val="008D198C"/>
    <w:rsid w:val="008D571F"/>
    <w:rsid w:val="008E1C0F"/>
    <w:rsid w:val="008E6FB7"/>
    <w:rsid w:val="008E714C"/>
    <w:rsid w:val="008F0C2A"/>
    <w:rsid w:val="008F5145"/>
    <w:rsid w:val="009019E4"/>
    <w:rsid w:val="00910275"/>
    <w:rsid w:val="009160F9"/>
    <w:rsid w:val="00923C5F"/>
    <w:rsid w:val="00923CD2"/>
    <w:rsid w:val="009312A8"/>
    <w:rsid w:val="009314E3"/>
    <w:rsid w:val="00935165"/>
    <w:rsid w:val="00941169"/>
    <w:rsid w:val="0094173A"/>
    <w:rsid w:val="009433AD"/>
    <w:rsid w:val="00945855"/>
    <w:rsid w:val="009503F0"/>
    <w:rsid w:val="0095328B"/>
    <w:rsid w:val="00957BDA"/>
    <w:rsid w:val="00964527"/>
    <w:rsid w:val="00964D82"/>
    <w:rsid w:val="009664BA"/>
    <w:rsid w:val="00967999"/>
    <w:rsid w:val="00970015"/>
    <w:rsid w:val="00975CBC"/>
    <w:rsid w:val="00975D20"/>
    <w:rsid w:val="00977D09"/>
    <w:rsid w:val="00982B3C"/>
    <w:rsid w:val="009837A6"/>
    <w:rsid w:val="0098483D"/>
    <w:rsid w:val="00986C61"/>
    <w:rsid w:val="00992996"/>
    <w:rsid w:val="00995CFB"/>
    <w:rsid w:val="00995F9D"/>
    <w:rsid w:val="009A23BA"/>
    <w:rsid w:val="009A566B"/>
    <w:rsid w:val="009C5D0E"/>
    <w:rsid w:val="009D11C4"/>
    <w:rsid w:val="009D35BE"/>
    <w:rsid w:val="009E02CB"/>
    <w:rsid w:val="009E1379"/>
    <w:rsid w:val="009E5A55"/>
    <w:rsid w:val="009E5EB7"/>
    <w:rsid w:val="009E75BE"/>
    <w:rsid w:val="009E7779"/>
    <w:rsid w:val="009F39DD"/>
    <w:rsid w:val="009F4E93"/>
    <w:rsid w:val="00A009F1"/>
    <w:rsid w:val="00A064A7"/>
    <w:rsid w:val="00A07F17"/>
    <w:rsid w:val="00A30E38"/>
    <w:rsid w:val="00A313EC"/>
    <w:rsid w:val="00A3556D"/>
    <w:rsid w:val="00A36BBA"/>
    <w:rsid w:val="00A3759A"/>
    <w:rsid w:val="00A50AEE"/>
    <w:rsid w:val="00A630EF"/>
    <w:rsid w:val="00A81020"/>
    <w:rsid w:val="00A87227"/>
    <w:rsid w:val="00A90433"/>
    <w:rsid w:val="00A911FB"/>
    <w:rsid w:val="00A92BAB"/>
    <w:rsid w:val="00A95B05"/>
    <w:rsid w:val="00AA1D8D"/>
    <w:rsid w:val="00AA253A"/>
    <w:rsid w:val="00AA4E3F"/>
    <w:rsid w:val="00AA64B5"/>
    <w:rsid w:val="00AB1382"/>
    <w:rsid w:val="00AB41EF"/>
    <w:rsid w:val="00AB5AF7"/>
    <w:rsid w:val="00AB6B39"/>
    <w:rsid w:val="00AC09D5"/>
    <w:rsid w:val="00AE42F4"/>
    <w:rsid w:val="00AF09D4"/>
    <w:rsid w:val="00AF37D1"/>
    <w:rsid w:val="00AF3F3D"/>
    <w:rsid w:val="00AF4E7B"/>
    <w:rsid w:val="00AF65E7"/>
    <w:rsid w:val="00B00895"/>
    <w:rsid w:val="00B04E3D"/>
    <w:rsid w:val="00B25C44"/>
    <w:rsid w:val="00B41E19"/>
    <w:rsid w:val="00B47730"/>
    <w:rsid w:val="00B63DC0"/>
    <w:rsid w:val="00B675D4"/>
    <w:rsid w:val="00B745CE"/>
    <w:rsid w:val="00B77B28"/>
    <w:rsid w:val="00B77BF0"/>
    <w:rsid w:val="00B80A7F"/>
    <w:rsid w:val="00B82D61"/>
    <w:rsid w:val="00B90CE0"/>
    <w:rsid w:val="00B94DBF"/>
    <w:rsid w:val="00B965BA"/>
    <w:rsid w:val="00BA404C"/>
    <w:rsid w:val="00BA57A5"/>
    <w:rsid w:val="00BA6F0A"/>
    <w:rsid w:val="00BB2204"/>
    <w:rsid w:val="00BD1051"/>
    <w:rsid w:val="00BD1B75"/>
    <w:rsid w:val="00BD49A9"/>
    <w:rsid w:val="00C00C8B"/>
    <w:rsid w:val="00C10473"/>
    <w:rsid w:val="00C17B9B"/>
    <w:rsid w:val="00C20885"/>
    <w:rsid w:val="00C2179A"/>
    <w:rsid w:val="00C23720"/>
    <w:rsid w:val="00C24098"/>
    <w:rsid w:val="00C33A14"/>
    <w:rsid w:val="00C45990"/>
    <w:rsid w:val="00C4754D"/>
    <w:rsid w:val="00C56E11"/>
    <w:rsid w:val="00C654B1"/>
    <w:rsid w:val="00C65F7E"/>
    <w:rsid w:val="00C65FD7"/>
    <w:rsid w:val="00C66D99"/>
    <w:rsid w:val="00C716EB"/>
    <w:rsid w:val="00C7373F"/>
    <w:rsid w:val="00C818FA"/>
    <w:rsid w:val="00C86AB8"/>
    <w:rsid w:val="00C92AE4"/>
    <w:rsid w:val="00C93474"/>
    <w:rsid w:val="00C939BF"/>
    <w:rsid w:val="00C94B1E"/>
    <w:rsid w:val="00C96D41"/>
    <w:rsid w:val="00CA3F9F"/>
    <w:rsid w:val="00CA59B5"/>
    <w:rsid w:val="00CA5DAF"/>
    <w:rsid w:val="00CB0664"/>
    <w:rsid w:val="00CB7924"/>
    <w:rsid w:val="00CC024B"/>
    <w:rsid w:val="00CD1854"/>
    <w:rsid w:val="00CD3B66"/>
    <w:rsid w:val="00CD661F"/>
    <w:rsid w:val="00CE4AD6"/>
    <w:rsid w:val="00CF5552"/>
    <w:rsid w:val="00D02141"/>
    <w:rsid w:val="00D100E8"/>
    <w:rsid w:val="00D113D1"/>
    <w:rsid w:val="00D249DC"/>
    <w:rsid w:val="00D25489"/>
    <w:rsid w:val="00D25E2F"/>
    <w:rsid w:val="00D31D0A"/>
    <w:rsid w:val="00D3489B"/>
    <w:rsid w:val="00D357A1"/>
    <w:rsid w:val="00D41EA8"/>
    <w:rsid w:val="00D511B4"/>
    <w:rsid w:val="00D52643"/>
    <w:rsid w:val="00D57231"/>
    <w:rsid w:val="00D628DE"/>
    <w:rsid w:val="00D7242D"/>
    <w:rsid w:val="00D83EBB"/>
    <w:rsid w:val="00D84E32"/>
    <w:rsid w:val="00D87CBF"/>
    <w:rsid w:val="00D92E8D"/>
    <w:rsid w:val="00D942A9"/>
    <w:rsid w:val="00D97D0A"/>
    <w:rsid w:val="00DA457B"/>
    <w:rsid w:val="00DA70BF"/>
    <w:rsid w:val="00DB5CBB"/>
    <w:rsid w:val="00DB73F8"/>
    <w:rsid w:val="00DC54A8"/>
    <w:rsid w:val="00DC6FD9"/>
    <w:rsid w:val="00DD47FE"/>
    <w:rsid w:val="00DE1C5E"/>
    <w:rsid w:val="00DF0AF6"/>
    <w:rsid w:val="00DF0B5E"/>
    <w:rsid w:val="00DF3B36"/>
    <w:rsid w:val="00E00D7D"/>
    <w:rsid w:val="00E03874"/>
    <w:rsid w:val="00E07980"/>
    <w:rsid w:val="00E22D77"/>
    <w:rsid w:val="00E22FDE"/>
    <w:rsid w:val="00E26F72"/>
    <w:rsid w:val="00E270C9"/>
    <w:rsid w:val="00E3025C"/>
    <w:rsid w:val="00E35FC9"/>
    <w:rsid w:val="00E37246"/>
    <w:rsid w:val="00E43765"/>
    <w:rsid w:val="00E468A3"/>
    <w:rsid w:val="00E5612F"/>
    <w:rsid w:val="00E5741E"/>
    <w:rsid w:val="00E62F6C"/>
    <w:rsid w:val="00E62FB6"/>
    <w:rsid w:val="00E66B09"/>
    <w:rsid w:val="00E81DB5"/>
    <w:rsid w:val="00E84EA0"/>
    <w:rsid w:val="00E86839"/>
    <w:rsid w:val="00E86F31"/>
    <w:rsid w:val="00E91926"/>
    <w:rsid w:val="00EB0B80"/>
    <w:rsid w:val="00EB35EA"/>
    <w:rsid w:val="00EB3647"/>
    <w:rsid w:val="00EB3F13"/>
    <w:rsid w:val="00ED166F"/>
    <w:rsid w:val="00ED4828"/>
    <w:rsid w:val="00ED4F2D"/>
    <w:rsid w:val="00ED6E4C"/>
    <w:rsid w:val="00EE1A7A"/>
    <w:rsid w:val="00EE6FB3"/>
    <w:rsid w:val="00EF0227"/>
    <w:rsid w:val="00EF09D9"/>
    <w:rsid w:val="00F04B3D"/>
    <w:rsid w:val="00F17247"/>
    <w:rsid w:val="00F17385"/>
    <w:rsid w:val="00F26BCC"/>
    <w:rsid w:val="00F272A0"/>
    <w:rsid w:val="00F40E2E"/>
    <w:rsid w:val="00F47B0F"/>
    <w:rsid w:val="00F50D7C"/>
    <w:rsid w:val="00F531CF"/>
    <w:rsid w:val="00F5380C"/>
    <w:rsid w:val="00F53DD4"/>
    <w:rsid w:val="00F61D19"/>
    <w:rsid w:val="00F64F94"/>
    <w:rsid w:val="00F66224"/>
    <w:rsid w:val="00F7193D"/>
    <w:rsid w:val="00F72E7E"/>
    <w:rsid w:val="00F73243"/>
    <w:rsid w:val="00F76117"/>
    <w:rsid w:val="00F770CF"/>
    <w:rsid w:val="00F83A1D"/>
    <w:rsid w:val="00F85F8B"/>
    <w:rsid w:val="00F869EE"/>
    <w:rsid w:val="00F907B1"/>
    <w:rsid w:val="00F925DD"/>
    <w:rsid w:val="00F971B1"/>
    <w:rsid w:val="00FA704B"/>
    <w:rsid w:val="00FB3D4B"/>
    <w:rsid w:val="00FC16E9"/>
    <w:rsid w:val="00FC1CCA"/>
    <w:rsid w:val="00FC2AB2"/>
    <w:rsid w:val="00FC6176"/>
    <w:rsid w:val="00FC693F"/>
    <w:rsid w:val="00FD1CD6"/>
    <w:rsid w:val="00FD5280"/>
    <w:rsid w:val="00FD58E7"/>
    <w:rsid w:val="00FE3AFD"/>
    <w:rsid w:val="00FE6D81"/>
    <w:rsid w:val="00FF4D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077400"/>
  <w14:defaultImageDpi w14:val="300"/>
  <w15:docId w15:val="{F420D457-189B-4580-BFD9-879F20A0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numPr>
        <w:numId w:val="17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ilvl w:val="1"/>
        <w:numId w:val="171"/>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71"/>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numPr>
        <w:ilvl w:val="3"/>
        <w:numId w:val="17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FC693F"/>
    <w:pPr>
      <w:keepNext/>
      <w:keepLines/>
      <w:numPr>
        <w:ilvl w:val="4"/>
        <w:numId w:val="17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17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17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71"/>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7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RESTitle1">
    <w:name w:val="CERES_Title1"/>
    <w:rPr>
      <w:rFonts w:ascii="Calibri" w:hAnsi="Calibri"/>
      <w:b/>
      <w:color w:val="1F4E79"/>
      <w:sz w:val="32"/>
    </w:rPr>
  </w:style>
  <w:style w:type="paragraph" w:customStyle="1" w:styleId="CERESTitle2">
    <w:name w:val="CERES_Title2"/>
    <w:rPr>
      <w:rFonts w:ascii="Calibri" w:hAnsi="Calibri"/>
      <w:b/>
      <w:color w:val="1F4E79"/>
      <w:sz w:val="26"/>
    </w:rPr>
  </w:style>
  <w:style w:type="paragraph" w:customStyle="1" w:styleId="CERESTitle3">
    <w:name w:val="CERES_Title3"/>
    <w:rPr>
      <w:rFonts w:ascii="Calibri" w:hAnsi="Calibri"/>
      <w:b/>
      <w:color w:val="6D6D6D"/>
      <w:sz w:val="23"/>
    </w:rPr>
  </w:style>
  <w:style w:type="paragraph" w:customStyle="1" w:styleId="CERESBody">
    <w:name w:val="CERES_Body"/>
    <w:rPr>
      <w:rFonts w:ascii="Calibri" w:hAnsi="Calibri"/>
      <w:color w:val="000000"/>
    </w:rPr>
  </w:style>
  <w:style w:type="character" w:styleId="Marquedecommentaire">
    <w:name w:val="annotation reference"/>
    <w:uiPriority w:val="99"/>
    <w:rsid w:val="0037380A"/>
    <w:rPr>
      <w:sz w:val="18"/>
      <w:szCs w:val="18"/>
    </w:rPr>
  </w:style>
  <w:style w:type="paragraph" w:styleId="Commentaire">
    <w:name w:val="annotation text"/>
    <w:basedOn w:val="Normal"/>
    <w:link w:val="CommentaireCar"/>
    <w:uiPriority w:val="99"/>
    <w:rsid w:val="0037380A"/>
    <w:pPr>
      <w:spacing w:after="0" w:line="360" w:lineRule="auto"/>
      <w:ind w:firstLine="709"/>
      <w:jc w:val="both"/>
    </w:pPr>
    <w:rPr>
      <w:rFonts w:ascii="Lato Light" w:eastAsia="MS Mincho" w:hAnsi="Lato Light" w:cs="Times New Roman"/>
      <w:szCs w:val="24"/>
      <w:lang w:val="fr-FR" w:eastAsia="fr-FR"/>
    </w:rPr>
  </w:style>
  <w:style w:type="character" w:customStyle="1" w:styleId="CommentaireCar">
    <w:name w:val="Commentaire Car"/>
    <w:basedOn w:val="Policepardfaut"/>
    <w:link w:val="Commentaire"/>
    <w:uiPriority w:val="99"/>
    <w:rsid w:val="0037380A"/>
    <w:rPr>
      <w:rFonts w:ascii="Lato Light" w:eastAsia="MS Mincho" w:hAnsi="Lato Light" w:cs="Times New Roman"/>
      <w:szCs w:val="24"/>
      <w:lang w:val="fr-FR" w:eastAsia="fr-FR"/>
    </w:rPr>
  </w:style>
  <w:style w:type="table" w:customStyle="1" w:styleId="Grilledutableau1">
    <w:name w:val="Grille du tableau1"/>
    <w:basedOn w:val="TableauNormal"/>
    <w:uiPriority w:val="39"/>
    <w:rsid w:val="00796644"/>
    <w:pPr>
      <w:spacing w:after="0" w:line="240" w:lineRule="auto"/>
    </w:pPr>
    <w:rPr>
      <w:rFonts w:ascii="Calibri" w:eastAsia="Calibri" w:hAnsi="Calibri" w:cs="Times New Roman"/>
      <w:lang w:val="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E4AD6"/>
    <w:pPr>
      <w:spacing w:before="100" w:beforeAutospacing="1" w:after="100" w:afterAutospacing="1" w:line="360" w:lineRule="auto"/>
      <w:ind w:firstLine="709"/>
      <w:jc w:val="both"/>
    </w:pPr>
    <w:rPr>
      <w:rFonts w:ascii="Times" w:eastAsia="MS Mincho" w:hAnsi="Times" w:cs="Times New Roman"/>
      <w:sz w:val="20"/>
      <w:szCs w:val="20"/>
      <w:lang w:val="fr-FR" w:eastAsia="ja-JP"/>
    </w:rPr>
  </w:style>
  <w:style w:type="table" w:customStyle="1" w:styleId="Grilledutableau2">
    <w:name w:val="Grille du tableau2"/>
    <w:basedOn w:val="TableauNormal"/>
    <w:next w:val="Grilledutableau"/>
    <w:uiPriority w:val="39"/>
    <w:rsid w:val="002800C8"/>
    <w:pPr>
      <w:spacing w:after="0" w:line="240" w:lineRule="auto"/>
    </w:pPr>
    <w:rPr>
      <w:rFonts w:eastAsiaTheme="minorHAnsi"/>
      <w:kern w:val="2"/>
      <w:sz w:val="24"/>
      <w:szCs w:val="24"/>
      <w:lang w:val="fr-F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F50D7C"/>
    <w:pPr>
      <w:spacing w:after="100"/>
    </w:pPr>
  </w:style>
  <w:style w:type="paragraph" w:styleId="TM2">
    <w:name w:val="toc 2"/>
    <w:basedOn w:val="Normal"/>
    <w:next w:val="Normal"/>
    <w:autoRedefine/>
    <w:uiPriority w:val="39"/>
    <w:unhideWhenUsed/>
    <w:rsid w:val="00F50D7C"/>
    <w:pPr>
      <w:spacing w:after="100"/>
      <w:ind w:left="220"/>
    </w:pPr>
  </w:style>
  <w:style w:type="paragraph" w:styleId="TM3">
    <w:name w:val="toc 3"/>
    <w:basedOn w:val="Normal"/>
    <w:next w:val="Normal"/>
    <w:autoRedefine/>
    <w:uiPriority w:val="39"/>
    <w:unhideWhenUsed/>
    <w:rsid w:val="00F50D7C"/>
    <w:pPr>
      <w:spacing w:after="100"/>
      <w:ind w:left="440"/>
    </w:pPr>
  </w:style>
  <w:style w:type="paragraph" w:styleId="TM4">
    <w:name w:val="toc 4"/>
    <w:basedOn w:val="Normal"/>
    <w:next w:val="Normal"/>
    <w:autoRedefine/>
    <w:uiPriority w:val="39"/>
    <w:unhideWhenUsed/>
    <w:rsid w:val="00F50D7C"/>
    <w:pPr>
      <w:spacing w:after="100"/>
      <w:ind w:left="660"/>
    </w:pPr>
  </w:style>
  <w:style w:type="paragraph" w:styleId="TM5">
    <w:name w:val="toc 5"/>
    <w:basedOn w:val="Normal"/>
    <w:next w:val="Normal"/>
    <w:autoRedefine/>
    <w:uiPriority w:val="39"/>
    <w:unhideWhenUsed/>
    <w:rsid w:val="00F50D7C"/>
    <w:pPr>
      <w:spacing w:after="100" w:line="278" w:lineRule="auto"/>
      <w:ind w:left="960"/>
    </w:pPr>
    <w:rPr>
      <w:kern w:val="2"/>
      <w:sz w:val="24"/>
      <w:szCs w:val="24"/>
      <w:lang w:val="fr-FR" w:eastAsia="fr-FR"/>
      <w14:ligatures w14:val="standardContextual"/>
    </w:rPr>
  </w:style>
  <w:style w:type="paragraph" w:styleId="TM6">
    <w:name w:val="toc 6"/>
    <w:basedOn w:val="Normal"/>
    <w:next w:val="Normal"/>
    <w:autoRedefine/>
    <w:uiPriority w:val="39"/>
    <w:unhideWhenUsed/>
    <w:rsid w:val="00F50D7C"/>
    <w:pPr>
      <w:spacing w:after="100" w:line="278" w:lineRule="auto"/>
      <w:ind w:left="1200"/>
    </w:pPr>
    <w:rPr>
      <w:kern w:val="2"/>
      <w:sz w:val="24"/>
      <w:szCs w:val="24"/>
      <w:lang w:val="fr-FR" w:eastAsia="fr-FR"/>
      <w14:ligatures w14:val="standardContextual"/>
    </w:rPr>
  </w:style>
  <w:style w:type="paragraph" w:styleId="TM7">
    <w:name w:val="toc 7"/>
    <w:basedOn w:val="Normal"/>
    <w:next w:val="Normal"/>
    <w:autoRedefine/>
    <w:uiPriority w:val="39"/>
    <w:unhideWhenUsed/>
    <w:rsid w:val="00F50D7C"/>
    <w:pPr>
      <w:spacing w:after="100" w:line="278" w:lineRule="auto"/>
      <w:ind w:left="1440"/>
    </w:pPr>
    <w:rPr>
      <w:kern w:val="2"/>
      <w:sz w:val="24"/>
      <w:szCs w:val="24"/>
      <w:lang w:val="fr-FR" w:eastAsia="fr-FR"/>
      <w14:ligatures w14:val="standardContextual"/>
    </w:rPr>
  </w:style>
  <w:style w:type="paragraph" w:styleId="TM8">
    <w:name w:val="toc 8"/>
    <w:basedOn w:val="Normal"/>
    <w:next w:val="Normal"/>
    <w:autoRedefine/>
    <w:uiPriority w:val="39"/>
    <w:unhideWhenUsed/>
    <w:rsid w:val="00F50D7C"/>
    <w:pPr>
      <w:spacing w:after="100" w:line="278" w:lineRule="auto"/>
      <w:ind w:left="1680"/>
    </w:pPr>
    <w:rPr>
      <w:kern w:val="2"/>
      <w:sz w:val="24"/>
      <w:szCs w:val="24"/>
      <w:lang w:val="fr-FR" w:eastAsia="fr-FR"/>
      <w14:ligatures w14:val="standardContextual"/>
    </w:rPr>
  </w:style>
  <w:style w:type="paragraph" w:styleId="TM9">
    <w:name w:val="toc 9"/>
    <w:basedOn w:val="Normal"/>
    <w:next w:val="Normal"/>
    <w:autoRedefine/>
    <w:uiPriority w:val="39"/>
    <w:unhideWhenUsed/>
    <w:rsid w:val="00F50D7C"/>
    <w:pPr>
      <w:spacing w:after="100" w:line="278" w:lineRule="auto"/>
      <w:ind w:left="1920"/>
    </w:pPr>
    <w:rPr>
      <w:kern w:val="2"/>
      <w:sz w:val="24"/>
      <w:szCs w:val="24"/>
      <w:lang w:val="fr-FR" w:eastAsia="fr-FR"/>
      <w14:ligatures w14:val="standardContextual"/>
    </w:rPr>
  </w:style>
  <w:style w:type="character" w:styleId="Lienhypertexte">
    <w:name w:val="Hyperlink"/>
    <w:basedOn w:val="Policepardfaut"/>
    <w:uiPriority w:val="99"/>
    <w:unhideWhenUsed/>
    <w:rsid w:val="00F50D7C"/>
    <w:rPr>
      <w:color w:val="0000FF" w:themeColor="hyperlink"/>
      <w:u w:val="single"/>
    </w:rPr>
  </w:style>
  <w:style w:type="character" w:styleId="Mentionnonrsolue">
    <w:name w:val="Unresolved Mention"/>
    <w:basedOn w:val="Policepardfaut"/>
    <w:uiPriority w:val="99"/>
    <w:semiHidden/>
    <w:unhideWhenUsed/>
    <w:rsid w:val="00F50D7C"/>
    <w:rPr>
      <w:color w:val="605E5C"/>
      <w:shd w:val="clear" w:color="auto" w:fill="E1DFDD"/>
    </w:rPr>
  </w:style>
  <w:style w:type="paragraph" w:customStyle="1" w:styleId="Sansinterligne1">
    <w:name w:val="Sans interligne1"/>
    <w:qFormat/>
    <w:rsid w:val="00810445"/>
    <w:pPr>
      <w:spacing w:after="0" w:line="240" w:lineRule="auto"/>
    </w:pPr>
    <w:rPr>
      <w:rFonts w:ascii="Calibri" w:eastAsia="Times New Roman" w:hAnsi="Calibri" w:cs="Arial"/>
    </w:rPr>
  </w:style>
  <w:style w:type="character" w:styleId="Lienhypertextesuivivisit">
    <w:name w:val="FollowedHyperlink"/>
    <w:basedOn w:val="Policepardfaut"/>
    <w:uiPriority w:val="99"/>
    <w:semiHidden/>
    <w:unhideWhenUsed/>
    <w:rsid w:val="008104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romesmadagascar.sharepoint.com/:x:/s/ProgrammeCeresDrive/EUJ2GjXOTo5EqHXAFGvMOOYBuIeteO6_yjGcqGyahfdSHA?e=DD0Z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7A070945CCF84AB77B1B414EBA6A82" ma:contentTypeVersion="22" ma:contentTypeDescription="Crée un document." ma:contentTypeScope="" ma:versionID="d4c46ae76b5b3ceb8569dddf304f8da9">
  <xsd:schema xmlns:xsd="http://www.w3.org/2001/XMLSchema" xmlns:xs="http://www.w3.org/2001/XMLSchema" xmlns:p="http://schemas.microsoft.com/office/2006/metadata/properties" xmlns:ns1="http://schemas.microsoft.com/sharepoint/v3" xmlns:ns2="569a4ffe-e6d8-449c-8292-59da016835df" xmlns:ns3="c356237c-e642-460a-982f-174578a47067" targetNamespace="http://schemas.microsoft.com/office/2006/metadata/properties" ma:root="true" ma:fieldsID="8cb61612c9bbc12972384c3f316fd2a2" ns1:_="" ns2:_="" ns3:_="">
    <xsd:import namespace="http://schemas.microsoft.com/sharepoint/v3"/>
    <xsd:import namespace="569a4ffe-e6d8-449c-8292-59da016835df"/>
    <xsd:import namespace="c356237c-e642-460a-982f-174578a47067"/>
    <xsd:element name="properties">
      <xsd:complexType>
        <xsd:sequence>
          <xsd:element name="documentManagement">
            <xsd:complexType>
              <xsd:all>
                <xsd:element ref="ns2:SharedWithUsers" minOccurs="0"/>
                <xsd:element ref="ns2:SharedWithDetails" minOccurs="0"/>
                <xsd:element ref="ns1:AverageRating" minOccurs="0"/>
                <xsd:element ref="ns1:RatingCount" minOccurs="0"/>
                <xsd:element ref="ns1:RatedBy" minOccurs="0"/>
                <xsd:element ref="ns1:Ratings" minOccurs="0"/>
                <xsd:element ref="ns1:LikesCount" minOccurs="0"/>
                <xsd:element ref="ns1:LikedBy"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0" nillable="true" ma:displayName="Évaluation (0-5)" ma:decimals="2" ma:description="Valeur moyenne de toutes les évaluations envoyées" ma:internalName="AverageRating" ma:readOnly="true">
      <xsd:simpleType>
        <xsd:restriction base="dms:Number"/>
      </xsd:simpleType>
    </xsd:element>
    <xsd:element name="RatingCount" ma:index="11" nillable="true" ma:displayName="Nombre d’évaluations" ma:decimals="0" ma:description="Nombre d’évaluations envoyées" ma:internalName="RatingCount" ma:readOnly="true">
      <xsd:simpleType>
        <xsd:restriction base="dms:Number"/>
      </xsd:simpleType>
    </xsd:element>
    <xsd:element name="RatedBy" ma:index="12" nillable="true" ma:displayName="Évalué par" ma:description="Des utilisateurs ont évalué l'élément."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Évaluation des utilisateurs" ma:description="Évaluation des utilisateurs pour l'élément" ma:hidden="true" ma:internalName="Ratings">
      <xsd:simpleType>
        <xsd:restriction base="dms:Note"/>
      </xsd:simpleType>
    </xsd:element>
    <xsd:element name="LikesCount" ma:index="14" nillable="true" ma:displayName="Nombre de « J'aime »" ma:internalName="LikesCount">
      <xsd:simpleType>
        <xsd:restriction base="dms:Unknown"/>
      </xsd:simpleType>
    </xsd:element>
    <xsd:element name="LikedBy" ma:index="15" nillable="true" ma:displayName="Aimé par"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69a4ffe-e6d8-449c-8292-59da016835df"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6" nillable="true" ma:displayName="Taxonomy Catch All Column" ma:hidden="true" ma:list="{5503e84e-6f16-4e35-a4a4-743f98454f2e}" ma:internalName="TaxCatchAll" ma:showField="CatchAllData" ma:web="569a4ffe-e6d8-449c-8292-59da016835d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56237c-e642-460a-982f-174578a47067"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Balises d’images" ma:readOnly="false" ma:fieldId="{5cf76f15-5ced-4ddc-b409-7134ff3c332f}" ma:taxonomyMulti="true" ma:sspId="b25dd2c8-7a94-4c0a-94a2-9355ae6918bc" ma:termSetId="09814cd3-568e-fe90-9814-8d621ff8fb84" ma:anchorId="fba54fb3-c3e1-fe81-a776-ca4b69148c4d" ma:open="true" ma:isKeyword="false">
      <xsd:complexType>
        <xsd:sequence>
          <xsd:element ref="pc:Terms" minOccurs="0" maxOccurs="1"/>
        </xsd:sequence>
      </xsd:complexType>
    </xsd:element>
    <xsd:element name="MediaServiceLocation" ma:index="27" nillable="true" ma:displayName="Location" ma:internalName="MediaServiceLocation" ma:readOnly="true">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lcf76f155ced4ddcb4097134ff3c332f xmlns="c356237c-e642-460a-982f-174578a47067">
      <Terms xmlns="http://schemas.microsoft.com/office/infopath/2007/PartnerControls"/>
    </lcf76f155ced4ddcb4097134ff3c332f>
    <Ratings xmlns="http://schemas.microsoft.com/sharepoint/v3" xsi:nil="true"/>
    <LikedBy xmlns="http://schemas.microsoft.com/sharepoint/v3">
      <UserInfo>
        <DisplayName/>
        <AccountId xsi:nil="true"/>
        <AccountType/>
      </UserInfo>
    </LikedBy>
    <TaxCatchAll xmlns="569a4ffe-e6d8-449c-8292-59da016835df" xsi:nil="true"/>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9B459F7-A229-4B78-8243-62873E64DE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9a4ffe-e6d8-449c-8292-59da016835df"/>
    <ds:schemaRef ds:uri="c356237c-e642-460a-982f-174578a470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B19AA6-E22C-4496-88F3-2C4A755978CB}">
  <ds:schemaRefs>
    <ds:schemaRef ds:uri="http://schemas.microsoft.com/sharepoint/v3/contenttype/forms"/>
  </ds:schemaRefs>
</ds:datastoreItem>
</file>

<file path=customXml/itemProps4.xml><?xml version="1.0" encoding="utf-8"?>
<ds:datastoreItem xmlns:ds="http://schemas.openxmlformats.org/officeDocument/2006/customXml" ds:itemID="{60E04518-D450-4EDE-A633-CF93E8B384C2}">
  <ds:schemaRefs>
    <ds:schemaRef ds:uri="http://schemas.microsoft.com/office/2006/metadata/properties"/>
    <ds:schemaRef ds:uri="http://schemas.microsoft.com/office/infopath/2007/PartnerControls"/>
    <ds:schemaRef ds:uri="http://schemas.microsoft.com/sharepoint/v3"/>
    <ds:schemaRef ds:uri="c356237c-e642-460a-982f-174578a47067"/>
    <ds:schemaRef ds:uri="569a4ffe-e6d8-449c-8292-59da016835df"/>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149</Pages>
  <Words>53699</Words>
  <Characters>294275</Characters>
  <Application>Microsoft Office Word</Application>
  <DocSecurity>0</DocSecurity>
  <Lines>6688</Lines>
  <Paragraphs>4404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Mariah RAMANAMPAMONJY</cp:lastModifiedBy>
  <cp:revision>464</cp:revision>
  <dcterms:created xsi:type="dcterms:W3CDTF">2013-12-23T23:15:00Z</dcterms:created>
  <dcterms:modified xsi:type="dcterms:W3CDTF">2026-03-11T05:31:00Z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0x010100A57A070945CCF84AB77B1B414EBA6A82</vt:lpwstr>
  </property>
  <property fmtid="{D5CDD505-2E9C-101B-9397-08002B2CF9AE}" pid="3" name="MediaServiceImageTags">
    <vt:lpwstr/>
  </property>
</Properties>
</file>